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01180E" w14:textId="15CA7286" w:rsidR="001464F4" w:rsidRPr="00F94643" w:rsidRDefault="001464F4">
      <w:pPr>
        <w:pStyle w:val="Titel"/>
        <w:jc w:val="center"/>
        <w:rPr>
          <w:lang w:val="en-GB"/>
        </w:rPr>
        <w:pPrChange w:id="0" w:author="Barbara Gravendeel" w:date="2014-05-16T10:29:00Z">
          <w:pPr>
            <w:pStyle w:val="Titel"/>
          </w:pPr>
        </w:pPrChange>
      </w:pPr>
      <w:r w:rsidRPr="00F94643">
        <w:rPr>
          <w:lang w:val="en-GB"/>
        </w:rPr>
        <w:t xml:space="preserve">Self learning software to identify </w:t>
      </w:r>
      <w:del w:id="1" w:author="Barbara Gravendeel" w:date="2014-05-16T10:27:00Z">
        <w:r w:rsidRPr="00F94643" w:rsidDel="00DF1670">
          <w:rPr>
            <w:lang w:val="en-GB"/>
          </w:rPr>
          <w:delText xml:space="preserve">illegally traded </w:delText>
        </w:r>
      </w:del>
      <w:ins w:id="2" w:author="Barbara Gravendeel" w:date="2014-05-16T10:27:00Z">
        <w:r w:rsidR="00DF1670">
          <w:rPr>
            <w:lang w:val="en-GB"/>
          </w:rPr>
          <w:t xml:space="preserve">slipper </w:t>
        </w:r>
      </w:ins>
      <w:r w:rsidRPr="00F94643">
        <w:rPr>
          <w:lang w:val="en-GB"/>
        </w:rPr>
        <w:t>orchid</w:t>
      </w:r>
      <w:ins w:id="3" w:author="Barbara Gravendeel" w:date="2014-05-16T10:08:00Z">
        <w:r w:rsidR="001E4FAF">
          <w:rPr>
            <w:lang w:val="en-GB"/>
          </w:rPr>
          <w:t xml:space="preserve">s from </w:t>
        </w:r>
      </w:ins>
      <w:ins w:id="4" w:author="Barbara Gravendeel" w:date="2014-05-16T10:16:00Z">
        <w:r w:rsidR="007209A9">
          <w:rPr>
            <w:lang w:val="en-GB"/>
          </w:rPr>
          <w:t xml:space="preserve">pictures </w:t>
        </w:r>
      </w:ins>
      <w:ins w:id="5" w:author="Barbara Gravendeel" w:date="2014-05-16T10:28:00Z">
        <w:r w:rsidR="00DF1670">
          <w:rPr>
            <w:lang w:val="en-GB"/>
          </w:rPr>
          <w:t xml:space="preserve">of flowers </w:t>
        </w:r>
      </w:ins>
      <w:ins w:id="6" w:author="Barbara Gravendeel" w:date="2014-05-16T10:27:00Z">
        <w:r w:rsidR="00DF1670">
          <w:rPr>
            <w:lang w:val="en-GB"/>
          </w:rPr>
          <w:t xml:space="preserve">to </w:t>
        </w:r>
      </w:ins>
      <w:ins w:id="7" w:author="Barbara Gravendeel" w:date="2014-05-16T10:28:00Z">
        <w:r w:rsidR="00DF1670">
          <w:rPr>
            <w:lang w:val="en-GB"/>
          </w:rPr>
          <w:t>simplify</w:t>
        </w:r>
      </w:ins>
      <w:ins w:id="8" w:author="Barbara Gravendeel" w:date="2014-05-16T10:27:00Z">
        <w:r w:rsidR="00DF1670">
          <w:rPr>
            <w:lang w:val="en-GB"/>
          </w:rPr>
          <w:t xml:space="preserve"> </w:t>
        </w:r>
      </w:ins>
      <w:ins w:id="9" w:author="Barbara Gravendeel" w:date="2014-05-16T10:28:00Z">
        <w:r w:rsidR="00DF1670">
          <w:rPr>
            <w:lang w:val="en-GB"/>
          </w:rPr>
          <w:t>identification for custom officers</w:t>
        </w:r>
      </w:ins>
      <w:del w:id="10" w:author="Barbara Gravendeel" w:date="2014-05-16T10:08:00Z">
        <w:r w:rsidRPr="00F94643" w:rsidDel="001E4FAF">
          <w:rPr>
            <w:lang w:val="en-GB"/>
          </w:rPr>
          <w:delText xml:space="preserve"> material</w:delText>
        </w:r>
      </w:del>
    </w:p>
    <w:p w14:paraId="7004A65A" w14:textId="77777777" w:rsidR="00F15985" w:rsidRPr="00F94643" w:rsidRDefault="001464F4" w:rsidP="0031156A">
      <w:pPr>
        <w:pStyle w:val="Subtitel"/>
        <w:ind w:left="1560"/>
        <w:rPr>
          <w:lang w:val="en-GB"/>
        </w:rPr>
      </w:pPr>
      <w:r w:rsidRPr="00F94643">
        <w:rPr>
          <w:noProof/>
          <w:lang w:val="en-US"/>
        </w:rPr>
        <w:drawing>
          <wp:inline distT="0" distB="0" distL="0" distR="0" wp14:anchorId="2BFEC5E1" wp14:editId="3E8B8827">
            <wp:extent cx="3319680" cy="3154932"/>
            <wp:effectExtent l="0" t="0" r="825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ouwenschoentje.jpg"/>
                    <pic:cNvPicPr/>
                  </pic:nvPicPr>
                  <pic:blipFill>
                    <a:blip r:embed="rId9">
                      <a:extLst>
                        <a:ext uri="{28A0092B-C50C-407E-A947-70E740481C1C}">
                          <a14:useLocalDpi xmlns:a14="http://schemas.microsoft.com/office/drawing/2010/main" val="0"/>
                        </a:ext>
                      </a:extLst>
                    </a:blip>
                    <a:stretch>
                      <a:fillRect/>
                    </a:stretch>
                  </pic:blipFill>
                  <pic:spPr>
                    <a:xfrm>
                      <a:off x="0" y="0"/>
                      <a:ext cx="3319680" cy="3154932"/>
                    </a:xfrm>
                    <a:prstGeom prst="rect">
                      <a:avLst/>
                    </a:prstGeom>
                  </pic:spPr>
                </pic:pic>
              </a:graphicData>
            </a:graphic>
          </wp:inline>
        </w:drawing>
      </w:r>
    </w:p>
    <w:p w14:paraId="564A1A32" w14:textId="77777777" w:rsidR="00805099" w:rsidRPr="00F40845" w:rsidRDefault="00DF1670" w:rsidP="00805099">
      <w:pPr>
        <w:pStyle w:val="Bijschrift"/>
        <w:rPr>
          <w:ins w:id="11" w:author="Barbara Gravendeel" w:date="2014-05-16T12:33:00Z"/>
          <w:noProof/>
          <w:lang w:val="en-GB"/>
        </w:rPr>
      </w:pPr>
      <w:ins w:id="12" w:author="Barbara Gravendeel" w:date="2014-05-16T10:27:00Z">
        <w:r>
          <w:rPr>
            <w:lang w:val="en-GB"/>
          </w:rPr>
          <w:t xml:space="preserve">                            </w:t>
        </w:r>
      </w:ins>
      <w:r w:rsidR="00F15985" w:rsidRPr="00765C8F">
        <w:rPr>
          <w:lang w:val="en-GB"/>
        </w:rPr>
        <w:t xml:space="preserve">Figure </w:t>
      </w:r>
      <w:r w:rsidR="002E7A08" w:rsidRPr="00765C8F">
        <w:rPr>
          <w:lang w:val="en-GB"/>
        </w:rPr>
        <w:fldChar w:fldCharType="begin"/>
      </w:r>
      <w:r w:rsidR="002E7A08" w:rsidRPr="00765C8F">
        <w:rPr>
          <w:lang w:val="en-GB"/>
        </w:rPr>
        <w:instrText xml:space="preserve"> SEQ Figure \* ARABIC </w:instrText>
      </w:r>
      <w:r w:rsidR="002E7A08" w:rsidRPr="00765C8F">
        <w:rPr>
          <w:lang w:val="en-GB"/>
        </w:rPr>
        <w:fldChar w:fldCharType="separate"/>
      </w:r>
      <w:r w:rsidR="00E15E68">
        <w:rPr>
          <w:noProof/>
          <w:lang w:val="en-GB"/>
        </w:rPr>
        <w:t>1</w:t>
      </w:r>
      <w:r w:rsidR="002E7A08" w:rsidRPr="00765C8F">
        <w:rPr>
          <w:lang w:val="en-GB"/>
        </w:rPr>
        <w:fldChar w:fldCharType="end"/>
      </w:r>
      <w:r w:rsidR="00F15985" w:rsidRPr="00765C8F">
        <w:rPr>
          <w:lang w:val="en-GB"/>
        </w:rPr>
        <w:t xml:space="preserve"> </w:t>
      </w:r>
      <w:proofErr w:type="spellStart"/>
      <w:r w:rsidR="004C42CB" w:rsidRPr="00765C8F">
        <w:rPr>
          <w:i/>
          <w:lang w:val="en-GB"/>
        </w:rPr>
        <w:t>Brachypetalum</w:t>
      </w:r>
      <w:proofErr w:type="spellEnd"/>
      <w:r w:rsidR="004C42CB" w:rsidRPr="00765C8F">
        <w:rPr>
          <w:i/>
          <w:lang w:val="en-GB"/>
        </w:rPr>
        <w:t xml:space="preserve"> </w:t>
      </w:r>
      <w:proofErr w:type="spellStart"/>
      <w:r w:rsidR="004C42CB" w:rsidRPr="00765C8F">
        <w:rPr>
          <w:i/>
          <w:lang w:val="en-GB"/>
        </w:rPr>
        <w:t>bellatulum</w:t>
      </w:r>
      <w:proofErr w:type="spellEnd"/>
      <w:r w:rsidR="00F15985" w:rsidRPr="00765C8F">
        <w:rPr>
          <w:lang w:val="en-GB"/>
        </w:rPr>
        <w:t xml:space="preserve"> [1]</w:t>
      </w:r>
      <w:ins w:id="13" w:author="Barbara Gravendeel" w:date="2014-05-16T12:33:00Z">
        <w:r w:rsidR="00805099">
          <w:rPr>
            <w:lang w:val="en-GB"/>
          </w:rPr>
          <w:t xml:space="preserve"> </w:t>
        </w:r>
        <w:r w:rsidR="00805099">
          <w:rPr>
            <w:noProof/>
            <w:sz w:val="28"/>
            <w:szCs w:val="28"/>
            <w:lang w:val="en-US"/>
          </w:rPr>
          <w:t>Patrick, het font van de bijschriften is te klein, graag veranderen van 9 naar 12.</w:t>
        </w:r>
      </w:ins>
    </w:p>
    <w:p w14:paraId="7D6EBFA8" w14:textId="79088102" w:rsidR="001464F4" w:rsidRPr="00F94643" w:rsidRDefault="001464F4">
      <w:pPr>
        <w:pStyle w:val="Bijschrift"/>
        <w:ind w:left="852" w:firstLine="708"/>
        <w:rPr>
          <w:lang w:val="en-GB"/>
        </w:rPr>
        <w:pPrChange w:id="14" w:author="Barbara Gravendeel" w:date="2014-05-16T10:27:00Z">
          <w:pPr>
            <w:pStyle w:val="Bijschrift"/>
          </w:pPr>
        </w:pPrChange>
      </w:pPr>
    </w:p>
    <w:p w14:paraId="1CBB7EB4" w14:textId="77777777" w:rsidR="001464F4" w:rsidRPr="00F94643" w:rsidRDefault="001464F4" w:rsidP="00B056D7">
      <w:pPr>
        <w:pStyle w:val="Subtitel"/>
        <w:rPr>
          <w:lang w:val="en-GB"/>
        </w:rPr>
      </w:pPr>
    </w:p>
    <w:p w14:paraId="5FF87DCE" w14:textId="77777777" w:rsidR="001464F4" w:rsidRPr="00F94643" w:rsidRDefault="001464F4" w:rsidP="00B056D7">
      <w:pPr>
        <w:pStyle w:val="Subtitel"/>
        <w:rPr>
          <w:lang w:val="en-GB"/>
        </w:rPr>
      </w:pPr>
      <w:r w:rsidRPr="00F94643">
        <w:rPr>
          <w:lang w:val="en-GB"/>
        </w:rPr>
        <w:t xml:space="preserve">Patrick </w:t>
      </w:r>
      <w:proofErr w:type="spellStart"/>
      <w:r w:rsidRPr="00F94643">
        <w:rPr>
          <w:lang w:val="en-GB"/>
        </w:rPr>
        <w:t>Wijntjes</w:t>
      </w:r>
      <w:proofErr w:type="spellEnd"/>
      <w:r w:rsidRPr="00F94643">
        <w:rPr>
          <w:lang w:val="en-GB"/>
        </w:rPr>
        <w:t>, s1057924</w:t>
      </w:r>
    </w:p>
    <w:p w14:paraId="5AFF2D70" w14:textId="77777777" w:rsidR="001464F4" w:rsidRPr="00F94643" w:rsidRDefault="001464F4" w:rsidP="00B056D7">
      <w:pPr>
        <w:rPr>
          <w:lang w:val="en-GB"/>
        </w:rPr>
      </w:pPr>
    </w:p>
    <w:p w14:paraId="0A7F0738" w14:textId="77777777" w:rsidR="001464F4" w:rsidRPr="00F94643" w:rsidRDefault="001464F4" w:rsidP="00B056D7">
      <w:pPr>
        <w:pStyle w:val="Subtitel"/>
        <w:rPr>
          <w:lang w:val="en-GB"/>
        </w:rPr>
      </w:pPr>
      <w:r w:rsidRPr="00F94643">
        <w:rPr>
          <w:lang w:val="en-GB"/>
        </w:rPr>
        <w:t>University of Applied Sciences Leiden, Bio-informatics, Technology cluster</w:t>
      </w:r>
      <w:r w:rsidRPr="00F94643">
        <w:rPr>
          <w:lang w:val="en-GB"/>
        </w:rPr>
        <w:br/>
      </w:r>
      <w:proofErr w:type="spellStart"/>
      <w:r w:rsidRPr="00F94643">
        <w:rPr>
          <w:lang w:val="en-GB"/>
        </w:rPr>
        <w:t>Zernikedreef</w:t>
      </w:r>
      <w:proofErr w:type="spellEnd"/>
      <w:r w:rsidRPr="00F94643">
        <w:rPr>
          <w:lang w:val="en-GB"/>
        </w:rPr>
        <w:t xml:space="preserve"> 11</w:t>
      </w:r>
      <w:r w:rsidRPr="00F94643">
        <w:rPr>
          <w:lang w:val="en-GB"/>
        </w:rPr>
        <w:br/>
        <w:t>2333 CK Leiden</w:t>
      </w:r>
    </w:p>
    <w:p w14:paraId="4644A78A" w14:textId="77777777" w:rsidR="001464F4" w:rsidRPr="00F94643" w:rsidRDefault="001464F4" w:rsidP="00B056D7">
      <w:pPr>
        <w:rPr>
          <w:lang w:val="en-GB"/>
        </w:rPr>
      </w:pPr>
    </w:p>
    <w:p w14:paraId="0253FF18" w14:textId="77777777" w:rsidR="0036531F" w:rsidRPr="00F94643" w:rsidRDefault="001464F4" w:rsidP="0036531F">
      <w:pPr>
        <w:pStyle w:val="Subtitel"/>
        <w:rPr>
          <w:lang w:val="en-GB"/>
        </w:rPr>
      </w:pPr>
      <w:r w:rsidRPr="00F94643">
        <w:rPr>
          <w:lang w:val="en-GB"/>
        </w:rPr>
        <w:t xml:space="preserve">Period 02-09-2013 </w:t>
      </w:r>
      <w:r w:rsidR="00235869" w:rsidRPr="00F94643">
        <w:rPr>
          <w:lang w:val="en-GB"/>
        </w:rPr>
        <w:t>until</w:t>
      </w:r>
      <w:r w:rsidRPr="00F94643">
        <w:rPr>
          <w:lang w:val="en-GB"/>
        </w:rPr>
        <w:t xml:space="preserve"> 27-06-201</w:t>
      </w:r>
      <w:r w:rsidR="0036531F" w:rsidRPr="00F94643">
        <w:rPr>
          <w:lang w:val="en-GB"/>
        </w:rPr>
        <w:t>4</w:t>
      </w:r>
    </w:p>
    <w:p w14:paraId="3564D1C3" w14:textId="5D092DB4" w:rsidR="0036531F" w:rsidRPr="00F94643" w:rsidRDefault="0036531F" w:rsidP="0036531F">
      <w:pPr>
        <w:pStyle w:val="Subtitel"/>
        <w:rPr>
          <w:lang w:val="en-GB"/>
        </w:rPr>
      </w:pPr>
      <w:r w:rsidRPr="00F94643">
        <w:rPr>
          <w:lang w:val="en-GB"/>
        </w:rPr>
        <w:t>ECTs: 59</w:t>
      </w:r>
    </w:p>
    <w:p w14:paraId="65EF7CDE" w14:textId="77777777" w:rsidR="001464F4" w:rsidRPr="00F94643" w:rsidRDefault="001464F4" w:rsidP="00B056D7">
      <w:pPr>
        <w:rPr>
          <w:lang w:val="en-GB"/>
        </w:rPr>
      </w:pPr>
    </w:p>
    <w:p w14:paraId="2F96367A" w14:textId="50770468" w:rsidR="001464F4" w:rsidRPr="00F94643" w:rsidRDefault="001464F4" w:rsidP="00B056D7">
      <w:pPr>
        <w:pStyle w:val="Subtitel"/>
        <w:rPr>
          <w:lang w:val="en-GB"/>
        </w:rPr>
      </w:pPr>
      <w:proofErr w:type="spellStart"/>
      <w:r w:rsidRPr="00F94643">
        <w:rPr>
          <w:lang w:val="en-GB"/>
        </w:rPr>
        <w:t>Naturalis</w:t>
      </w:r>
      <w:proofErr w:type="spellEnd"/>
      <w:r w:rsidRPr="00F94643">
        <w:rPr>
          <w:lang w:val="en-GB"/>
        </w:rPr>
        <w:t xml:space="preserve"> Biodiversity </w:t>
      </w:r>
      <w:proofErr w:type="spellStart"/>
      <w:r w:rsidRPr="00F94643">
        <w:rPr>
          <w:lang w:val="en-GB"/>
        </w:rPr>
        <w:t>Center</w:t>
      </w:r>
      <w:proofErr w:type="spellEnd"/>
      <w:r w:rsidRPr="00F94643">
        <w:rPr>
          <w:lang w:val="en-GB"/>
        </w:rPr>
        <w:br/>
      </w:r>
      <w:proofErr w:type="spellStart"/>
      <w:r w:rsidRPr="00F94643">
        <w:rPr>
          <w:lang w:val="en-GB"/>
        </w:rPr>
        <w:t>Sylviusweg</w:t>
      </w:r>
      <w:proofErr w:type="spellEnd"/>
      <w:r w:rsidRPr="00F94643">
        <w:rPr>
          <w:lang w:val="en-GB"/>
        </w:rPr>
        <w:t xml:space="preserve"> 72</w:t>
      </w:r>
      <w:r w:rsidRPr="00F94643">
        <w:rPr>
          <w:lang w:val="en-GB"/>
        </w:rPr>
        <w:br/>
        <w:t>2333 BE Leiden</w:t>
      </w:r>
    </w:p>
    <w:p w14:paraId="30B4BA64" w14:textId="77777777" w:rsidR="001464F4" w:rsidRPr="00F94643" w:rsidRDefault="001464F4" w:rsidP="00B056D7">
      <w:pPr>
        <w:rPr>
          <w:lang w:val="en-GB"/>
        </w:rPr>
      </w:pPr>
    </w:p>
    <w:p w14:paraId="205F6087" w14:textId="77777777" w:rsidR="001464F4" w:rsidRPr="00F94643" w:rsidRDefault="001464F4" w:rsidP="00B056D7">
      <w:pPr>
        <w:pStyle w:val="Subtitel"/>
        <w:rPr>
          <w:lang w:val="en-GB"/>
        </w:rPr>
      </w:pPr>
      <w:r w:rsidRPr="00F94643">
        <w:rPr>
          <w:lang w:val="en-GB"/>
        </w:rPr>
        <w:t>Supervisors:</w:t>
      </w:r>
      <w:r w:rsidRPr="00F94643">
        <w:rPr>
          <w:lang w:val="en-GB"/>
        </w:rPr>
        <w:br/>
      </w:r>
      <w:proofErr w:type="spellStart"/>
      <w:r w:rsidRPr="00F94643">
        <w:rPr>
          <w:lang w:val="en-GB"/>
        </w:rPr>
        <w:t>Dr.</w:t>
      </w:r>
      <w:proofErr w:type="spellEnd"/>
      <w:r w:rsidRPr="00F94643">
        <w:rPr>
          <w:lang w:val="en-GB"/>
        </w:rPr>
        <w:t xml:space="preserve"> Barbara Gravendeel and</w:t>
      </w:r>
      <w:r w:rsidRPr="00F94643">
        <w:rPr>
          <w:lang w:val="en-GB"/>
        </w:rPr>
        <w:br/>
      </w:r>
      <w:proofErr w:type="spellStart"/>
      <w:r w:rsidRPr="00F94643">
        <w:rPr>
          <w:lang w:val="en-GB"/>
        </w:rPr>
        <w:t>Dr.</w:t>
      </w:r>
      <w:proofErr w:type="spellEnd"/>
      <w:r w:rsidRPr="00F94643">
        <w:rPr>
          <w:lang w:val="en-GB"/>
        </w:rPr>
        <w:t xml:space="preserve"> </w:t>
      </w:r>
      <w:proofErr w:type="spellStart"/>
      <w:r w:rsidRPr="00F94643">
        <w:rPr>
          <w:lang w:val="en-GB"/>
        </w:rPr>
        <w:t>Rutger</w:t>
      </w:r>
      <w:proofErr w:type="spellEnd"/>
      <w:r w:rsidRPr="00F94643">
        <w:rPr>
          <w:lang w:val="en-GB"/>
        </w:rPr>
        <w:t xml:space="preserve"> </w:t>
      </w:r>
      <w:proofErr w:type="spellStart"/>
      <w:r w:rsidRPr="00F94643">
        <w:rPr>
          <w:lang w:val="en-GB"/>
        </w:rPr>
        <w:t>Vos</w:t>
      </w:r>
      <w:proofErr w:type="spellEnd"/>
    </w:p>
    <w:p w14:paraId="0606D87D" w14:textId="77777777" w:rsidR="001464F4" w:rsidRPr="00F94643" w:rsidRDefault="001464F4" w:rsidP="00B056D7">
      <w:pPr>
        <w:rPr>
          <w:lang w:val="en-GB"/>
        </w:rPr>
      </w:pPr>
    </w:p>
    <w:p w14:paraId="2338E96A" w14:textId="77777777" w:rsidR="00747F9B" w:rsidRPr="00F94643" w:rsidRDefault="001464F4" w:rsidP="00B056D7">
      <w:pPr>
        <w:pStyle w:val="Subtitel"/>
        <w:rPr>
          <w:lang w:val="en-GB"/>
        </w:rPr>
      </w:pPr>
      <w:r w:rsidRPr="00F94643">
        <w:rPr>
          <w:lang w:val="en-GB"/>
        </w:rPr>
        <w:lastRenderedPageBreak/>
        <w:t>Lecturer from school:</w:t>
      </w:r>
      <w:r w:rsidRPr="00F94643">
        <w:rPr>
          <w:lang w:val="en-GB"/>
        </w:rPr>
        <w:br/>
      </w:r>
      <w:proofErr w:type="spellStart"/>
      <w:r w:rsidRPr="00F94643">
        <w:rPr>
          <w:lang w:val="en-GB"/>
        </w:rPr>
        <w:t>Drs.</w:t>
      </w:r>
      <w:proofErr w:type="spellEnd"/>
      <w:r w:rsidRPr="00F94643">
        <w:rPr>
          <w:lang w:val="en-GB"/>
        </w:rPr>
        <w:t xml:space="preserve"> Jan </w:t>
      </w:r>
      <w:proofErr w:type="spellStart"/>
      <w:r w:rsidRPr="00F94643">
        <w:rPr>
          <w:lang w:val="en-GB"/>
        </w:rPr>
        <w:t>Oliehoek</w:t>
      </w:r>
      <w:proofErr w:type="spellEnd"/>
      <w:r w:rsidRPr="00F94643">
        <w:rPr>
          <w:lang w:val="en-GB"/>
        </w:rPr>
        <w:br w:type="page"/>
      </w:r>
    </w:p>
    <w:p w14:paraId="20182566" w14:textId="77777777" w:rsidR="00747F9B" w:rsidRPr="00F94643" w:rsidRDefault="00747F9B" w:rsidP="00747F9B">
      <w:pPr>
        <w:pStyle w:val="Kop1"/>
        <w:rPr>
          <w:lang w:val="en-GB"/>
        </w:rPr>
      </w:pPr>
      <w:bookmarkStart w:id="15" w:name="_Toc261813372"/>
      <w:r w:rsidRPr="00F94643">
        <w:rPr>
          <w:lang w:val="en-GB"/>
        </w:rPr>
        <w:lastRenderedPageBreak/>
        <w:t>Abstract</w:t>
      </w:r>
      <w:bookmarkEnd w:id="15"/>
    </w:p>
    <w:p w14:paraId="54EAC5BC" w14:textId="53B133AF" w:rsidR="00045084" w:rsidRPr="00F94643" w:rsidRDefault="007209A9" w:rsidP="00045084">
      <w:pPr>
        <w:rPr>
          <w:lang w:val="en-GB"/>
        </w:rPr>
      </w:pPr>
      <w:ins w:id="16" w:author="Barbara Gravendeel" w:date="2014-05-16T10:19:00Z">
        <w:r>
          <w:rPr>
            <w:lang w:val="en-GB"/>
          </w:rPr>
          <w:t xml:space="preserve">Slipper orchids are </w:t>
        </w:r>
      </w:ins>
      <w:ins w:id="17" w:author="Barbara Gravendeel" w:date="2014-05-16T10:20:00Z">
        <w:r>
          <w:rPr>
            <w:lang w:val="en-GB"/>
          </w:rPr>
          <w:t xml:space="preserve">very popular ornamentals among hobbyists and therefore </w:t>
        </w:r>
      </w:ins>
      <w:ins w:id="18" w:author="Barbara Gravendeel" w:date="2014-05-16T10:19:00Z">
        <w:r>
          <w:rPr>
            <w:lang w:val="en-GB"/>
          </w:rPr>
          <w:t>highly endangered due to over</w:t>
        </w:r>
      </w:ins>
      <w:ins w:id="19" w:author="Barbara Gravendeel" w:date="2014-05-16T13:24:00Z">
        <w:r w:rsidR="008C740A">
          <w:rPr>
            <w:lang w:val="en-GB"/>
          </w:rPr>
          <w:t xml:space="preserve"> </w:t>
        </w:r>
      </w:ins>
      <w:ins w:id="20" w:author="Barbara Gravendeel" w:date="2014-05-16T10:19:00Z">
        <w:r>
          <w:rPr>
            <w:lang w:val="en-GB"/>
          </w:rPr>
          <w:t>collecting</w:t>
        </w:r>
      </w:ins>
      <w:ins w:id="21" w:author="Barbara Gravendeel" w:date="2014-05-16T10:21:00Z">
        <w:r>
          <w:rPr>
            <w:lang w:val="en-GB"/>
          </w:rPr>
          <w:t xml:space="preserve"> in the wild</w:t>
        </w:r>
      </w:ins>
      <w:ins w:id="22" w:author="Barbara Gravendeel" w:date="2014-05-16T10:19:00Z">
        <w:r>
          <w:rPr>
            <w:lang w:val="en-GB"/>
          </w:rPr>
          <w:t xml:space="preserve">. </w:t>
        </w:r>
      </w:ins>
      <w:ins w:id="23" w:author="Barbara Gravendeel" w:date="2014-05-16T10:21:00Z">
        <w:r>
          <w:rPr>
            <w:lang w:val="en-GB"/>
          </w:rPr>
          <w:t xml:space="preserve">To prevent them from going extinct all slipper orchids were placed on </w:t>
        </w:r>
      </w:ins>
      <w:ins w:id="24" w:author="Barbara Gravendeel" w:date="2014-05-16T10:22:00Z">
        <w:r w:rsidR="00D56047">
          <w:rPr>
            <w:lang w:val="en-GB"/>
          </w:rPr>
          <w:t>the</w:t>
        </w:r>
      </w:ins>
      <w:ins w:id="25" w:author="Barbara Gravendeel" w:date="2014-05-16T13:24:00Z">
        <w:r w:rsidR="008C740A">
          <w:rPr>
            <w:lang w:val="en-GB"/>
          </w:rPr>
          <w:t xml:space="preserve"> international</w:t>
        </w:r>
      </w:ins>
      <w:ins w:id="26" w:author="Barbara Gravendeel" w:date="2014-05-16T10:22:00Z">
        <w:r w:rsidR="00D56047">
          <w:rPr>
            <w:lang w:val="en-GB"/>
          </w:rPr>
          <w:t xml:space="preserve"> </w:t>
        </w:r>
      </w:ins>
      <w:ins w:id="27" w:author="Barbara Gravendeel" w:date="2014-05-16T10:21:00Z">
        <w:r>
          <w:rPr>
            <w:lang w:val="en-GB"/>
          </w:rPr>
          <w:t>CITES</w:t>
        </w:r>
      </w:ins>
      <w:ins w:id="28" w:author="Barbara Gravendeel" w:date="2014-05-16T10:22:00Z">
        <w:r w:rsidR="00D56047">
          <w:rPr>
            <w:lang w:val="en-GB"/>
          </w:rPr>
          <w:t xml:space="preserve"> </w:t>
        </w:r>
        <w:proofErr w:type="gramStart"/>
        <w:r w:rsidR="00D56047">
          <w:rPr>
            <w:lang w:val="en-GB"/>
          </w:rPr>
          <w:t>list</w:t>
        </w:r>
      </w:ins>
      <w:ins w:id="29" w:author="Barbara Gravendeel" w:date="2014-05-16T10:21:00Z">
        <w:r>
          <w:rPr>
            <w:lang w:val="en-GB"/>
          </w:rPr>
          <w:t xml:space="preserve"> which</w:t>
        </w:r>
        <w:proofErr w:type="gramEnd"/>
        <w:r>
          <w:rPr>
            <w:lang w:val="en-GB"/>
          </w:rPr>
          <w:t xml:space="preserve"> means that permit</w:t>
        </w:r>
        <w:r w:rsidR="00D56047">
          <w:rPr>
            <w:lang w:val="en-GB"/>
          </w:rPr>
          <w:t>s are required for trade</w:t>
        </w:r>
      </w:ins>
      <w:ins w:id="30" w:author="Barbara Gravendeel" w:date="2014-05-16T13:24:00Z">
        <w:r w:rsidR="008C740A">
          <w:rPr>
            <w:lang w:val="en-GB"/>
          </w:rPr>
          <w:t xml:space="preserve"> all over the world</w:t>
        </w:r>
      </w:ins>
      <w:ins w:id="31" w:author="Barbara Gravendeel" w:date="2014-05-16T10:21:00Z">
        <w:r>
          <w:rPr>
            <w:lang w:val="en-GB"/>
          </w:rPr>
          <w:t xml:space="preserve">. </w:t>
        </w:r>
      </w:ins>
      <w:bookmarkStart w:id="32" w:name="_GoBack"/>
      <w:bookmarkEnd w:id="32"/>
      <w:ins w:id="33" w:author="Barbara Gravendeel" w:date="2014-05-16T10:29:00Z">
        <w:r w:rsidR="00DF1670">
          <w:rPr>
            <w:lang w:val="en-GB"/>
          </w:rPr>
          <w:t xml:space="preserve"> </w:t>
        </w:r>
      </w:ins>
      <w:ins w:id="34" w:author="Barbara Gravendeel" w:date="2014-05-16T10:21:00Z">
        <w:r>
          <w:rPr>
            <w:lang w:val="en-GB"/>
          </w:rPr>
          <w:t>Some slipper orchid</w:t>
        </w:r>
      </w:ins>
      <w:ins w:id="35" w:author="Barbara Gravendeel" w:date="2014-05-16T10:29:00Z">
        <w:r w:rsidR="00DF1670">
          <w:rPr>
            <w:lang w:val="en-GB"/>
          </w:rPr>
          <w:t xml:space="preserve"> </w:t>
        </w:r>
      </w:ins>
      <w:ins w:id="36" w:author="Barbara Gravendeel" w:date="2014-05-16T10:21:00Z">
        <w:r>
          <w:rPr>
            <w:lang w:val="en-GB"/>
          </w:rPr>
          <w:t>s</w:t>
        </w:r>
      </w:ins>
      <w:ins w:id="37" w:author="Barbara Gravendeel" w:date="2014-05-16T10:29:00Z">
        <w:r w:rsidR="00DF1670">
          <w:rPr>
            <w:lang w:val="en-GB"/>
          </w:rPr>
          <w:t>pecies</w:t>
        </w:r>
      </w:ins>
      <w:ins w:id="38" w:author="Barbara Gravendeel" w:date="2014-05-16T10:21:00Z">
        <w:r>
          <w:rPr>
            <w:lang w:val="en-GB"/>
          </w:rPr>
          <w:t xml:space="preserve"> are more endangered than others. </w:t>
        </w:r>
      </w:ins>
      <w:ins w:id="39" w:author="Barbara Gravendeel" w:date="2014-05-16T10:22:00Z">
        <w:r w:rsidR="00D56047">
          <w:rPr>
            <w:lang w:val="en-GB"/>
          </w:rPr>
          <w:t xml:space="preserve">This is reflected by different legislation as some species are placed on </w:t>
        </w:r>
      </w:ins>
      <w:ins w:id="40" w:author="Barbara Gravendeel" w:date="2014-05-16T13:24:00Z">
        <w:r w:rsidR="008C740A">
          <w:rPr>
            <w:lang w:val="en-GB"/>
          </w:rPr>
          <w:t xml:space="preserve">CITES </w:t>
        </w:r>
      </w:ins>
      <w:ins w:id="41" w:author="Barbara Gravendeel" w:date="2014-05-16T10:22:00Z">
        <w:r w:rsidR="00D56047">
          <w:rPr>
            <w:lang w:val="en-GB"/>
          </w:rPr>
          <w:t>Appendix 1 (highest level of protection) whereas others</w:t>
        </w:r>
        <w:r w:rsidR="00DF1670">
          <w:rPr>
            <w:lang w:val="en-GB"/>
          </w:rPr>
          <w:t xml:space="preserve"> </w:t>
        </w:r>
        <w:r w:rsidR="00D56047">
          <w:rPr>
            <w:lang w:val="en-GB"/>
          </w:rPr>
          <w:t xml:space="preserve">are placed on Appendix 2 (lower level of protection). </w:t>
        </w:r>
      </w:ins>
      <w:r w:rsidR="00167FC7" w:rsidRPr="00F94643">
        <w:rPr>
          <w:lang w:val="en-GB"/>
        </w:rPr>
        <w:t xml:space="preserve">Flowers of slipper orchids can be classified by characteristics like shape of the petals, the absence or presence of wards </w:t>
      </w:r>
      <w:ins w:id="42" w:author="Barbara Gravendeel" w:date="2014-05-16T10:15:00Z">
        <w:r>
          <w:rPr>
            <w:lang w:val="en-GB"/>
          </w:rPr>
          <w:t xml:space="preserve">on the petals </w:t>
        </w:r>
      </w:ins>
      <w:r w:rsidR="00167FC7" w:rsidRPr="00F94643">
        <w:rPr>
          <w:lang w:val="en-GB"/>
        </w:rPr>
        <w:t xml:space="preserve">and </w:t>
      </w:r>
      <w:r w:rsidR="00AD1068" w:rsidRPr="00F94643">
        <w:rPr>
          <w:lang w:val="en-GB"/>
        </w:rPr>
        <w:t xml:space="preserve">the </w:t>
      </w:r>
      <w:r w:rsidR="00167FC7" w:rsidRPr="00F94643">
        <w:rPr>
          <w:lang w:val="en-GB"/>
        </w:rPr>
        <w:t xml:space="preserve">colour of the </w:t>
      </w:r>
      <w:del w:id="43" w:author="Barbara Gravendeel" w:date="2014-05-16T10:15:00Z">
        <w:r w:rsidR="00167FC7" w:rsidRPr="00F94643" w:rsidDel="007209A9">
          <w:rPr>
            <w:lang w:val="en-GB"/>
          </w:rPr>
          <w:delText>flower</w:delText>
        </w:r>
      </w:del>
      <w:ins w:id="44" w:author="Barbara Gravendeel" w:date="2014-05-16T10:15:00Z">
        <w:r>
          <w:rPr>
            <w:lang w:val="en-GB"/>
          </w:rPr>
          <w:t>lip</w:t>
        </w:r>
      </w:ins>
      <w:r w:rsidR="00167FC7" w:rsidRPr="00F94643">
        <w:rPr>
          <w:lang w:val="en-GB"/>
        </w:rPr>
        <w:t xml:space="preserve">. </w:t>
      </w:r>
      <w:r w:rsidR="00045084" w:rsidRPr="00F94643">
        <w:rPr>
          <w:lang w:val="en-GB"/>
        </w:rPr>
        <w:t xml:space="preserve">During this internship the concept of classifying </w:t>
      </w:r>
      <w:r w:rsidR="00C60D7C" w:rsidRPr="00F94643">
        <w:rPr>
          <w:lang w:val="en-GB"/>
        </w:rPr>
        <w:t xml:space="preserve">slipper </w:t>
      </w:r>
      <w:r w:rsidR="00045084" w:rsidRPr="00F94643">
        <w:rPr>
          <w:lang w:val="en-GB"/>
        </w:rPr>
        <w:t xml:space="preserve">orchids to section level from pictures </w:t>
      </w:r>
      <w:r w:rsidR="00C60D7C" w:rsidRPr="00F94643">
        <w:rPr>
          <w:lang w:val="en-GB"/>
        </w:rPr>
        <w:t xml:space="preserve">was </w:t>
      </w:r>
      <w:r w:rsidR="00045084" w:rsidRPr="00F94643">
        <w:rPr>
          <w:lang w:val="en-GB"/>
        </w:rPr>
        <w:t xml:space="preserve">tested. To test the possibilities of classifying from pictures, first pictures of well-identified orchids </w:t>
      </w:r>
      <w:r w:rsidR="00C60D7C" w:rsidRPr="00F94643">
        <w:rPr>
          <w:lang w:val="en-GB"/>
        </w:rPr>
        <w:t>were</w:t>
      </w:r>
      <w:r w:rsidR="00045084" w:rsidRPr="00F94643">
        <w:rPr>
          <w:lang w:val="en-GB"/>
        </w:rPr>
        <w:t xml:space="preserve"> collected. From th</w:t>
      </w:r>
      <w:r w:rsidR="00C60D7C" w:rsidRPr="00F94643">
        <w:rPr>
          <w:lang w:val="en-GB"/>
        </w:rPr>
        <w:t xml:space="preserve">ese </w:t>
      </w:r>
      <w:r w:rsidR="00045084" w:rsidRPr="00F94643">
        <w:rPr>
          <w:lang w:val="en-GB"/>
        </w:rPr>
        <w:t>pictures</w:t>
      </w:r>
      <w:r w:rsidR="00C60D7C" w:rsidRPr="00F94643">
        <w:rPr>
          <w:lang w:val="en-GB"/>
        </w:rPr>
        <w:t xml:space="preserve">, different </w:t>
      </w:r>
      <w:r w:rsidR="00045084" w:rsidRPr="00F94643">
        <w:rPr>
          <w:lang w:val="en-GB"/>
        </w:rPr>
        <w:t xml:space="preserve">sets </w:t>
      </w:r>
      <w:r w:rsidR="00C60D7C" w:rsidRPr="00F94643">
        <w:rPr>
          <w:lang w:val="en-GB"/>
        </w:rPr>
        <w:t xml:space="preserve">were </w:t>
      </w:r>
      <w:r w:rsidR="00045084" w:rsidRPr="00F94643">
        <w:rPr>
          <w:lang w:val="en-GB"/>
        </w:rPr>
        <w:t xml:space="preserve">created, one for training Artificial Neural Networks (ANNs) and one for testing them. The results show that some sections </w:t>
      </w:r>
      <w:r w:rsidR="00C60D7C" w:rsidRPr="00F94643">
        <w:rPr>
          <w:lang w:val="en-GB"/>
        </w:rPr>
        <w:t>were</w:t>
      </w:r>
      <w:r w:rsidR="00045084" w:rsidRPr="00F94643">
        <w:rPr>
          <w:lang w:val="en-GB"/>
        </w:rPr>
        <w:t xml:space="preserve"> harder to classify than others. Adding new pictures to the train set c</w:t>
      </w:r>
      <w:r w:rsidR="00C60D7C" w:rsidRPr="00F94643">
        <w:rPr>
          <w:lang w:val="en-GB"/>
        </w:rPr>
        <w:t>ould</w:t>
      </w:r>
      <w:r w:rsidR="00045084" w:rsidRPr="00F94643">
        <w:rPr>
          <w:lang w:val="en-GB"/>
        </w:rPr>
        <w:t xml:space="preserve"> improve the classification, but </w:t>
      </w:r>
      <w:r w:rsidR="00C60D7C" w:rsidRPr="00F94643">
        <w:rPr>
          <w:lang w:val="en-GB"/>
        </w:rPr>
        <w:t>could also</w:t>
      </w:r>
      <w:r w:rsidR="00045084" w:rsidRPr="00F94643">
        <w:rPr>
          <w:lang w:val="en-GB"/>
        </w:rPr>
        <w:t xml:space="preserve"> </w:t>
      </w:r>
      <w:r w:rsidR="00C60D7C" w:rsidRPr="00F94643">
        <w:rPr>
          <w:lang w:val="en-GB"/>
        </w:rPr>
        <w:t>worsen</w:t>
      </w:r>
      <w:r w:rsidR="00045084" w:rsidRPr="00F94643">
        <w:rPr>
          <w:lang w:val="en-GB"/>
        </w:rPr>
        <w:t xml:space="preserve"> the classification</w:t>
      </w:r>
      <w:r w:rsidR="000F5AF3" w:rsidRPr="00F94643">
        <w:rPr>
          <w:lang w:val="en-GB"/>
        </w:rPr>
        <w:t>, depending on the quality of the new pictures and how well the new networks were trained.</w:t>
      </w:r>
      <w:r w:rsidR="001232BD" w:rsidRPr="00F94643">
        <w:rPr>
          <w:lang w:val="en-GB"/>
        </w:rPr>
        <w:t xml:space="preserve"> In general, </w:t>
      </w:r>
      <w:r w:rsidR="0036531F" w:rsidRPr="00F94643">
        <w:rPr>
          <w:lang w:val="en-GB"/>
        </w:rPr>
        <w:t>better-trained</w:t>
      </w:r>
      <w:r w:rsidR="001232BD" w:rsidRPr="00F94643">
        <w:rPr>
          <w:lang w:val="en-GB"/>
        </w:rPr>
        <w:t xml:space="preserve"> networks</w:t>
      </w:r>
      <w:ins w:id="45" w:author="Barbara Gravendeel" w:date="2014-05-16T10:23:00Z">
        <w:r w:rsidR="00D56047">
          <w:rPr>
            <w:lang w:val="en-GB"/>
          </w:rPr>
          <w:t>, trained with more than a single picture,</w:t>
        </w:r>
      </w:ins>
      <w:r w:rsidR="001232BD" w:rsidRPr="00F94643">
        <w:rPr>
          <w:lang w:val="en-GB"/>
        </w:rPr>
        <w:t xml:space="preserve"> were able to correctly classify slipper orchid flowers, showing that visual recognition software can be used for identification of these orchids.</w:t>
      </w:r>
    </w:p>
    <w:p w14:paraId="25C345B0" w14:textId="11AD594F" w:rsidR="000F5AF3" w:rsidRPr="00F94643" w:rsidRDefault="00045084" w:rsidP="00045084">
      <w:pPr>
        <w:ind w:firstLine="709"/>
        <w:rPr>
          <w:lang w:val="en-GB"/>
        </w:rPr>
      </w:pPr>
      <w:r w:rsidRPr="00F94643">
        <w:rPr>
          <w:lang w:val="en-GB"/>
        </w:rPr>
        <w:t>To make the classification software available to the outside</w:t>
      </w:r>
      <w:r w:rsidR="00C60D7C" w:rsidRPr="00F94643">
        <w:rPr>
          <w:lang w:val="en-GB"/>
        </w:rPr>
        <w:t xml:space="preserve"> world</w:t>
      </w:r>
      <w:r w:rsidRPr="00F94643">
        <w:rPr>
          <w:lang w:val="en-GB"/>
        </w:rPr>
        <w:t xml:space="preserve">, a first concept of a website </w:t>
      </w:r>
      <w:r w:rsidR="00C60D7C" w:rsidRPr="00F94643">
        <w:rPr>
          <w:lang w:val="en-GB"/>
        </w:rPr>
        <w:t>was</w:t>
      </w:r>
      <w:r w:rsidRPr="00F94643">
        <w:rPr>
          <w:lang w:val="en-GB"/>
        </w:rPr>
        <w:t xml:space="preserve"> developed. Users can upload a picture of a </w:t>
      </w:r>
      <w:r w:rsidR="00C60D7C" w:rsidRPr="00F94643">
        <w:rPr>
          <w:lang w:val="en-GB"/>
        </w:rPr>
        <w:t xml:space="preserve">slipper orchid </w:t>
      </w:r>
      <w:r w:rsidRPr="00F94643">
        <w:rPr>
          <w:lang w:val="en-GB"/>
        </w:rPr>
        <w:t>flower to the website. The website then runs the classification software using the given ANN. The result of this script will be translated to a human readable result. This result is returned to the website.</w:t>
      </w:r>
    </w:p>
    <w:p w14:paraId="4247F787" w14:textId="5018B337" w:rsidR="000F5AF3" w:rsidRPr="00F94643" w:rsidRDefault="000F5AF3" w:rsidP="000F5AF3">
      <w:pPr>
        <w:rPr>
          <w:lang w:val="en-GB"/>
        </w:rPr>
      </w:pPr>
      <w:r w:rsidRPr="00F94643">
        <w:rPr>
          <w:lang w:val="en-GB"/>
        </w:rPr>
        <w:t xml:space="preserve">With this application, </w:t>
      </w:r>
      <w:r w:rsidR="00170AC4" w:rsidRPr="00F94643">
        <w:rPr>
          <w:lang w:val="en-GB"/>
        </w:rPr>
        <w:t>custom</w:t>
      </w:r>
      <w:ins w:id="46" w:author="Barbara Gravendeel" w:date="2014-05-16T10:17:00Z">
        <w:r w:rsidR="007209A9">
          <w:rPr>
            <w:lang w:val="en-GB"/>
          </w:rPr>
          <w:t xml:space="preserve"> officer</w:t>
        </w:r>
      </w:ins>
      <w:r w:rsidR="008B216D" w:rsidRPr="00F94643">
        <w:rPr>
          <w:lang w:val="en-GB"/>
        </w:rPr>
        <w:t>s</w:t>
      </w:r>
      <w:r w:rsidRPr="00F94643">
        <w:rPr>
          <w:lang w:val="en-GB"/>
        </w:rPr>
        <w:t xml:space="preserve"> </w:t>
      </w:r>
      <w:r w:rsidR="00170AC4" w:rsidRPr="00F94643">
        <w:rPr>
          <w:lang w:val="en-GB"/>
        </w:rPr>
        <w:t xml:space="preserve">can check </w:t>
      </w:r>
      <w:ins w:id="47" w:author="Barbara Gravendeel" w:date="2014-05-16T10:17:00Z">
        <w:r w:rsidR="007209A9">
          <w:rPr>
            <w:lang w:val="en-GB"/>
          </w:rPr>
          <w:t xml:space="preserve">whether the permits of </w:t>
        </w:r>
      </w:ins>
      <w:r w:rsidR="00170AC4" w:rsidRPr="00F94643">
        <w:rPr>
          <w:lang w:val="en-GB"/>
        </w:rPr>
        <w:t xml:space="preserve">imported </w:t>
      </w:r>
      <w:ins w:id="48" w:author="Barbara Gravendeel" w:date="2014-05-16T10:18:00Z">
        <w:r w:rsidR="007209A9">
          <w:rPr>
            <w:lang w:val="en-GB"/>
          </w:rPr>
          <w:t>slipper orchids are correct</w:t>
        </w:r>
      </w:ins>
      <w:del w:id="49" w:author="Barbara Gravendeel" w:date="2014-05-16T10:18:00Z">
        <w:r w:rsidR="00170AC4" w:rsidRPr="00F94643" w:rsidDel="007209A9">
          <w:rPr>
            <w:lang w:val="en-GB"/>
          </w:rPr>
          <w:delText>plan</w:delText>
        </w:r>
        <w:r w:rsidR="008B216D" w:rsidRPr="00F94643" w:rsidDel="007209A9">
          <w:rPr>
            <w:lang w:val="en-GB"/>
          </w:rPr>
          <w:delText>t</w:delText>
        </w:r>
        <w:r w:rsidR="00170AC4" w:rsidRPr="00F94643" w:rsidDel="007209A9">
          <w:rPr>
            <w:lang w:val="en-GB"/>
          </w:rPr>
          <w:delText>s</w:delText>
        </w:r>
      </w:del>
      <w:r w:rsidR="00170AC4" w:rsidRPr="00F94643">
        <w:rPr>
          <w:lang w:val="en-GB"/>
        </w:rPr>
        <w:t>.</w:t>
      </w:r>
      <w:r w:rsidR="006D3FF2" w:rsidRPr="00F94643">
        <w:rPr>
          <w:lang w:val="en-GB"/>
        </w:rPr>
        <w:t xml:space="preserve"> </w:t>
      </w:r>
      <w:ins w:id="50" w:author="Barbara Gravendeel" w:date="2014-05-16T10:18:00Z">
        <w:r w:rsidR="007209A9">
          <w:rPr>
            <w:lang w:val="en-GB"/>
          </w:rPr>
          <w:t>As c</w:t>
        </w:r>
      </w:ins>
      <w:del w:id="51" w:author="Barbara Gravendeel" w:date="2014-05-16T10:18:00Z">
        <w:r w:rsidR="006D3FF2" w:rsidRPr="00F94643" w:rsidDel="007209A9">
          <w:rPr>
            <w:lang w:val="en-GB"/>
          </w:rPr>
          <w:delText>C</w:delText>
        </w:r>
      </w:del>
      <w:r w:rsidR="006D3FF2" w:rsidRPr="00F94643">
        <w:rPr>
          <w:lang w:val="en-GB"/>
        </w:rPr>
        <w:t xml:space="preserve">ompared to classification </w:t>
      </w:r>
      <w:ins w:id="52" w:author="Barbara Gravendeel" w:date="2014-05-16T10:18:00Z">
        <w:r w:rsidR="00D56047">
          <w:rPr>
            <w:lang w:val="en-GB"/>
          </w:rPr>
          <w:t>using</w:t>
        </w:r>
        <w:r w:rsidR="007209A9">
          <w:rPr>
            <w:lang w:val="en-GB"/>
          </w:rPr>
          <w:t xml:space="preserve"> a book</w:t>
        </w:r>
      </w:ins>
      <w:del w:id="53" w:author="Barbara Gravendeel" w:date="2014-05-16T10:18:00Z">
        <w:r w:rsidR="006D3FF2" w:rsidRPr="00F94643" w:rsidDel="007209A9">
          <w:rPr>
            <w:lang w:val="en-GB"/>
          </w:rPr>
          <w:delText>by hand</w:delText>
        </w:r>
      </w:del>
      <w:r w:rsidR="006D3FF2" w:rsidRPr="00F94643">
        <w:rPr>
          <w:lang w:val="en-GB"/>
        </w:rPr>
        <w:t>, t</w:t>
      </w:r>
      <w:r w:rsidR="00170AC4" w:rsidRPr="00F94643">
        <w:rPr>
          <w:lang w:val="en-GB"/>
        </w:rPr>
        <w:t xml:space="preserve">he website improves the </w:t>
      </w:r>
      <w:r w:rsidR="004A43DF">
        <w:rPr>
          <w:lang w:val="en-GB"/>
        </w:rPr>
        <w:t>ident</w:t>
      </w:r>
      <w:r w:rsidR="00170AC4" w:rsidRPr="00F94643">
        <w:rPr>
          <w:lang w:val="en-GB"/>
        </w:rPr>
        <w:t>ification</w:t>
      </w:r>
      <w:r w:rsidR="00167FC7" w:rsidRPr="00F94643">
        <w:rPr>
          <w:lang w:val="en-GB"/>
        </w:rPr>
        <w:t xml:space="preserve"> </w:t>
      </w:r>
      <w:ins w:id="54" w:author="Barbara Gravendeel" w:date="2014-05-16T10:29:00Z">
        <w:r w:rsidR="00DF1670">
          <w:rPr>
            <w:lang w:val="en-GB"/>
          </w:rPr>
          <w:t xml:space="preserve">by layman </w:t>
        </w:r>
      </w:ins>
      <w:ins w:id="55" w:author="Barbara Gravendeel" w:date="2014-05-16T13:25:00Z">
        <w:r w:rsidR="008C740A">
          <w:rPr>
            <w:lang w:val="en-GB"/>
          </w:rPr>
          <w:t>which will</w:t>
        </w:r>
      </w:ins>
      <w:del w:id="56" w:author="Barbara Gravendeel" w:date="2014-05-16T13:25:00Z">
        <w:r w:rsidR="00167FC7" w:rsidRPr="00F94643" w:rsidDel="008C740A">
          <w:rPr>
            <w:lang w:val="en-GB"/>
          </w:rPr>
          <w:delText>and</w:delText>
        </w:r>
      </w:del>
      <w:r w:rsidR="00167FC7" w:rsidRPr="00F94643">
        <w:rPr>
          <w:lang w:val="en-GB"/>
        </w:rPr>
        <w:t xml:space="preserve"> help</w:t>
      </w:r>
      <w:del w:id="57" w:author="Barbara Gravendeel" w:date="2014-05-16T13:25:00Z">
        <w:r w:rsidR="00167FC7" w:rsidRPr="00F94643" w:rsidDel="008C740A">
          <w:rPr>
            <w:lang w:val="en-GB"/>
          </w:rPr>
          <w:delText>s</w:delText>
        </w:r>
      </w:del>
      <w:r w:rsidR="00170AC4" w:rsidRPr="00F94643">
        <w:rPr>
          <w:lang w:val="en-GB"/>
        </w:rPr>
        <w:t xml:space="preserve"> custom</w:t>
      </w:r>
      <w:ins w:id="58" w:author="Barbara Gravendeel" w:date="2014-05-16T10:18:00Z">
        <w:r w:rsidR="007209A9">
          <w:rPr>
            <w:lang w:val="en-GB"/>
          </w:rPr>
          <w:t xml:space="preserve"> officers </w:t>
        </w:r>
      </w:ins>
      <w:del w:id="59" w:author="Barbara Gravendeel" w:date="2014-05-16T10:18:00Z">
        <w:r w:rsidR="008B216D" w:rsidRPr="00F94643" w:rsidDel="007209A9">
          <w:rPr>
            <w:lang w:val="en-GB"/>
          </w:rPr>
          <w:delText>s</w:delText>
        </w:r>
        <w:r w:rsidR="00170AC4" w:rsidRPr="00F94643" w:rsidDel="007209A9">
          <w:rPr>
            <w:lang w:val="en-GB"/>
          </w:rPr>
          <w:delText xml:space="preserve"> </w:delText>
        </w:r>
      </w:del>
      <w:r w:rsidR="00170AC4" w:rsidRPr="00F94643">
        <w:rPr>
          <w:lang w:val="en-GB"/>
        </w:rPr>
        <w:t xml:space="preserve">to </w:t>
      </w:r>
      <w:r w:rsidR="00727B4D" w:rsidRPr="00F94643">
        <w:rPr>
          <w:lang w:val="en-GB"/>
        </w:rPr>
        <w:t>prevent</w:t>
      </w:r>
      <w:r w:rsidR="00170AC4" w:rsidRPr="00F94643">
        <w:rPr>
          <w:lang w:val="en-GB"/>
        </w:rPr>
        <w:t xml:space="preserve"> </w:t>
      </w:r>
      <w:del w:id="60" w:author="Barbara Gravendeel" w:date="2014-05-16T10:18:00Z">
        <w:r w:rsidR="00170AC4" w:rsidRPr="00F94643" w:rsidDel="007209A9">
          <w:rPr>
            <w:lang w:val="en-GB"/>
          </w:rPr>
          <w:delText>illegally import of slipper orchids</w:delText>
        </w:r>
      </w:del>
      <w:ins w:id="61" w:author="Barbara Gravendeel" w:date="2014-05-16T10:18:00Z">
        <w:r w:rsidR="00DF1670">
          <w:rPr>
            <w:lang w:val="en-GB"/>
          </w:rPr>
          <w:t>illegal trade of these</w:t>
        </w:r>
        <w:r w:rsidR="007209A9">
          <w:rPr>
            <w:lang w:val="en-GB"/>
          </w:rPr>
          <w:t xml:space="preserve"> orchids</w:t>
        </w:r>
      </w:ins>
      <w:r w:rsidR="00170AC4" w:rsidRPr="00F94643">
        <w:rPr>
          <w:lang w:val="en-GB"/>
        </w:rPr>
        <w:t>.</w:t>
      </w:r>
    </w:p>
    <w:p w14:paraId="4FABE4CA" w14:textId="13CE3EB8" w:rsidR="00747F9B" w:rsidRPr="00F94643" w:rsidRDefault="00747F9B" w:rsidP="000F5AF3">
      <w:pPr>
        <w:rPr>
          <w:lang w:val="en-GB"/>
        </w:rPr>
      </w:pPr>
      <w:r w:rsidRPr="00F94643">
        <w:rPr>
          <w:lang w:val="en-GB"/>
        </w:rPr>
        <w:br w:type="page"/>
      </w:r>
    </w:p>
    <w:p w14:paraId="78F3B24C" w14:textId="77777777" w:rsidR="001464F4" w:rsidRPr="00F94643" w:rsidRDefault="001464F4" w:rsidP="00B056D7">
      <w:pPr>
        <w:pStyle w:val="Subtitel"/>
        <w:rPr>
          <w:lang w:val="en-GB"/>
        </w:rPr>
      </w:pPr>
    </w:p>
    <w:sdt>
      <w:sdtPr>
        <w:rPr>
          <w:rFonts w:eastAsiaTheme="minorEastAsia" w:cstheme="minorBidi"/>
          <w:b w:val="0"/>
          <w:bCs w:val="0"/>
          <w:color w:val="auto"/>
          <w:sz w:val="24"/>
          <w:szCs w:val="24"/>
          <w:lang w:val="en-GB"/>
        </w:rPr>
        <w:id w:val="-537666114"/>
        <w:docPartObj>
          <w:docPartGallery w:val="Table of Contents"/>
          <w:docPartUnique/>
        </w:docPartObj>
      </w:sdtPr>
      <w:sdtEndPr>
        <w:rPr>
          <w:noProof/>
        </w:rPr>
      </w:sdtEndPr>
      <w:sdtContent>
        <w:p w14:paraId="1074E7C3" w14:textId="77777777" w:rsidR="001464F4" w:rsidRPr="00F94643" w:rsidRDefault="001464F4" w:rsidP="00B056D7">
          <w:pPr>
            <w:pStyle w:val="Kopvaninhoudsopgave"/>
            <w:rPr>
              <w:lang w:val="en-GB"/>
            </w:rPr>
          </w:pPr>
          <w:r w:rsidRPr="00F94643">
            <w:rPr>
              <w:lang w:val="en-GB"/>
            </w:rPr>
            <w:t>Table of Contents</w:t>
          </w:r>
        </w:p>
        <w:p w14:paraId="0BE0363C" w14:textId="77777777" w:rsidR="00C07EDE" w:rsidRDefault="00311964">
          <w:pPr>
            <w:pStyle w:val="Inhopg1"/>
            <w:tabs>
              <w:tab w:val="right" w:leader="dot" w:pos="9056"/>
            </w:tabs>
            <w:rPr>
              <w:rFonts w:asciiTheme="minorHAnsi" w:hAnsiTheme="minorHAnsi"/>
              <w:b w:val="0"/>
              <w:caps w:val="0"/>
              <w:noProof/>
              <w:sz w:val="24"/>
              <w:szCs w:val="24"/>
              <w:lang w:eastAsia="ja-JP"/>
            </w:rPr>
          </w:pPr>
          <w:r w:rsidRPr="00F94643">
            <w:rPr>
              <w:b w:val="0"/>
              <w:caps w:val="0"/>
              <w:lang w:val="en-GB"/>
            </w:rPr>
            <w:fldChar w:fldCharType="begin"/>
          </w:r>
          <w:r w:rsidR="006338D7" w:rsidRPr="00F94643">
            <w:rPr>
              <w:b w:val="0"/>
              <w:caps w:val="0"/>
              <w:lang w:val="en-GB"/>
            </w:rPr>
            <w:instrText xml:space="preserve"> TOC \o "1-5" </w:instrText>
          </w:r>
          <w:r w:rsidRPr="00F94643">
            <w:rPr>
              <w:b w:val="0"/>
              <w:caps w:val="0"/>
              <w:lang w:val="en-GB"/>
            </w:rPr>
            <w:fldChar w:fldCharType="separate"/>
          </w:r>
          <w:r w:rsidR="00C07EDE" w:rsidRPr="002F79B2">
            <w:rPr>
              <w:noProof/>
              <w:lang w:val="en-GB"/>
            </w:rPr>
            <w:t>Abstract</w:t>
          </w:r>
          <w:r w:rsidR="00C07EDE">
            <w:rPr>
              <w:noProof/>
            </w:rPr>
            <w:tab/>
          </w:r>
          <w:r w:rsidR="00C07EDE">
            <w:rPr>
              <w:noProof/>
            </w:rPr>
            <w:fldChar w:fldCharType="begin"/>
          </w:r>
          <w:r w:rsidR="00C07EDE">
            <w:rPr>
              <w:noProof/>
            </w:rPr>
            <w:instrText xml:space="preserve"> PAGEREF _Toc261813372 \h </w:instrText>
          </w:r>
          <w:r w:rsidR="00C07EDE">
            <w:rPr>
              <w:noProof/>
            </w:rPr>
          </w:r>
          <w:r w:rsidR="00C07EDE">
            <w:rPr>
              <w:noProof/>
            </w:rPr>
            <w:fldChar w:fldCharType="separate"/>
          </w:r>
          <w:r w:rsidR="00C07EDE">
            <w:rPr>
              <w:noProof/>
            </w:rPr>
            <w:t>2</w:t>
          </w:r>
          <w:r w:rsidR="00C07EDE">
            <w:rPr>
              <w:noProof/>
            </w:rPr>
            <w:fldChar w:fldCharType="end"/>
          </w:r>
        </w:p>
        <w:p w14:paraId="338D65C1" w14:textId="77777777" w:rsidR="00C07EDE" w:rsidRDefault="00C07EDE">
          <w:pPr>
            <w:pStyle w:val="Inhopg1"/>
            <w:tabs>
              <w:tab w:val="right" w:leader="dot" w:pos="9056"/>
            </w:tabs>
            <w:rPr>
              <w:rFonts w:asciiTheme="minorHAnsi" w:hAnsiTheme="minorHAnsi"/>
              <w:b w:val="0"/>
              <w:caps w:val="0"/>
              <w:noProof/>
              <w:sz w:val="24"/>
              <w:szCs w:val="24"/>
              <w:lang w:eastAsia="ja-JP"/>
            </w:rPr>
          </w:pPr>
          <w:r w:rsidRPr="002F79B2">
            <w:rPr>
              <w:noProof/>
              <w:lang w:val="en-GB"/>
            </w:rPr>
            <w:t>Introduction</w:t>
          </w:r>
          <w:r>
            <w:rPr>
              <w:noProof/>
            </w:rPr>
            <w:tab/>
          </w:r>
          <w:r>
            <w:rPr>
              <w:noProof/>
            </w:rPr>
            <w:fldChar w:fldCharType="begin"/>
          </w:r>
          <w:r>
            <w:rPr>
              <w:noProof/>
            </w:rPr>
            <w:instrText xml:space="preserve"> PAGEREF _Toc261813373 \h </w:instrText>
          </w:r>
          <w:r>
            <w:rPr>
              <w:noProof/>
            </w:rPr>
          </w:r>
          <w:r>
            <w:rPr>
              <w:noProof/>
            </w:rPr>
            <w:fldChar w:fldCharType="separate"/>
          </w:r>
          <w:r>
            <w:rPr>
              <w:noProof/>
            </w:rPr>
            <w:t>6</w:t>
          </w:r>
          <w:r>
            <w:rPr>
              <w:noProof/>
            </w:rPr>
            <w:fldChar w:fldCharType="end"/>
          </w:r>
        </w:p>
        <w:p w14:paraId="52855B4E" w14:textId="77777777" w:rsidR="00C07EDE" w:rsidRDefault="00C07EDE">
          <w:pPr>
            <w:pStyle w:val="Inhopg2"/>
            <w:tabs>
              <w:tab w:val="right" w:leader="dot" w:pos="9056"/>
            </w:tabs>
            <w:rPr>
              <w:rFonts w:asciiTheme="minorHAnsi" w:hAnsiTheme="minorHAnsi"/>
              <w:smallCaps w:val="0"/>
              <w:noProof/>
              <w:sz w:val="24"/>
              <w:szCs w:val="24"/>
              <w:lang w:eastAsia="ja-JP"/>
            </w:rPr>
          </w:pPr>
          <w:r w:rsidRPr="002F79B2">
            <w:rPr>
              <w:noProof/>
              <w:lang w:val="en-GB"/>
            </w:rPr>
            <w:t>Illegal trade in endangered orchids</w:t>
          </w:r>
          <w:r>
            <w:rPr>
              <w:noProof/>
            </w:rPr>
            <w:tab/>
          </w:r>
          <w:r>
            <w:rPr>
              <w:noProof/>
            </w:rPr>
            <w:fldChar w:fldCharType="begin"/>
          </w:r>
          <w:r>
            <w:rPr>
              <w:noProof/>
            </w:rPr>
            <w:instrText xml:space="preserve"> PAGEREF _Toc261813374 \h </w:instrText>
          </w:r>
          <w:r>
            <w:rPr>
              <w:noProof/>
            </w:rPr>
          </w:r>
          <w:r>
            <w:rPr>
              <w:noProof/>
            </w:rPr>
            <w:fldChar w:fldCharType="separate"/>
          </w:r>
          <w:r>
            <w:rPr>
              <w:noProof/>
            </w:rPr>
            <w:t>6</w:t>
          </w:r>
          <w:r>
            <w:rPr>
              <w:noProof/>
            </w:rPr>
            <w:fldChar w:fldCharType="end"/>
          </w:r>
        </w:p>
        <w:p w14:paraId="610C9008" w14:textId="77777777" w:rsidR="00C07EDE" w:rsidRDefault="00C07EDE">
          <w:pPr>
            <w:pStyle w:val="Inhopg2"/>
            <w:tabs>
              <w:tab w:val="right" w:leader="dot" w:pos="9056"/>
            </w:tabs>
            <w:rPr>
              <w:rFonts w:asciiTheme="minorHAnsi" w:hAnsiTheme="minorHAnsi"/>
              <w:smallCaps w:val="0"/>
              <w:noProof/>
              <w:sz w:val="24"/>
              <w:szCs w:val="24"/>
              <w:lang w:eastAsia="ja-JP"/>
            </w:rPr>
          </w:pPr>
          <w:r w:rsidRPr="002F79B2">
            <w:rPr>
              <w:noProof/>
              <w:lang w:val="en-GB"/>
            </w:rPr>
            <w:t>Slipper orchids</w:t>
          </w:r>
          <w:r>
            <w:rPr>
              <w:noProof/>
            </w:rPr>
            <w:tab/>
          </w:r>
          <w:r>
            <w:rPr>
              <w:noProof/>
            </w:rPr>
            <w:fldChar w:fldCharType="begin"/>
          </w:r>
          <w:r>
            <w:rPr>
              <w:noProof/>
            </w:rPr>
            <w:instrText xml:space="preserve"> PAGEREF _Toc261813375 \h </w:instrText>
          </w:r>
          <w:r>
            <w:rPr>
              <w:noProof/>
            </w:rPr>
          </w:r>
          <w:r>
            <w:rPr>
              <w:noProof/>
            </w:rPr>
            <w:fldChar w:fldCharType="separate"/>
          </w:r>
          <w:r>
            <w:rPr>
              <w:noProof/>
            </w:rPr>
            <w:t>6</w:t>
          </w:r>
          <w:r>
            <w:rPr>
              <w:noProof/>
            </w:rPr>
            <w:fldChar w:fldCharType="end"/>
          </w:r>
        </w:p>
        <w:p w14:paraId="39FE74CC" w14:textId="77777777" w:rsidR="00C07EDE" w:rsidRDefault="00C07EDE">
          <w:pPr>
            <w:pStyle w:val="Inhopg2"/>
            <w:tabs>
              <w:tab w:val="right" w:leader="dot" w:pos="9056"/>
            </w:tabs>
            <w:rPr>
              <w:rFonts w:asciiTheme="minorHAnsi" w:hAnsiTheme="minorHAnsi"/>
              <w:smallCaps w:val="0"/>
              <w:noProof/>
              <w:sz w:val="24"/>
              <w:szCs w:val="24"/>
              <w:lang w:eastAsia="ja-JP"/>
            </w:rPr>
          </w:pPr>
          <w:r w:rsidRPr="002F79B2">
            <w:rPr>
              <w:i/>
              <w:noProof/>
              <w:lang w:val="en-GB"/>
            </w:rPr>
            <w:t>Salep</w:t>
          </w:r>
          <w:r w:rsidRPr="002F79B2">
            <w:rPr>
              <w:noProof/>
              <w:lang w:val="en-GB"/>
            </w:rPr>
            <w:t xml:space="preserve"> orchids</w:t>
          </w:r>
          <w:r>
            <w:rPr>
              <w:noProof/>
            </w:rPr>
            <w:tab/>
          </w:r>
          <w:r>
            <w:rPr>
              <w:noProof/>
            </w:rPr>
            <w:fldChar w:fldCharType="begin"/>
          </w:r>
          <w:r>
            <w:rPr>
              <w:noProof/>
            </w:rPr>
            <w:instrText xml:space="preserve"> PAGEREF _Toc261813376 \h </w:instrText>
          </w:r>
          <w:r>
            <w:rPr>
              <w:noProof/>
            </w:rPr>
          </w:r>
          <w:r>
            <w:rPr>
              <w:noProof/>
            </w:rPr>
            <w:fldChar w:fldCharType="separate"/>
          </w:r>
          <w:r>
            <w:rPr>
              <w:noProof/>
            </w:rPr>
            <w:t>6</w:t>
          </w:r>
          <w:r>
            <w:rPr>
              <w:noProof/>
            </w:rPr>
            <w:fldChar w:fldCharType="end"/>
          </w:r>
        </w:p>
        <w:p w14:paraId="71D3938B" w14:textId="77777777" w:rsidR="00C07EDE" w:rsidRDefault="00C07EDE">
          <w:pPr>
            <w:pStyle w:val="Inhopg2"/>
            <w:tabs>
              <w:tab w:val="right" w:leader="dot" w:pos="9056"/>
            </w:tabs>
            <w:rPr>
              <w:rFonts w:asciiTheme="minorHAnsi" w:hAnsiTheme="minorHAnsi"/>
              <w:smallCaps w:val="0"/>
              <w:noProof/>
              <w:sz w:val="24"/>
              <w:szCs w:val="24"/>
              <w:lang w:eastAsia="ja-JP"/>
            </w:rPr>
          </w:pPr>
          <w:r w:rsidRPr="002F79B2">
            <w:rPr>
              <w:noProof/>
              <w:lang w:val="en-GB"/>
            </w:rPr>
            <w:t>How a web application can improve control in illegal orchid trade</w:t>
          </w:r>
          <w:r>
            <w:rPr>
              <w:noProof/>
            </w:rPr>
            <w:tab/>
          </w:r>
          <w:r>
            <w:rPr>
              <w:noProof/>
            </w:rPr>
            <w:fldChar w:fldCharType="begin"/>
          </w:r>
          <w:r>
            <w:rPr>
              <w:noProof/>
            </w:rPr>
            <w:instrText xml:space="preserve"> PAGEREF _Toc261813377 \h </w:instrText>
          </w:r>
          <w:r>
            <w:rPr>
              <w:noProof/>
            </w:rPr>
          </w:r>
          <w:r>
            <w:rPr>
              <w:noProof/>
            </w:rPr>
            <w:fldChar w:fldCharType="separate"/>
          </w:r>
          <w:r>
            <w:rPr>
              <w:noProof/>
            </w:rPr>
            <w:t>7</w:t>
          </w:r>
          <w:r>
            <w:rPr>
              <w:noProof/>
            </w:rPr>
            <w:fldChar w:fldCharType="end"/>
          </w:r>
        </w:p>
        <w:p w14:paraId="5CD028BD" w14:textId="77777777" w:rsidR="00C07EDE" w:rsidRDefault="00C07EDE">
          <w:pPr>
            <w:pStyle w:val="Inhopg2"/>
            <w:tabs>
              <w:tab w:val="right" w:leader="dot" w:pos="9056"/>
            </w:tabs>
            <w:rPr>
              <w:rFonts w:asciiTheme="minorHAnsi" w:hAnsiTheme="minorHAnsi"/>
              <w:smallCaps w:val="0"/>
              <w:noProof/>
              <w:sz w:val="24"/>
              <w:szCs w:val="24"/>
              <w:lang w:eastAsia="ja-JP"/>
            </w:rPr>
          </w:pPr>
          <w:r w:rsidRPr="002F79B2">
            <w:rPr>
              <w:noProof/>
              <w:lang w:val="en-GB"/>
            </w:rPr>
            <w:t>Comparable software</w:t>
          </w:r>
          <w:r>
            <w:rPr>
              <w:noProof/>
            </w:rPr>
            <w:tab/>
          </w:r>
          <w:r>
            <w:rPr>
              <w:noProof/>
            </w:rPr>
            <w:fldChar w:fldCharType="begin"/>
          </w:r>
          <w:r>
            <w:rPr>
              <w:noProof/>
            </w:rPr>
            <w:instrText xml:space="preserve"> PAGEREF _Toc261813378 \h </w:instrText>
          </w:r>
          <w:r>
            <w:rPr>
              <w:noProof/>
            </w:rPr>
          </w:r>
          <w:r>
            <w:rPr>
              <w:noProof/>
            </w:rPr>
            <w:fldChar w:fldCharType="separate"/>
          </w:r>
          <w:r>
            <w:rPr>
              <w:noProof/>
            </w:rPr>
            <w:t>7</w:t>
          </w:r>
          <w:r>
            <w:rPr>
              <w:noProof/>
            </w:rPr>
            <w:fldChar w:fldCharType="end"/>
          </w:r>
        </w:p>
        <w:p w14:paraId="38B7D492" w14:textId="77777777" w:rsidR="00C07EDE" w:rsidRDefault="00C07EDE">
          <w:pPr>
            <w:pStyle w:val="Inhopg2"/>
            <w:tabs>
              <w:tab w:val="right" w:leader="dot" w:pos="9056"/>
            </w:tabs>
            <w:rPr>
              <w:rFonts w:asciiTheme="minorHAnsi" w:hAnsiTheme="minorHAnsi"/>
              <w:smallCaps w:val="0"/>
              <w:noProof/>
              <w:sz w:val="24"/>
              <w:szCs w:val="24"/>
              <w:lang w:eastAsia="ja-JP"/>
            </w:rPr>
          </w:pPr>
          <w:r w:rsidRPr="002F79B2">
            <w:rPr>
              <w:noProof/>
              <w:lang w:val="en-GB"/>
            </w:rPr>
            <w:t>Goal of this internship</w:t>
          </w:r>
          <w:r>
            <w:rPr>
              <w:noProof/>
            </w:rPr>
            <w:tab/>
          </w:r>
          <w:r>
            <w:rPr>
              <w:noProof/>
            </w:rPr>
            <w:fldChar w:fldCharType="begin"/>
          </w:r>
          <w:r>
            <w:rPr>
              <w:noProof/>
            </w:rPr>
            <w:instrText xml:space="preserve"> PAGEREF _Toc261813379 \h </w:instrText>
          </w:r>
          <w:r>
            <w:rPr>
              <w:noProof/>
            </w:rPr>
          </w:r>
          <w:r>
            <w:rPr>
              <w:noProof/>
            </w:rPr>
            <w:fldChar w:fldCharType="separate"/>
          </w:r>
          <w:r>
            <w:rPr>
              <w:noProof/>
            </w:rPr>
            <w:t>8</w:t>
          </w:r>
          <w:r>
            <w:rPr>
              <w:noProof/>
            </w:rPr>
            <w:fldChar w:fldCharType="end"/>
          </w:r>
        </w:p>
        <w:p w14:paraId="7F62ACD1" w14:textId="77777777" w:rsidR="00C07EDE" w:rsidRDefault="00C07EDE">
          <w:pPr>
            <w:pStyle w:val="Inhopg1"/>
            <w:tabs>
              <w:tab w:val="right" w:leader="dot" w:pos="9056"/>
            </w:tabs>
            <w:rPr>
              <w:rFonts w:asciiTheme="minorHAnsi" w:hAnsiTheme="minorHAnsi"/>
              <w:b w:val="0"/>
              <w:caps w:val="0"/>
              <w:noProof/>
              <w:sz w:val="24"/>
              <w:szCs w:val="24"/>
              <w:lang w:eastAsia="ja-JP"/>
            </w:rPr>
          </w:pPr>
          <w:r w:rsidRPr="002F79B2">
            <w:rPr>
              <w:noProof/>
              <w:lang w:val="en-GB"/>
            </w:rPr>
            <w:t>Materials and Methods</w:t>
          </w:r>
          <w:r>
            <w:rPr>
              <w:noProof/>
            </w:rPr>
            <w:tab/>
          </w:r>
          <w:r>
            <w:rPr>
              <w:noProof/>
            </w:rPr>
            <w:fldChar w:fldCharType="begin"/>
          </w:r>
          <w:r>
            <w:rPr>
              <w:noProof/>
            </w:rPr>
            <w:instrText xml:space="preserve"> PAGEREF _Toc261813380 \h </w:instrText>
          </w:r>
          <w:r>
            <w:rPr>
              <w:noProof/>
            </w:rPr>
          </w:r>
          <w:r>
            <w:rPr>
              <w:noProof/>
            </w:rPr>
            <w:fldChar w:fldCharType="separate"/>
          </w:r>
          <w:r>
            <w:rPr>
              <w:noProof/>
            </w:rPr>
            <w:t>9</w:t>
          </w:r>
          <w:r>
            <w:rPr>
              <w:noProof/>
            </w:rPr>
            <w:fldChar w:fldCharType="end"/>
          </w:r>
        </w:p>
        <w:p w14:paraId="078CCE95" w14:textId="77777777" w:rsidR="00C07EDE" w:rsidRDefault="00C07EDE">
          <w:pPr>
            <w:pStyle w:val="Inhopg2"/>
            <w:tabs>
              <w:tab w:val="right" w:leader="dot" w:pos="9056"/>
            </w:tabs>
            <w:rPr>
              <w:rFonts w:asciiTheme="minorHAnsi" w:hAnsiTheme="minorHAnsi"/>
              <w:smallCaps w:val="0"/>
              <w:noProof/>
              <w:sz w:val="24"/>
              <w:szCs w:val="24"/>
              <w:lang w:eastAsia="ja-JP"/>
            </w:rPr>
          </w:pPr>
          <w:r w:rsidRPr="002F79B2">
            <w:rPr>
              <w:noProof/>
              <w:lang w:val="en-GB"/>
            </w:rPr>
            <w:t>Website</w:t>
          </w:r>
          <w:r>
            <w:rPr>
              <w:noProof/>
            </w:rPr>
            <w:tab/>
          </w:r>
          <w:r>
            <w:rPr>
              <w:noProof/>
            </w:rPr>
            <w:fldChar w:fldCharType="begin"/>
          </w:r>
          <w:r>
            <w:rPr>
              <w:noProof/>
            </w:rPr>
            <w:instrText xml:space="preserve"> PAGEREF _Toc261813381 \h </w:instrText>
          </w:r>
          <w:r>
            <w:rPr>
              <w:noProof/>
            </w:rPr>
          </w:r>
          <w:r>
            <w:rPr>
              <w:noProof/>
            </w:rPr>
            <w:fldChar w:fldCharType="separate"/>
          </w:r>
          <w:r>
            <w:rPr>
              <w:noProof/>
            </w:rPr>
            <w:t>9</w:t>
          </w:r>
          <w:r>
            <w:rPr>
              <w:noProof/>
            </w:rPr>
            <w:fldChar w:fldCharType="end"/>
          </w:r>
        </w:p>
        <w:p w14:paraId="3FDDD8F6" w14:textId="77777777" w:rsidR="00C07EDE" w:rsidRDefault="00C07EDE">
          <w:pPr>
            <w:pStyle w:val="Inhopg2"/>
            <w:tabs>
              <w:tab w:val="right" w:leader="dot" w:pos="9056"/>
            </w:tabs>
            <w:rPr>
              <w:rFonts w:asciiTheme="minorHAnsi" w:hAnsiTheme="minorHAnsi"/>
              <w:smallCaps w:val="0"/>
              <w:noProof/>
              <w:sz w:val="24"/>
              <w:szCs w:val="24"/>
              <w:lang w:eastAsia="ja-JP"/>
            </w:rPr>
          </w:pPr>
          <w:r w:rsidRPr="002F79B2">
            <w:rPr>
              <w:noProof/>
              <w:lang w:val="en-GB"/>
            </w:rPr>
            <w:t>Flickr</w:t>
          </w:r>
          <w:r>
            <w:rPr>
              <w:noProof/>
            </w:rPr>
            <w:tab/>
          </w:r>
          <w:r>
            <w:rPr>
              <w:noProof/>
            </w:rPr>
            <w:fldChar w:fldCharType="begin"/>
          </w:r>
          <w:r>
            <w:rPr>
              <w:noProof/>
            </w:rPr>
            <w:instrText xml:space="preserve"> PAGEREF _Toc261813382 \h </w:instrText>
          </w:r>
          <w:r>
            <w:rPr>
              <w:noProof/>
            </w:rPr>
          </w:r>
          <w:r>
            <w:rPr>
              <w:noProof/>
            </w:rPr>
            <w:fldChar w:fldCharType="separate"/>
          </w:r>
          <w:r>
            <w:rPr>
              <w:noProof/>
            </w:rPr>
            <w:t>9</w:t>
          </w:r>
          <w:r>
            <w:rPr>
              <w:noProof/>
            </w:rPr>
            <w:fldChar w:fldCharType="end"/>
          </w:r>
        </w:p>
        <w:p w14:paraId="3CD91D00" w14:textId="77777777" w:rsidR="00C07EDE" w:rsidRDefault="00C07EDE">
          <w:pPr>
            <w:pStyle w:val="Inhopg2"/>
            <w:tabs>
              <w:tab w:val="right" w:leader="dot" w:pos="9056"/>
            </w:tabs>
            <w:rPr>
              <w:rFonts w:asciiTheme="minorHAnsi" w:hAnsiTheme="minorHAnsi"/>
              <w:smallCaps w:val="0"/>
              <w:noProof/>
              <w:sz w:val="24"/>
              <w:szCs w:val="24"/>
              <w:lang w:eastAsia="ja-JP"/>
            </w:rPr>
          </w:pPr>
          <w:r w:rsidRPr="002F79B2">
            <w:rPr>
              <w:noProof/>
              <w:lang w:val="en-GB"/>
            </w:rPr>
            <w:t>Training</w:t>
          </w:r>
          <w:r>
            <w:rPr>
              <w:noProof/>
            </w:rPr>
            <w:tab/>
          </w:r>
          <w:r>
            <w:rPr>
              <w:noProof/>
            </w:rPr>
            <w:fldChar w:fldCharType="begin"/>
          </w:r>
          <w:r>
            <w:rPr>
              <w:noProof/>
            </w:rPr>
            <w:instrText xml:space="preserve"> PAGEREF _Toc261813383 \h </w:instrText>
          </w:r>
          <w:r>
            <w:rPr>
              <w:noProof/>
            </w:rPr>
          </w:r>
          <w:r>
            <w:rPr>
              <w:noProof/>
            </w:rPr>
            <w:fldChar w:fldCharType="separate"/>
          </w:r>
          <w:r>
            <w:rPr>
              <w:noProof/>
            </w:rPr>
            <w:t>9</w:t>
          </w:r>
          <w:r>
            <w:rPr>
              <w:noProof/>
            </w:rPr>
            <w:fldChar w:fldCharType="end"/>
          </w:r>
        </w:p>
        <w:p w14:paraId="703A5559" w14:textId="77777777" w:rsidR="00C07EDE" w:rsidRDefault="00C07EDE">
          <w:pPr>
            <w:pStyle w:val="Inhopg3"/>
            <w:tabs>
              <w:tab w:val="right" w:leader="dot" w:pos="9056"/>
            </w:tabs>
            <w:rPr>
              <w:rFonts w:asciiTheme="minorHAnsi" w:hAnsiTheme="minorHAnsi"/>
              <w:noProof/>
              <w:lang w:eastAsia="ja-JP"/>
            </w:rPr>
          </w:pPr>
          <w:r w:rsidRPr="002F79B2">
            <w:rPr>
              <w:noProof/>
              <w:lang w:val="en-GB"/>
            </w:rPr>
            <w:t>Preperation</w:t>
          </w:r>
          <w:r>
            <w:rPr>
              <w:noProof/>
            </w:rPr>
            <w:tab/>
          </w:r>
          <w:r>
            <w:rPr>
              <w:noProof/>
            </w:rPr>
            <w:fldChar w:fldCharType="begin"/>
          </w:r>
          <w:r>
            <w:rPr>
              <w:noProof/>
            </w:rPr>
            <w:instrText xml:space="preserve"> PAGEREF _Toc261813384 \h </w:instrText>
          </w:r>
          <w:r>
            <w:rPr>
              <w:noProof/>
            </w:rPr>
          </w:r>
          <w:r>
            <w:rPr>
              <w:noProof/>
            </w:rPr>
            <w:fldChar w:fldCharType="separate"/>
          </w:r>
          <w:r>
            <w:rPr>
              <w:noProof/>
            </w:rPr>
            <w:t>9</w:t>
          </w:r>
          <w:r>
            <w:rPr>
              <w:noProof/>
            </w:rPr>
            <w:fldChar w:fldCharType="end"/>
          </w:r>
        </w:p>
        <w:p w14:paraId="08E93B0F" w14:textId="77777777" w:rsidR="00C07EDE" w:rsidRDefault="00C07EDE">
          <w:pPr>
            <w:pStyle w:val="Inhopg3"/>
            <w:tabs>
              <w:tab w:val="right" w:leader="dot" w:pos="9056"/>
            </w:tabs>
            <w:rPr>
              <w:rFonts w:asciiTheme="minorHAnsi" w:hAnsiTheme="minorHAnsi"/>
              <w:noProof/>
              <w:lang w:eastAsia="ja-JP"/>
            </w:rPr>
          </w:pPr>
          <w:r w:rsidRPr="002F79B2">
            <w:rPr>
              <w:noProof/>
              <w:lang w:val="en-GB"/>
            </w:rPr>
            <w:t>Slipper orchids</w:t>
          </w:r>
          <w:r>
            <w:rPr>
              <w:noProof/>
            </w:rPr>
            <w:tab/>
          </w:r>
          <w:r>
            <w:rPr>
              <w:noProof/>
            </w:rPr>
            <w:fldChar w:fldCharType="begin"/>
          </w:r>
          <w:r>
            <w:rPr>
              <w:noProof/>
            </w:rPr>
            <w:instrText xml:space="preserve"> PAGEREF _Toc261813385 \h </w:instrText>
          </w:r>
          <w:r>
            <w:rPr>
              <w:noProof/>
            </w:rPr>
          </w:r>
          <w:r>
            <w:rPr>
              <w:noProof/>
            </w:rPr>
            <w:fldChar w:fldCharType="separate"/>
          </w:r>
          <w:r>
            <w:rPr>
              <w:noProof/>
            </w:rPr>
            <w:t>10</w:t>
          </w:r>
          <w:r>
            <w:rPr>
              <w:noProof/>
            </w:rPr>
            <w:fldChar w:fldCharType="end"/>
          </w:r>
        </w:p>
        <w:p w14:paraId="768B6E83" w14:textId="77777777" w:rsidR="00C07EDE" w:rsidRDefault="00C07EDE">
          <w:pPr>
            <w:pStyle w:val="Inhopg3"/>
            <w:tabs>
              <w:tab w:val="right" w:leader="dot" w:pos="9056"/>
            </w:tabs>
            <w:rPr>
              <w:rFonts w:asciiTheme="minorHAnsi" w:hAnsiTheme="minorHAnsi"/>
              <w:noProof/>
              <w:lang w:eastAsia="ja-JP"/>
            </w:rPr>
          </w:pPr>
          <w:r w:rsidRPr="002F79B2">
            <w:rPr>
              <w:i/>
              <w:noProof/>
              <w:lang w:val="en-GB"/>
            </w:rPr>
            <w:t>Salep</w:t>
          </w:r>
          <w:r w:rsidRPr="002F79B2">
            <w:rPr>
              <w:noProof/>
              <w:lang w:val="en-GB"/>
            </w:rPr>
            <w:t xml:space="preserve"> orchids</w:t>
          </w:r>
          <w:r>
            <w:rPr>
              <w:noProof/>
            </w:rPr>
            <w:tab/>
          </w:r>
          <w:r>
            <w:rPr>
              <w:noProof/>
            </w:rPr>
            <w:fldChar w:fldCharType="begin"/>
          </w:r>
          <w:r>
            <w:rPr>
              <w:noProof/>
            </w:rPr>
            <w:instrText xml:space="preserve"> PAGEREF _Toc261813386 \h </w:instrText>
          </w:r>
          <w:r>
            <w:rPr>
              <w:noProof/>
            </w:rPr>
          </w:r>
          <w:r>
            <w:rPr>
              <w:noProof/>
            </w:rPr>
            <w:fldChar w:fldCharType="separate"/>
          </w:r>
          <w:r>
            <w:rPr>
              <w:noProof/>
            </w:rPr>
            <w:t>10</w:t>
          </w:r>
          <w:r>
            <w:rPr>
              <w:noProof/>
            </w:rPr>
            <w:fldChar w:fldCharType="end"/>
          </w:r>
        </w:p>
        <w:p w14:paraId="5E1B7D0B" w14:textId="77777777" w:rsidR="00C07EDE" w:rsidRDefault="00C07EDE">
          <w:pPr>
            <w:pStyle w:val="Inhopg2"/>
            <w:tabs>
              <w:tab w:val="right" w:leader="dot" w:pos="9056"/>
            </w:tabs>
            <w:rPr>
              <w:rFonts w:asciiTheme="minorHAnsi" w:hAnsiTheme="minorHAnsi"/>
              <w:smallCaps w:val="0"/>
              <w:noProof/>
              <w:sz w:val="24"/>
              <w:szCs w:val="24"/>
              <w:lang w:eastAsia="ja-JP"/>
            </w:rPr>
          </w:pPr>
          <w:r w:rsidRPr="002F79B2">
            <w:rPr>
              <w:noProof/>
              <w:lang w:val="en-GB"/>
            </w:rPr>
            <w:t>Testing the networks</w:t>
          </w:r>
          <w:r>
            <w:rPr>
              <w:noProof/>
            </w:rPr>
            <w:tab/>
          </w:r>
          <w:r>
            <w:rPr>
              <w:noProof/>
            </w:rPr>
            <w:fldChar w:fldCharType="begin"/>
          </w:r>
          <w:r>
            <w:rPr>
              <w:noProof/>
            </w:rPr>
            <w:instrText xml:space="preserve"> PAGEREF _Toc261813387 \h </w:instrText>
          </w:r>
          <w:r>
            <w:rPr>
              <w:noProof/>
            </w:rPr>
          </w:r>
          <w:r>
            <w:rPr>
              <w:noProof/>
            </w:rPr>
            <w:fldChar w:fldCharType="separate"/>
          </w:r>
          <w:r>
            <w:rPr>
              <w:noProof/>
            </w:rPr>
            <w:t>12</w:t>
          </w:r>
          <w:r>
            <w:rPr>
              <w:noProof/>
            </w:rPr>
            <w:fldChar w:fldCharType="end"/>
          </w:r>
        </w:p>
        <w:p w14:paraId="5F98E6BC" w14:textId="77777777" w:rsidR="00C07EDE" w:rsidRDefault="00C07EDE">
          <w:pPr>
            <w:pStyle w:val="Inhopg3"/>
            <w:tabs>
              <w:tab w:val="right" w:leader="dot" w:pos="9056"/>
            </w:tabs>
            <w:rPr>
              <w:rFonts w:asciiTheme="minorHAnsi" w:hAnsiTheme="minorHAnsi"/>
              <w:noProof/>
              <w:lang w:eastAsia="ja-JP"/>
            </w:rPr>
          </w:pPr>
          <w:r w:rsidRPr="002F79B2">
            <w:rPr>
              <w:noProof/>
              <w:lang w:val="en-GB"/>
            </w:rPr>
            <w:t>Slipper orchids</w:t>
          </w:r>
          <w:r>
            <w:rPr>
              <w:noProof/>
            </w:rPr>
            <w:tab/>
          </w:r>
          <w:r>
            <w:rPr>
              <w:noProof/>
            </w:rPr>
            <w:fldChar w:fldCharType="begin"/>
          </w:r>
          <w:r>
            <w:rPr>
              <w:noProof/>
            </w:rPr>
            <w:instrText xml:space="preserve"> PAGEREF _Toc261813388 \h </w:instrText>
          </w:r>
          <w:r>
            <w:rPr>
              <w:noProof/>
            </w:rPr>
          </w:r>
          <w:r>
            <w:rPr>
              <w:noProof/>
            </w:rPr>
            <w:fldChar w:fldCharType="separate"/>
          </w:r>
          <w:r>
            <w:rPr>
              <w:noProof/>
            </w:rPr>
            <w:t>12</w:t>
          </w:r>
          <w:r>
            <w:rPr>
              <w:noProof/>
            </w:rPr>
            <w:fldChar w:fldCharType="end"/>
          </w:r>
        </w:p>
        <w:p w14:paraId="07D8AF0A" w14:textId="77777777" w:rsidR="00C07EDE" w:rsidRDefault="00C07EDE">
          <w:pPr>
            <w:pStyle w:val="Inhopg3"/>
            <w:tabs>
              <w:tab w:val="right" w:leader="dot" w:pos="9056"/>
            </w:tabs>
            <w:rPr>
              <w:rFonts w:asciiTheme="minorHAnsi" w:hAnsiTheme="minorHAnsi"/>
              <w:noProof/>
              <w:lang w:eastAsia="ja-JP"/>
            </w:rPr>
          </w:pPr>
          <w:r w:rsidRPr="002F79B2">
            <w:rPr>
              <w:i/>
              <w:noProof/>
              <w:lang w:val="en-GB"/>
            </w:rPr>
            <w:t>Salep</w:t>
          </w:r>
          <w:r w:rsidRPr="002F79B2">
            <w:rPr>
              <w:noProof/>
              <w:lang w:val="en-GB"/>
            </w:rPr>
            <w:t xml:space="preserve"> orchids</w:t>
          </w:r>
          <w:r>
            <w:rPr>
              <w:noProof/>
            </w:rPr>
            <w:tab/>
          </w:r>
          <w:r>
            <w:rPr>
              <w:noProof/>
            </w:rPr>
            <w:fldChar w:fldCharType="begin"/>
          </w:r>
          <w:r>
            <w:rPr>
              <w:noProof/>
            </w:rPr>
            <w:instrText xml:space="preserve"> PAGEREF _Toc261813389 \h </w:instrText>
          </w:r>
          <w:r>
            <w:rPr>
              <w:noProof/>
            </w:rPr>
          </w:r>
          <w:r>
            <w:rPr>
              <w:noProof/>
            </w:rPr>
            <w:fldChar w:fldCharType="separate"/>
          </w:r>
          <w:r>
            <w:rPr>
              <w:noProof/>
            </w:rPr>
            <w:t>12</w:t>
          </w:r>
          <w:r>
            <w:rPr>
              <w:noProof/>
            </w:rPr>
            <w:fldChar w:fldCharType="end"/>
          </w:r>
        </w:p>
        <w:p w14:paraId="1EBFC5F6" w14:textId="77777777" w:rsidR="00C07EDE" w:rsidRDefault="00C07EDE">
          <w:pPr>
            <w:pStyle w:val="Inhopg2"/>
            <w:tabs>
              <w:tab w:val="right" w:leader="dot" w:pos="9056"/>
            </w:tabs>
            <w:rPr>
              <w:rFonts w:asciiTheme="minorHAnsi" w:hAnsiTheme="minorHAnsi"/>
              <w:smallCaps w:val="0"/>
              <w:noProof/>
              <w:sz w:val="24"/>
              <w:szCs w:val="24"/>
              <w:lang w:eastAsia="ja-JP"/>
            </w:rPr>
          </w:pPr>
          <w:r w:rsidRPr="002F79B2">
            <w:rPr>
              <w:noProof/>
              <w:lang w:val="en-GB"/>
            </w:rPr>
            <w:t>Testing the website</w:t>
          </w:r>
          <w:r>
            <w:rPr>
              <w:noProof/>
            </w:rPr>
            <w:tab/>
          </w:r>
          <w:r>
            <w:rPr>
              <w:noProof/>
            </w:rPr>
            <w:fldChar w:fldCharType="begin"/>
          </w:r>
          <w:r>
            <w:rPr>
              <w:noProof/>
            </w:rPr>
            <w:instrText xml:space="preserve"> PAGEREF _Toc261813390 \h </w:instrText>
          </w:r>
          <w:r>
            <w:rPr>
              <w:noProof/>
            </w:rPr>
          </w:r>
          <w:r>
            <w:rPr>
              <w:noProof/>
            </w:rPr>
            <w:fldChar w:fldCharType="separate"/>
          </w:r>
          <w:r>
            <w:rPr>
              <w:noProof/>
            </w:rPr>
            <w:t>12</w:t>
          </w:r>
          <w:r>
            <w:rPr>
              <w:noProof/>
            </w:rPr>
            <w:fldChar w:fldCharType="end"/>
          </w:r>
        </w:p>
        <w:p w14:paraId="3E1A321A" w14:textId="77777777" w:rsidR="00C07EDE" w:rsidRDefault="00C07EDE">
          <w:pPr>
            <w:pStyle w:val="Inhopg1"/>
            <w:tabs>
              <w:tab w:val="right" w:leader="dot" w:pos="9056"/>
            </w:tabs>
            <w:rPr>
              <w:rFonts w:asciiTheme="minorHAnsi" w:hAnsiTheme="minorHAnsi"/>
              <w:b w:val="0"/>
              <w:caps w:val="0"/>
              <w:noProof/>
              <w:sz w:val="24"/>
              <w:szCs w:val="24"/>
              <w:lang w:eastAsia="ja-JP"/>
            </w:rPr>
          </w:pPr>
          <w:r w:rsidRPr="002F79B2">
            <w:rPr>
              <w:noProof/>
              <w:lang w:val="en-GB"/>
            </w:rPr>
            <w:t>Results</w:t>
          </w:r>
          <w:r>
            <w:rPr>
              <w:noProof/>
            </w:rPr>
            <w:tab/>
          </w:r>
          <w:r>
            <w:rPr>
              <w:noProof/>
            </w:rPr>
            <w:fldChar w:fldCharType="begin"/>
          </w:r>
          <w:r>
            <w:rPr>
              <w:noProof/>
            </w:rPr>
            <w:instrText xml:space="preserve"> PAGEREF _Toc261813391 \h </w:instrText>
          </w:r>
          <w:r>
            <w:rPr>
              <w:noProof/>
            </w:rPr>
          </w:r>
          <w:r>
            <w:rPr>
              <w:noProof/>
            </w:rPr>
            <w:fldChar w:fldCharType="separate"/>
          </w:r>
          <w:r>
            <w:rPr>
              <w:noProof/>
            </w:rPr>
            <w:t>13</w:t>
          </w:r>
          <w:r>
            <w:rPr>
              <w:noProof/>
            </w:rPr>
            <w:fldChar w:fldCharType="end"/>
          </w:r>
        </w:p>
        <w:p w14:paraId="0E00F115" w14:textId="77777777" w:rsidR="00C07EDE" w:rsidRDefault="00C07EDE">
          <w:pPr>
            <w:pStyle w:val="Inhopg2"/>
            <w:tabs>
              <w:tab w:val="right" w:leader="dot" w:pos="9056"/>
            </w:tabs>
            <w:rPr>
              <w:rFonts w:asciiTheme="minorHAnsi" w:hAnsiTheme="minorHAnsi"/>
              <w:smallCaps w:val="0"/>
              <w:noProof/>
              <w:sz w:val="24"/>
              <w:szCs w:val="24"/>
              <w:lang w:eastAsia="ja-JP"/>
            </w:rPr>
          </w:pPr>
          <w:r w:rsidRPr="002F79B2">
            <w:rPr>
              <w:noProof/>
              <w:lang w:val="en-GB"/>
            </w:rPr>
            <w:t>Website</w:t>
          </w:r>
          <w:r>
            <w:rPr>
              <w:noProof/>
            </w:rPr>
            <w:tab/>
          </w:r>
          <w:r>
            <w:rPr>
              <w:noProof/>
            </w:rPr>
            <w:fldChar w:fldCharType="begin"/>
          </w:r>
          <w:r>
            <w:rPr>
              <w:noProof/>
            </w:rPr>
            <w:instrText xml:space="preserve"> PAGEREF _Toc261813392 \h </w:instrText>
          </w:r>
          <w:r>
            <w:rPr>
              <w:noProof/>
            </w:rPr>
          </w:r>
          <w:r>
            <w:rPr>
              <w:noProof/>
            </w:rPr>
            <w:fldChar w:fldCharType="separate"/>
          </w:r>
          <w:r>
            <w:rPr>
              <w:noProof/>
            </w:rPr>
            <w:t>13</w:t>
          </w:r>
          <w:r>
            <w:rPr>
              <w:noProof/>
            </w:rPr>
            <w:fldChar w:fldCharType="end"/>
          </w:r>
        </w:p>
        <w:p w14:paraId="552D59BE" w14:textId="77777777" w:rsidR="00C07EDE" w:rsidRDefault="00C07EDE">
          <w:pPr>
            <w:pStyle w:val="Inhopg2"/>
            <w:tabs>
              <w:tab w:val="right" w:leader="dot" w:pos="9056"/>
            </w:tabs>
            <w:rPr>
              <w:rFonts w:asciiTheme="minorHAnsi" w:hAnsiTheme="minorHAnsi"/>
              <w:smallCaps w:val="0"/>
              <w:noProof/>
              <w:sz w:val="24"/>
              <w:szCs w:val="24"/>
              <w:lang w:eastAsia="ja-JP"/>
            </w:rPr>
          </w:pPr>
          <w:r w:rsidRPr="002F79B2">
            <w:rPr>
              <w:noProof/>
              <w:lang w:val="en-GB"/>
            </w:rPr>
            <w:t>Preparation scripts</w:t>
          </w:r>
          <w:r>
            <w:rPr>
              <w:noProof/>
            </w:rPr>
            <w:tab/>
          </w:r>
          <w:r>
            <w:rPr>
              <w:noProof/>
            </w:rPr>
            <w:fldChar w:fldCharType="begin"/>
          </w:r>
          <w:r>
            <w:rPr>
              <w:noProof/>
            </w:rPr>
            <w:instrText xml:space="preserve"> PAGEREF _Toc261813393 \h </w:instrText>
          </w:r>
          <w:r>
            <w:rPr>
              <w:noProof/>
            </w:rPr>
          </w:r>
          <w:r>
            <w:rPr>
              <w:noProof/>
            </w:rPr>
            <w:fldChar w:fldCharType="separate"/>
          </w:r>
          <w:r>
            <w:rPr>
              <w:noProof/>
            </w:rPr>
            <w:t>18</w:t>
          </w:r>
          <w:r>
            <w:rPr>
              <w:noProof/>
            </w:rPr>
            <w:fldChar w:fldCharType="end"/>
          </w:r>
        </w:p>
        <w:p w14:paraId="47D8A0D2" w14:textId="77777777" w:rsidR="00C07EDE" w:rsidRDefault="00C07EDE">
          <w:pPr>
            <w:pStyle w:val="Inhopg2"/>
            <w:tabs>
              <w:tab w:val="right" w:leader="dot" w:pos="9056"/>
            </w:tabs>
            <w:rPr>
              <w:rFonts w:asciiTheme="minorHAnsi" w:hAnsiTheme="minorHAnsi"/>
              <w:smallCaps w:val="0"/>
              <w:noProof/>
              <w:sz w:val="24"/>
              <w:szCs w:val="24"/>
              <w:lang w:eastAsia="ja-JP"/>
            </w:rPr>
          </w:pPr>
          <w:r w:rsidRPr="002F79B2">
            <w:rPr>
              <w:noProof/>
              <w:lang w:val="en-GB"/>
            </w:rPr>
            <w:t>Create training data</w:t>
          </w:r>
          <w:r>
            <w:rPr>
              <w:noProof/>
            </w:rPr>
            <w:tab/>
          </w:r>
          <w:r>
            <w:rPr>
              <w:noProof/>
            </w:rPr>
            <w:fldChar w:fldCharType="begin"/>
          </w:r>
          <w:r>
            <w:rPr>
              <w:noProof/>
            </w:rPr>
            <w:instrText xml:space="preserve"> PAGEREF _Toc261813394 \h </w:instrText>
          </w:r>
          <w:r>
            <w:rPr>
              <w:noProof/>
            </w:rPr>
          </w:r>
          <w:r>
            <w:rPr>
              <w:noProof/>
            </w:rPr>
            <w:fldChar w:fldCharType="separate"/>
          </w:r>
          <w:r>
            <w:rPr>
              <w:noProof/>
            </w:rPr>
            <w:t>21</w:t>
          </w:r>
          <w:r>
            <w:rPr>
              <w:noProof/>
            </w:rPr>
            <w:fldChar w:fldCharType="end"/>
          </w:r>
        </w:p>
        <w:p w14:paraId="5C9E671D" w14:textId="77777777" w:rsidR="00C07EDE" w:rsidRDefault="00C07EDE">
          <w:pPr>
            <w:pStyle w:val="Inhopg2"/>
            <w:tabs>
              <w:tab w:val="right" w:leader="dot" w:pos="9056"/>
            </w:tabs>
            <w:rPr>
              <w:rFonts w:asciiTheme="minorHAnsi" w:hAnsiTheme="minorHAnsi"/>
              <w:smallCaps w:val="0"/>
              <w:noProof/>
              <w:sz w:val="24"/>
              <w:szCs w:val="24"/>
              <w:lang w:eastAsia="ja-JP"/>
            </w:rPr>
          </w:pPr>
          <w:r w:rsidRPr="002F79B2">
            <w:rPr>
              <w:noProof/>
              <w:lang w:val="en-GB"/>
            </w:rPr>
            <w:t>Neural networks</w:t>
          </w:r>
          <w:r>
            <w:rPr>
              <w:noProof/>
            </w:rPr>
            <w:tab/>
          </w:r>
          <w:r>
            <w:rPr>
              <w:noProof/>
            </w:rPr>
            <w:fldChar w:fldCharType="begin"/>
          </w:r>
          <w:r>
            <w:rPr>
              <w:noProof/>
            </w:rPr>
            <w:instrText xml:space="preserve"> PAGEREF _Toc261813395 \h </w:instrText>
          </w:r>
          <w:r>
            <w:rPr>
              <w:noProof/>
            </w:rPr>
          </w:r>
          <w:r>
            <w:rPr>
              <w:noProof/>
            </w:rPr>
            <w:fldChar w:fldCharType="separate"/>
          </w:r>
          <w:r>
            <w:rPr>
              <w:noProof/>
            </w:rPr>
            <w:t>21</w:t>
          </w:r>
          <w:r>
            <w:rPr>
              <w:noProof/>
            </w:rPr>
            <w:fldChar w:fldCharType="end"/>
          </w:r>
        </w:p>
        <w:p w14:paraId="43E6A0AC" w14:textId="77777777" w:rsidR="00C07EDE" w:rsidRDefault="00C07EDE">
          <w:pPr>
            <w:pStyle w:val="Inhopg2"/>
            <w:tabs>
              <w:tab w:val="right" w:leader="dot" w:pos="9056"/>
            </w:tabs>
            <w:rPr>
              <w:rFonts w:asciiTheme="minorHAnsi" w:hAnsiTheme="minorHAnsi"/>
              <w:smallCaps w:val="0"/>
              <w:noProof/>
              <w:sz w:val="24"/>
              <w:szCs w:val="24"/>
              <w:lang w:eastAsia="ja-JP"/>
            </w:rPr>
          </w:pPr>
          <w:r w:rsidRPr="002F79B2">
            <w:rPr>
              <w:noProof/>
              <w:lang w:val="en-GB"/>
            </w:rPr>
            <w:t>First test run</w:t>
          </w:r>
          <w:r>
            <w:rPr>
              <w:noProof/>
            </w:rPr>
            <w:tab/>
          </w:r>
          <w:r>
            <w:rPr>
              <w:noProof/>
            </w:rPr>
            <w:fldChar w:fldCharType="begin"/>
          </w:r>
          <w:r>
            <w:rPr>
              <w:noProof/>
            </w:rPr>
            <w:instrText xml:space="preserve"> PAGEREF _Toc261813396 \h </w:instrText>
          </w:r>
          <w:r>
            <w:rPr>
              <w:noProof/>
            </w:rPr>
          </w:r>
          <w:r>
            <w:rPr>
              <w:noProof/>
            </w:rPr>
            <w:fldChar w:fldCharType="separate"/>
          </w:r>
          <w:r>
            <w:rPr>
              <w:noProof/>
            </w:rPr>
            <w:t>21</w:t>
          </w:r>
          <w:r>
            <w:rPr>
              <w:noProof/>
            </w:rPr>
            <w:fldChar w:fldCharType="end"/>
          </w:r>
        </w:p>
        <w:p w14:paraId="01AEB7DC" w14:textId="77777777" w:rsidR="00C07EDE" w:rsidRDefault="00C07EDE">
          <w:pPr>
            <w:pStyle w:val="Inhopg3"/>
            <w:tabs>
              <w:tab w:val="right" w:leader="dot" w:pos="9056"/>
            </w:tabs>
            <w:rPr>
              <w:rFonts w:asciiTheme="minorHAnsi" w:hAnsiTheme="minorHAnsi"/>
              <w:noProof/>
              <w:lang w:eastAsia="ja-JP"/>
            </w:rPr>
          </w:pPr>
          <w:r w:rsidRPr="002F79B2">
            <w:rPr>
              <w:noProof/>
              <w:lang w:val="en-GB"/>
            </w:rPr>
            <w:t xml:space="preserve">Section </w:t>
          </w:r>
          <w:r w:rsidRPr="002F79B2">
            <w:rPr>
              <w:i/>
              <w:noProof/>
              <w:lang w:val="en-GB"/>
            </w:rPr>
            <w:t>Barbata</w:t>
          </w:r>
          <w:r>
            <w:rPr>
              <w:noProof/>
            </w:rPr>
            <w:tab/>
          </w:r>
          <w:r>
            <w:rPr>
              <w:noProof/>
            </w:rPr>
            <w:fldChar w:fldCharType="begin"/>
          </w:r>
          <w:r>
            <w:rPr>
              <w:noProof/>
            </w:rPr>
            <w:instrText xml:space="preserve"> PAGEREF _Toc261813397 \h </w:instrText>
          </w:r>
          <w:r>
            <w:rPr>
              <w:noProof/>
            </w:rPr>
          </w:r>
          <w:r>
            <w:rPr>
              <w:noProof/>
            </w:rPr>
            <w:fldChar w:fldCharType="separate"/>
          </w:r>
          <w:r>
            <w:rPr>
              <w:noProof/>
            </w:rPr>
            <w:t>22</w:t>
          </w:r>
          <w:r>
            <w:rPr>
              <w:noProof/>
            </w:rPr>
            <w:fldChar w:fldCharType="end"/>
          </w:r>
        </w:p>
        <w:p w14:paraId="26D03071" w14:textId="77777777" w:rsidR="00C07EDE" w:rsidRDefault="00C07EDE">
          <w:pPr>
            <w:pStyle w:val="Inhopg3"/>
            <w:tabs>
              <w:tab w:val="right" w:leader="dot" w:pos="9056"/>
            </w:tabs>
            <w:rPr>
              <w:rFonts w:asciiTheme="minorHAnsi" w:hAnsiTheme="minorHAnsi"/>
              <w:noProof/>
              <w:lang w:eastAsia="ja-JP"/>
            </w:rPr>
          </w:pPr>
          <w:r w:rsidRPr="002F79B2">
            <w:rPr>
              <w:noProof/>
              <w:lang w:val="en-GB"/>
            </w:rPr>
            <w:t xml:space="preserve">Section </w:t>
          </w:r>
          <w:r w:rsidRPr="002F79B2">
            <w:rPr>
              <w:i/>
              <w:noProof/>
              <w:lang w:val="en-GB"/>
            </w:rPr>
            <w:t>Brachypetalum</w:t>
          </w:r>
          <w:r>
            <w:rPr>
              <w:noProof/>
            </w:rPr>
            <w:tab/>
          </w:r>
          <w:r>
            <w:rPr>
              <w:noProof/>
            </w:rPr>
            <w:fldChar w:fldCharType="begin"/>
          </w:r>
          <w:r>
            <w:rPr>
              <w:noProof/>
            </w:rPr>
            <w:instrText xml:space="preserve"> PAGEREF _Toc261813398 \h </w:instrText>
          </w:r>
          <w:r>
            <w:rPr>
              <w:noProof/>
            </w:rPr>
          </w:r>
          <w:r>
            <w:rPr>
              <w:noProof/>
            </w:rPr>
            <w:fldChar w:fldCharType="separate"/>
          </w:r>
          <w:r>
            <w:rPr>
              <w:noProof/>
            </w:rPr>
            <w:t>22</w:t>
          </w:r>
          <w:r>
            <w:rPr>
              <w:noProof/>
            </w:rPr>
            <w:fldChar w:fldCharType="end"/>
          </w:r>
        </w:p>
        <w:p w14:paraId="1BDF1767" w14:textId="77777777" w:rsidR="00C07EDE" w:rsidRDefault="00C07EDE">
          <w:pPr>
            <w:pStyle w:val="Inhopg3"/>
            <w:tabs>
              <w:tab w:val="right" w:leader="dot" w:pos="9056"/>
            </w:tabs>
            <w:rPr>
              <w:rFonts w:asciiTheme="minorHAnsi" w:hAnsiTheme="minorHAnsi"/>
              <w:noProof/>
              <w:lang w:eastAsia="ja-JP"/>
            </w:rPr>
          </w:pPr>
          <w:r w:rsidRPr="002F79B2">
            <w:rPr>
              <w:noProof/>
              <w:lang w:val="en-GB"/>
            </w:rPr>
            <w:t>Section</w:t>
          </w:r>
          <w:r w:rsidRPr="002F79B2">
            <w:rPr>
              <w:i/>
              <w:noProof/>
              <w:lang w:val="en-GB"/>
            </w:rPr>
            <w:t xml:space="preserve"> Coryopedilum</w:t>
          </w:r>
          <w:r>
            <w:rPr>
              <w:noProof/>
            </w:rPr>
            <w:tab/>
          </w:r>
          <w:r>
            <w:rPr>
              <w:noProof/>
            </w:rPr>
            <w:fldChar w:fldCharType="begin"/>
          </w:r>
          <w:r>
            <w:rPr>
              <w:noProof/>
            </w:rPr>
            <w:instrText xml:space="preserve"> PAGEREF _Toc261813399 \h </w:instrText>
          </w:r>
          <w:r>
            <w:rPr>
              <w:noProof/>
            </w:rPr>
          </w:r>
          <w:r>
            <w:rPr>
              <w:noProof/>
            </w:rPr>
            <w:fldChar w:fldCharType="separate"/>
          </w:r>
          <w:r>
            <w:rPr>
              <w:noProof/>
            </w:rPr>
            <w:t>22</w:t>
          </w:r>
          <w:r>
            <w:rPr>
              <w:noProof/>
            </w:rPr>
            <w:fldChar w:fldCharType="end"/>
          </w:r>
        </w:p>
        <w:p w14:paraId="5891854F" w14:textId="77777777" w:rsidR="00C07EDE" w:rsidRDefault="00C07EDE">
          <w:pPr>
            <w:pStyle w:val="Inhopg3"/>
            <w:tabs>
              <w:tab w:val="right" w:leader="dot" w:pos="9056"/>
            </w:tabs>
            <w:rPr>
              <w:rFonts w:asciiTheme="minorHAnsi" w:hAnsiTheme="minorHAnsi"/>
              <w:noProof/>
              <w:lang w:eastAsia="ja-JP"/>
            </w:rPr>
          </w:pPr>
          <w:r w:rsidRPr="002F79B2">
            <w:rPr>
              <w:noProof/>
              <w:lang w:val="en-GB"/>
            </w:rPr>
            <w:t xml:space="preserve">Section </w:t>
          </w:r>
          <w:r w:rsidRPr="002F79B2">
            <w:rPr>
              <w:i/>
              <w:noProof/>
              <w:lang w:val="en-GB"/>
            </w:rPr>
            <w:t>Parvisepalum</w:t>
          </w:r>
          <w:r>
            <w:rPr>
              <w:noProof/>
            </w:rPr>
            <w:tab/>
          </w:r>
          <w:r>
            <w:rPr>
              <w:noProof/>
            </w:rPr>
            <w:fldChar w:fldCharType="begin"/>
          </w:r>
          <w:r>
            <w:rPr>
              <w:noProof/>
            </w:rPr>
            <w:instrText xml:space="preserve"> PAGEREF _Toc261813400 \h </w:instrText>
          </w:r>
          <w:r>
            <w:rPr>
              <w:noProof/>
            </w:rPr>
          </w:r>
          <w:r>
            <w:rPr>
              <w:noProof/>
            </w:rPr>
            <w:fldChar w:fldCharType="separate"/>
          </w:r>
          <w:r>
            <w:rPr>
              <w:noProof/>
            </w:rPr>
            <w:t>22</w:t>
          </w:r>
          <w:r>
            <w:rPr>
              <w:noProof/>
            </w:rPr>
            <w:fldChar w:fldCharType="end"/>
          </w:r>
        </w:p>
        <w:p w14:paraId="61B41F0F" w14:textId="77777777" w:rsidR="00C07EDE" w:rsidRDefault="00C07EDE">
          <w:pPr>
            <w:pStyle w:val="Inhopg3"/>
            <w:tabs>
              <w:tab w:val="right" w:leader="dot" w:pos="9056"/>
            </w:tabs>
            <w:rPr>
              <w:rFonts w:asciiTheme="minorHAnsi" w:hAnsiTheme="minorHAnsi"/>
              <w:noProof/>
              <w:lang w:eastAsia="ja-JP"/>
            </w:rPr>
          </w:pPr>
          <w:r w:rsidRPr="002F79B2">
            <w:rPr>
              <w:noProof/>
              <w:lang w:val="en-GB"/>
            </w:rPr>
            <w:t xml:space="preserve">Hybrids of species from sections </w:t>
          </w:r>
          <w:r w:rsidRPr="002F79B2">
            <w:rPr>
              <w:i/>
              <w:noProof/>
              <w:lang w:val="en-GB"/>
            </w:rPr>
            <w:t>Parvisepalum</w:t>
          </w:r>
          <w:r w:rsidRPr="002F79B2">
            <w:rPr>
              <w:noProof/>
              <w:lang w:val="en-GB"/>
            </w:rPr>
            <w:t xml:space="preserve"> and </w:t>
          </w:r>
          <w:r w:rsidRPr="002F79B2">
            <w:rPr>
              <w:i/>
              <w:noProof/>
              <w:lang w:val="en-GB"/>
            </w:rPr>
            <w:t>Brachypetalum</w:t>
          </w:r>
          <w:r>
            <w:rPr>
              <w:noProof/>
            </w:rPr>
            <w:tab/>
          </w:r>
          <w:r>
            <w:rPr>
              <w:noProof/>
            </w:rPr>
            <w:fldChar w:fldCharType="begin"/>
          </w:r>
          <w:r>
            <w:rPr>
              <w:noProof/>
            </w:rPr>
            <w:instrText xml:space="preserve"> PAGEREF _Toc261813401 \h </w:instrText>
          </w:r>
          <w:r>
            <w:rPr>
              <w:noProof/>
            </w:rPr>
          </w:r>
          <w:r>
            <w:rPr>
              <w:noProof/>
            </w:rPr>
            <w:fldChar w:fldCharType="separate"/>
          </w:r>
          <w:r>
            <w:rPr>
              <w:noProof/>
            </w:rPr>
            <w:t>23</w:t>
          </w:r>
          <w:r>
            <w:rPr>
              <w:noProof/>
            </w:rPr>
            <w:fldChar w:fldCharType="end"/>
          </w:r>
        </w:p>
        <w:p w14:paraId="561869D9" w14:textId="77777777" w:rsidR="00C07EDE" w:rsidRDefault="00C07EDE">
          <w:pPr>
            <w:pStyle w:val="Inhopg2"/>
            <w:tabs>
              <w:tab w:val="right" w:leader="dot" w:pos="9056"/>
            </w:tabs>
            <w:rPr>
              <w:rFonts w:asciiTheme="minorHAnsi" w:hAnsiTheme="minorHAnsi"/>
              <w:smallCaps w:val="0"/>
              <w:noProof/>
              <w:sz w:val="24"/>
              <w:szCs w:val="24"/>
              <w:lang w:eastAsia="ja-JP"/>
            </w:rPr>
          </w:pPr>
          <w:r w:rsidRPr="002F79B2">
            <w:rPr>
              <w:noProof/>
              <w:lang w:val="en-GB"/>
            </w:rPr>
            <w:t>Characteristic research</w:t>
          </w:r>
          <w:r>
            <w:rPr>
              <w:noProof/>
            </w:rPr>
            <w:tab/>
          </w:r>
          <w:r>
            <w:rPr>
              <w:noProof/>
            </w:rPr>
            <w:fldChar w:fldCharType="begin"/>
          </w:r>
          <w:r>
            <w:rPr>
              <w:noProof/>
            </w:rPr>
            <w:instrText xml:space="preserve"> PAGEREF _Toc261813402 \h </w:instrText>
          </w:r>
          <w:r>
            <w:rPr>
              <w:noProof/>
            </w:rPr>
          </w:r>
          <w:r>
            <w:rPr>
              <w:noProof/>
            </w:rPr>
            <w:fldChar w:fldCharType="separate"/>
          </w:r>
          <w:r>
            <w:rPr>
              <w:noProof/>
            </w:rPr>
            <w:t>23</w:t>
          </w:r>
          <w:r>
            <w:rPr>
              <w:noProof/>
            </w:rPr>
            <w:fldChar w:fldCharType="end"/>
          </w:r>
        </w:p>
        <w:p w14:paraId="01A19D27" w14:textId="77777777" w:rsidR="00C07EDE" w:rsidRDefault="00C07EDE">
          <w:pPr>
            <w:pStyle w:val="Inhopg2"/>
            <w:tabs>
              <w:tab w:val="right" w:leader="dot" w:pos="9056"/>
            </w:tabs>
            <w:rPr>
              <w:rFonts w:asciiTheme="minorHAnsi" w:hAnsiTheme="minorHAnsi"/>
              <w:smallCaps w:val="0"/>
              <w:noProof/>
              <w:sz w:val="24"/>
              <w:szCs w:val="24"/>
              <w:lang w:eastAsia="ja-JP"/>
            </w:rPr>
          </w:pPr>
          <w:r w:rsidRPr="002F79B2">
            <w:rPr>
              <w:noProof/>
              <w:lang w:val="en-GB"/>
            </w:rPr>
            <w:t>Second test run</w:t>
          </w:r>
          <w:r>
            <w:rPr>
              <w:noProof/>
            </w:rPr>
            <w:tab/>
          </w:r>
          <w:r>
            <w:rPr>
              <w:noProof/>
            </w:rPr>
            <w:fldChar w:fldCharType="begin"/>
          </w:r>
          <w:r>
            <w:rPr>
              <w:noProof/>
            </w:rPr>
            <w:instrText xml:space="preserve"> PAGEREF _Toc261813403 \h </w:instrText>
          </w:r>
          <w:r>
            <w:rPr>
              <w:noProof/>
            </w:rPr>
          </w:r>
          <w:r>
            <w:rPr>
              <w:noProof/>
            </w:rPr>
            <w:fldChar w:fldCharType="separate"/>
          </w:r>
          <w:r>
            <w:rPr>
              <w:noProof/>
            </w:rPr>
            <w:t>23</w:t>
          </w:r>
          <w:r>
            <w:rPr>
              <w:noProof/>
            </w:rPr>
            <w:fldChar w:fldCharType="end"/>
          </w:r>
        </w:p>
        <w:p w14:paraId="30168330" w14:textId="77777777" w:rsidR="00C07EDE" w:rsidRDefault="00C07EDE">
          <w:pPr>
            <w:pStyle w:val="Inhopg3"/>
            <w:tabs>
              <w:tab w:val="right" w:leader="dot" w:pos="9056"/>
            </w:tabs>
            <w:rPr>
              <w:rFonts w:asciiTheme="minorHAnsi" w:hAnsiTheme="minorHAnsi"/>
              <w:noProof/>
              <w:lang w:eastAsia="ja-JP"/>
            </w:rPr>
          </w:pPr>
          <w:r w:rsidRPr="002F79B2">
            <w:rPr>
              <w:noProof/>
              <w:lang w:val="en-GB"/>
            </w:rPr>
            <w:t>Section</w:t>
          </w:r>
          <w:r w:rsidRPr="002F79B2">
            <w:rPr>
              <w:i/>
              <w:noProof/>
              <w:lang w:val="en-GB"/>
            </w:rPr>
            <w:t xml:space="preserve"> Barbata</w:t>
          </w:r>
          <w:r>
            <w:rPr>
              <w:noProof/>
            </w:rPr>
            <w:tab/>
          </w:r>
          <w:r>
            <w:rPr>
              <w:noProof/>
            </w:rPr>
            <w:fldChar w:fldCharType="begin"/>
          </w:r>
          <w:r>
            <w:rPr>
              <w:noProof/>
            </w:rPr>
            <w:instrText xml:space="preserve"> PAGEREF _Toc261813404 \h </w:instrText>
          </w:r>
          <w:r>
            <w:rPr>
              <w:noProof/>
            </w:rPr>
          </w:r>
          <w:r>
            <w:rPr>
              <w:noProof/>
            </w:rPr>
            <w:fldChar w:fldCharType="separate"/>
          </w:r>
          <w:r>
            <w:rPr>
              <w:noProof/>
            </w:rPr>
            <w:t>24</w:t>
          </w:r>
          <w:r>
            <w:rPr>
              <w:noProof/>
            </w:rPr>
            <w:fldChar w:fldCharType="end"/>
          </w:r>
        </w:p>
        <w:p w14:paraId="6AB38DBF" w14:textId="77777777" w:rsidR="00C07EDE" w:rsidRDefault="00C07EDE">
          <w:pPr>
            <w:pStyle w:val="Inhopg3"/>
            <w:tabs>
              <w:tab w:val="right" w:leader="dot" w:pos="9056"/>
            </w:tabs>
            <w:rPr>
              <w:rFonts w:asciiTheme="minorHAnsi" w:hAnsiTheme="minorHAnsi"/>
              <w:noProof/>
              <w:lang w:eastAsia="ja-JP"/>
            </w:rPr>
          </w:pPr>
          <w:r w:rsidRPr="002F79B2">
            <w:rPr>
              <w:noProof/>
              <w:lang w:val="en-GB"/>
            </w:rPr>
            <w:t>Section</w:t>
          </w:r>
          <w:r w:rsidRPr="002F79B2">
            <w:rPr>
              <w:i/>
              <w:noProof/>
              <w:lang w:val="en-GB"/>
            </w:rPr>
            <w:t xml:space="preserve"> Brachypetalum</w:t>
          </w:r>
          <w:r>
            <w:rPr>
              <w:noProof/>
            </w:rPr>
            <w:tab/>
          </w:r>
          <w:r>
            <w:rPr>
              <w:noProof/>
            </w:rPr>
            <w:fldChar w:fldCharType="begin"/>
          </w:r>
          <w:r>
            <w:rPr>
              <w:noProof/>
            </w:rPr>
            <w:instrText xml:space="preserve"> PAGEREF _Toc261813405 \h </w:instrText>
          </w:r>
          <w:r>
            <w:rPr>
              <w:noProof/>
            </w:rPr>
          </w:r>
          <w:r>
            <w:rPr>
              <w:noProof/>
            </w:rPr>
            <w:fldChar w:fldCharType="separate"/>
          </w:r>
          <w:r>
            <w:rPr>
              <w:noProof/>
            </w:rPr>
            <w:t>24</w:t>
          </w:r>
          <w:r>
            <w:rPr>
              <w:noProof/>
            </w:rPr>
            <w:fldChar w:fldCharType="end"/>
          </w:r>
        </w:p>
        <w:p w14:paraId="0551BE68" w14:textId="77777777" w:rsidR="00C07EDE" w:rsidRDefault="00C07EDE">
          <w:pPr>
            <w:pStyle w:val="Inhopg3"/>
            <w:tabs>
              <w:tab w:val="right" w:leader="dot" w:pos="9056"/>
            </w:tabs>
            <w:rPr>
              <w:rFonts w:asciiTheme="minorHAnsi" w:hAnsiTheme="minorHAnsi"/>
              <w:noProof/>
              <w:lang w:eastAsia="ja-JP"/>
            </w:rPr>
          </w:pPr>
          <w:r w:rsidRPr="002F79B2">
            <w:rPr>
              <w:noProof/>
              <w:lang w:val="en-GB"/>
            </w:rPr>
            <w:t>Section</w:t>
          </w:r>
          <w:r w:rsidRPr="002F79B2">
            <w:rPr>
              <w:i/>
              <w:noProof/>
              <w:lang w:val="en-GB"/>
            </w:rPr>
            <w:t xml:space="preserve"> Coryopedilum</w:t>
          </w:r>
          <w:r>
            <w:rPr>
              <w:noProof/>
            </w:rPr>
            <w:tab/>
          </w:r>
          <w:r>
            <w:rPr>
              <w:noProof/>
            </w:rPr>
            <w:fldChar w:fldCharType="begin"/>
          </w:r>
          <w:r>
            <w:rPr>
              <w:noProof/>
            </w:rPr>
            <w:instrText xml:space="preserve"> PAGEREF _Toc261813406 \h </w:instrText>
          </w:r>
          <w:r>
            <w:rPr>
              <w:noProof/>
            </w:rPr>
          </w:r>
          <w:r>
            <w:rPr>
              <w:noProof/>
            </w:rPr>
            <w:fldChar w:fldCharType="separate"/>
          </w:r>
          <w:r>
            <w:rPr>
              <w:noProof/>
            </w:rPr>
            <w:t>24</w:t>
          </w:r>
          <w:r>
            <w:rPr>
              <w:noProof/>
            </w:rPr>
            <w:fldChar w:fldCharType="end"/>
          </w:r>
        </w:p>
        <w:p w14:paraId="2C0247B1" w14:textId="77777777" w:rsidR="00C07EDE" w:rsidRDefault="00C07EDE">
          <w:pPr>
            <w:pStyle w:val="Inhopg3"/>
            <w:tabs>
              <w:tab w:val="right" w:leader="dot" w:pos="9056"/>
            </w:tabs>
            <w:rPr>
              <w:rFonts w:asciiTheme="minorHAnsi" w:hAnsiTheme="minorHAnsi"/>
              <w:noProof/>
              <w:lang w:eastAsia="ja-JP"/>
            </w:rPr>
          </w:pPr>
          <w:r w:rsidRPr="002F79B2">
            <w:rPr>
              <w:noProof/>
              <w:lang w:val="en-GB"/>
            </w:rPr>
            <w:t>Section</w:t>
          </w:r>
          <w:r w:rsidRPr="002F79B2">
            <w:rPr>
              <w:i/>
              <w:noProof/>
              <w:lang w:val="en-GB"/>
            </w:rPr>
            <w:t xml:space="preserve"> Parvisepalum</w:t>
          </w:r>
          <w:r>
            <w:rPr>
              <w:noProof/>
            </w:rPr>
            <w:tab/>
          </w:r>
          <w:r>
            <w:rPr>
              <w:noProof/>
            </w:rPr>
            <w:fldChar w:fldCharType="begin"/>
          </w:r>
          <w:r>
            <w:rPr>
              <w:noProof/>
            </w:rPr>
            <w:instrText xml:space="preserve"> PAGEREF _Toc261813407 \h </w:instrText>
          </w:r>
          <w:r>
            <w:rPr>
              <w:noProof/>
            </w:rPr>
          </w:r>
          <w:r>
            <w:rPr>
              <w:noProof/>
            </w:rPr>
            <w:fldChar w:fldCharType="separate"/>
          </w:r>
          <w:r>
            <w:rPr>
              <w:noProof/>
            </w:rPr>
            <w:t>24</w:t>
          </w:r>
          <w:r>
            <w:rPr>
              <w:noProof/>
            </w:rPr>
            <w:fldChar w:fldCharType="end"/>
          </w:r>
        </w:p>
        <w:p w14:paraId="6E8515B5" w14:textId="77777777" w:rsidR="00C07EDE" w:rsidRDefault="00C07EDE">
          <w:pPr>
            <w:pStyle w:val="Inhopg3"/>
            <w:tabs>
              <w:tab w:val="right" w:leader="dot" w:pos="9056"/>
            </w:tabs>
            <w:rPr>
              <w:rFonts w:asciiTheme="minorHAnsi" w:hAnsiTheme="minorHAnsi"/>
              <w:noProof/>
              <w:lang w:eastAsia="ja-JP"/>
            </w:rPr>
          </w:pPr>
          <w:r w:rsidRPr="002F79B2">
            <w:rPr>
              <w:noProof/>
              <w:lang w:val="en-GB"/>
            </w:rPr>
            <w:t xml:space="preserve">Hybrids of </w:t>
          </w:r>
          <w:r w:rsidRPr="002F79B2">
            <w:rPr>
              <w:i/>
              <w:noProof/>
              <w:lang w:val="en-GB"/>
            </w:rPr>
            <w:t>Parvisepalum</w:t>
          </w:r>
          <w:r w:rsidRPr="002F79B2">
            <w:rPr>
              <w:noProof/>
              <w:lang w:val="en-GB"/>
            </w:rPr>
            <w:t xml:space="preserve"> and </w:t>
          </w:r>
          <w:r w:rsidRPr="002F79B2">
            <w:rPr>
              <w:i/>
              <w:noProof/>
              <w:lang w:val="en-GB"/>
            </w:rPr>
            <w:t>Brachypetalum</w:t>
          </w:r>
          <w:r>
            <w:rPr>
              <w:noProof/>
            </w:rPr>
            <w:tab/>
          </w:r>
          <w:r>
            <w:rPr>
              <w:noProof/>
            </w:rPr>
            <w:fldChar w:fldCharType="begin"/>
          </w:r>
          <w:r>
            <w:rPr>
              <w:noProof/>
            </w:rPr>
            <w:instrText xml:space="preserve"> PAGEREF _Toc261813408 \h </w:instrText>
          </w:r>
          <w:r>
            <w:rPr>
              <w:noProof/>
            </w:rPr>
          </w:r>
          <w:r>
            <w:rPr>
              <w:noProof/>
            </w:rPr>
            <w:fldChar w:fldCharType="separate"/>
          </w:r>
          <w:r>
            <w:rPr>
              <w:noProof/>
            </w:rPr>
            <w:t>24</w:t>
          </w:r>
          <w:r>
            <w:rPr>
              <w:noProof/>
            </w:rPr>
            <w:fldChar w:fldCharType="end"/>
          </w:r>
        </w:p>
        <w:p w14:paraId="029EBABE" w14:textId="77777777" w:rsidR="00C07EDE" w:rsidRDefault="00C07EDE">
          <w:pPr>
            <w:pStyle w:val="Inhopg1"/>
            <w:tabs>
              <w:tab w:val="right" w:leader="dot" w:pos="9056"/>
            </w:tabs>
            <w:rPr>
              <w:rFonts w:asciiTheme="minorHAnsi" w:hAnsiTheme="minorHAnsi"/>
              <w:b w:val="0"/>
              <w:caps w:val="0"/>
              <w:noProof/>
              <w:sz w:val="24"/>
              <w:szCs w:val="24"/>
              <w:lang w:eastAsia="ja-JP"/>
            </w:rPr>
          </w:pPr>
          <w:r w:rsidRPr="002F79B2">
            <w:rPr>
              <w:noProof/>
              <w:lang w:val="en-GB"/>
            </w:rPr>
            <w:t>Discussion</w:t>
          </w:r>
          <w:r>
            <w:rPr>
              <w:noProof/>
            </w:rPr>
            <w:tab/>
          </w:r>
          <w:r>
            <w:rPr>
              <w:noProof/>
            </w:rPr>
            <w:fldChar w:fldCharType="begin"/>
          </w:r>
          <w:r>
            <w:rPr>
              <w:noProof/>
            </w:rPr>
            <w:instrText xml:space="preserve"> PAGEREF _Toc261813409 \h </w:instrText>
          </w:r>
          <w:r>
            <w:rPr>
              <w:noProof/>
            </w:rPr>
          </w:r>
          <w:r>
            <w:rPr>
              <w:noProof/>
            </w:rPr>
            <w:fldChar w:fldCharType="separate"/>
          </w:r>
          <w:r>
            <w:rPr>
              <w:noProof/>
            </w:rPr>
            <w:t>25</w:t>
          </w:r>
          <w:r>
            <w:rPr>
              <w:noProof/>
            </w:rPr>
            <w:fldChar w:fldCharType="end"/>
          </w:r>
        </w:p>
        <w:p w14:paraId="1E6EB36A" w14:textId="77777777" w:rsidR="00C07EDE" w:rsidRDefault="00C07EDE">
          <w:pPr>
            <w:pStyle w:val="Inhopg2"/>
            <w:tabs>
              <w:tab w:val="right" w:leader="dot" w:pos="9056"/>
            </w:tabs>
            <w:rPr>
              <w:rFonts w:asciiTheme="minorHAnsi" w:hAnsiTheme="minorHAnsi"/>
              <w:smallCaps w:val="0"/>
              <w:noProof/>
              <w:sz w:val="24"/>
              <w:szCs w:val="24"/>
              <w:lang w:eastAsia="ja-JP"/>
            </w:rPr>
          </w:pPr>
          <w:r w:rsidRPr="002F79B2">
            <w:rPr>
              <w:noProof/>
              <w:lang w:val="en-GB"/>
            </w:rPr>
            <w:t>Tubers</w:t>
          </w:r>
          <w:r>
            <w:rPr>
              <w:noProof/>
            </w:rPr>
            <w:tab/>
          </w:r>
          <w:r>
            <w:rPr>
              <w:noProof/>
            </w:rPr>
            <w:fldChar w:fldCharType="begin"/>
          </w:r>
          <w:r>
            <w:rPr>
              <w:noProof/>
            </w:rPr>
            <w:instrText xml:space="preserve"> PAGEREF _Toc261813410 \h </w:instrText>
          </w:r>
          <w:r>
            <w:rPr>
              <w:noProof/>
            </w:rPr>
          </w:r>
          <w:r>
            <w:rPr>
              <w:noProof/>
            </w:rPr>
            <w:fldChar w:fldCharType="separate"/>
          </w:r>
          <w:r>
            <w:rPr>
              <w:noProof/>
            </w:rPr>
            <w:t>25</w:t>
          </w:r>
          <w:r>
            <w:rPr>
              <w:noProof/>
            </w:rPr>
            <w:fldChar w:fldCharType="end"/>
          </w:r>
        </w:p>
        <w:p w14:paraId="17E59951" w14:textId="77777777" w:rsidR="00C07EDE" w:rsidRDefault="00C07EDE">
          <w:pPr>
            <w:pStyle w:val="Inhopg2"/>
            <w:tabs>
              <w:tab w:val="right" w:leader="dot" w:pos="9056"/>
            </w:tabs>
            <w:rPr>
              <w:rFonts w:asciiTheme="minorHAnsi" w:hAnsiTheme="minorHAnsi"/>
              <w:smallCaps w:val="0"/>
              <w:noProof/>
              <w:sz w:val="24"/>
              <w:szCs w:val="24"/>
              <w:lang w:eastAsia="ja-JP"/>
            </w:rPr>
          </w:pPr>
          <w:r w:rsidRPr="002F79B2">
            <w:rPr>
              <w:noProof/>
              <w:lang w:val="en-GB"/>
            </w:rPr>
            <w:lastRenderedPageBreak/>
            <w:t>Slipper orchids</w:t>
          </w:r>
          <w:r>
            <w:rPr>
              <w:noProof/>
            </w:rPr>
            <w:tab/>
          </w:r>
          <w:r>
            <w:rPr>
              <w:noProof/>
            </w:rPr>
            <w:fldChar w:fldCharType="begin"/>
          </w:r>
          <w:r>
            <w:rPr>
              <w:noProof/>
            </w:rPr>
            <w:instrText xml:space="preserve"> PAGEREF _Toc261813411 \h </w:instrText>
          </w:r>
          <w:r>
            <w:rPr>
              <w:noProof/>
            </w:rPr>
          </w:r>
          <w:r>
            <w:rPr>
              <w:noProof/>
            </w:rPr>
            <w:fldChar w:fldCharType="separate"/>
          </w:r>
          <w:r>
            <w:rPr>
              <w:noProof/>
            </w:rPr>
            <w:t>25</w:t>
          </w:r>
          <w:r>
            <w:rPr>
              <w:noProof/>
            </w:rPr>
            <w:fldChar w:fldCharType="end"/>
          </w:r>
        </w:p>
        <w:p w14:paraId="5E377E8F" w14:textId="77777777" w:rsidR="00C07EDE" w:rsidRDefault="00C07EDE">
          <w:pPr>
            <w:pStyle w:val="Inhopg2"/>
            <w:tabs>
              <w:tab w:val="right" w:leader="dot" w:pos="9056"/>
            </w:tabs>
            <w:rPr>
              <w:rFonts w:asciiTheme="minorHAnsi" w:hAnsiTheme="minorHAnsi"/>
              <w:smallCaps w:val="0"/>
              <w:noProof/>
              <w:sz w:val="24"/>
              <w:szCs w:val="24"/>
              <w:lang w:eastAsia="ja-JP"/>
            </w:rPr>
          </w:pPr>
          <w:r w:rsidRPr="002F79B2">
            <w:rPr>
              <w:noProof/>
              <w:lang w:val="en-GB"/>
            </w:rPr>
            <w:t>Training networks</w:t>
          </w:r>
          <w:r>
            <w:rPr>
              <w:noProof/>
            </w:rPr>
            <w:tab/>
          </w:r>
          <w:r>
            <w:rPr>
              <w:noProof/>
            </w:rPr>
            <w:fldChar w:fldCharType="begin"/>
          </w:r>
          <w:r>
            <w:rPr>
              <w:noProof/>
            </w:rPr>
            <w:instrText xml:space="preserve"> PAGEREF _Toc261813412 \h </w:instrText>
          </w:r>
          <w:r>
            <w:rPr>
              <w:noProof/>
            </w:rPr>
          </w:r>
          <w:r>
            <w:rPr>
              <w:noProof/>
            </w:rPr>
            <w:fldChar w:fldCharType="separate"/>
          </w:r>
          <w:r>
            <w:rPr>
              <w:noProof/>
            </w:rPr>
            <w:t>25</w:t>
          </w:r>
          <w:r>
            <w:rPr>
              <w:noProof/>
            </w:rPr>
            <w:fldChar w:fldCharType="end"/>
          </w:r>
        </w:p>
        <w:p w14:paraId="11FF0E64" w14:textId="77777777" w:rsidR="00C07EDE" w:rsidRDefault="00C07EDE">
          <w:pPr>
            <w:pStyle w:val="Inhopg1"/>
            <w:tabs>
              <w:tab w:val="right" w:leader="dot" w:pos="9056"/>
            </w:tabs>
            <w:rPr>
              <w:rFonts w:asciiTheme="minorHAnsi" w:hAnsiTheme="minorHAnsi"/>
              <w:b w:val="0"/>
              <w:caps w:val="0"/>
              <w:noProof/>
              <w:sz w:val="24"/>
              <w:szCs w:val="24"/>
              <w:lang w:eastAsia="ja-JP"/>
            </w:rPr>
          </w:pPr>
          <w:r w:rsidRPr="002F79B2">
            <w:rPr>
              <w:noProof/>
              <w:lang w:val="en-GB"/>
            </w:rPr>
            <w:t>Conclusions</w:t>
          </w:r>
          <w:r>
            <w:rPr>
              <w:noProof/>
            </w:rPr>
            <w:tab/>
          </w:r>
          <w:r>
            <w:rPr>
              <w:noProof/>
            </w:rPr>
            <w:fldChar w:fldCharType="begin"/>
          </w:r>
          <w:r>
            <w:rPr>
              <w:noProof/>
            </w:rPr>
            <w:instrText xml:space="preserve"> PAGEREF _Toc261813413 \h </w:instrText>
          </w:r>
          <w:r>
            <w:rPr>
              <w:noProof/>
            </w:rPr>
          </w:r>
          <w:r>
            <w:rPr>
              <w:noProof/>
            </w:rPr>
            <w:fldChar w:fldCharType="separate"/>
          </w:r>
          <w:r>
            <w:rPr>
              <w:noProof/>
            </w:rPr>
            <w:t>25</w:t>
          </w:r>
          <w:r>
            <w:rPr>
              <w:noProof/>
            </w:rPr>
            <w:fldChar w:fldCharType="end"/>
          </w:r>
        </w:p>
        <w:p w14:paraId="00D7CF06" w14:textId="77777777" w:rsidR="00C07EDE" w:rsidRDefault="00C07EDE">
          <w:pPr>
            <w:pStyle w:val="Inhopg2"/>
            <w:tabs>
              <w:tab w:val="right" w:leader="dot" w:pos="9056"/>
            </w:tabs>
            <w:rPr>
              <w:rFonts w:asciiTheme="minorHAnsi" w:hAnsiTheme="minorHAnsi"/>
              <w:smallCaps w:val="0"/>
              <w:noProof/>
              <w:sz w:val="24"/>
              <w:szCs w:val="24"/>
              <w:lang w:eastAsia="ja-JP"/>
            </w:rPr>
          </w:pPr>
          <w:r w:rsidRPr="002F79B2">
            <w:rPr>
              <w:noProof/>
              <w:lang w:val="en-GB"/>
            </w:rPr>
            <w:t>Classifying slipper orchids from pictures is possible</w:t>
          </w:r>
          <w:r>
            <w:rPr>
              <w:noProof/>
            </w:rPr>
            <w:tab/>
          </w:r>
          <w:r>
            <w:rPr>
              <w:noProof/>
            </w:rPr>
            <w:fldChar w:fldCharType="begin"/>
          </w:r>
          <w:r>
            <w:rPr>
              <w:noProof/>
            </w:rPr>
            <w:instrText xml:space="preserve"> PAGEREF _Toc261813414 \h </w:instrText>
          </w:r>
          <w:r>
            <w:rPr>
              <w:noProof/>
            </w:rPr>
          </w:r>
          <w:r>
            <w:rPr>
              <w:noProof/>
            </w:rPr>
            <w:fldChar w:fldCharType="separate"/>
          </w:r>
          <w:r>
            <w:rPr>
              <w:noProof/>
            </w:rPr>
            <w:t>25</w:t>
          </w:r>
          <w:r>
            <w:rPr>
              <w:noProof/>
            </w:rPr>
            <w:fldChar w:fldCharType="end"/>
          </w:r>
        </w:p>
        <w:p w14:paraId="722DD199" w14:textId="77777777" w:rsidR="00C07EDE" w:rsidRDefault="00C07EDE">
          <w:pPr>
            <w:pStyle w:val="Inhopg2"/>
            <w:tabs>
              <w:tab w:val="right" w:leader="dot" w:pos="9056"/>
            </w:tabs>
            <w:rPr>
              <w:rFonts w:asciiTheme="minorHAnsi" w:hAnsiTheme="minorHAnsi"/>
              <w:smallCaps w:val="0"/>
              <w:noProof/>
              <w:sz w:val="24"/>
              <w:szCs w:val="24"/>
              <w:lang w:eastAsia="ja-JP"/>
            </w:rPr>
          </w:pPr>
          <w:r w:rsidRPr="002F79B2">
            <w:rPr>
              <w:noProof/>
              <w:lang w:val="en-GB"/>
            </w:rPr>
            <w:t>Difference between well classifiable vs hard classifiable sections of slipper orchids</w:t>
          </w:r>
          <w:r>
            <w:rPr>
              <w:noProof/>
            </w:rPr>
            <w:tab/>
          </w:r>
          <w:r>
            <w:rPr>
              <w:noProof/>
            </w:rPr>
            <w:fldChar w:fldCharType="begin"/>
          </w:r>
          <w:r>
            <w:rPr>
              <w:noProof/>
            </w:rPr>
            <w:instrText xml:space="preserve"> PAGEREF _Toc261813415 \h </w:instrText>
          </w:r>
          <w:r>
            <w:rPr>
              <w:noProof/>
            </w:rPr>
          </w:r>
          <w:r>
            <w:rPr>
              <w:noProof/>
            </w:rPr>
            <w:fldChar w:fldCharType="separate"/>
          </w:r>
          <w:r>
            <w:rPr>
              <w:noProof/>
            </w:rPr>
            <w:t>25</w:t>
          </w:r>
          <w:r>
            <w:rPr>
              <w:noProof/>
            </w:rPr>
            <w:fldChar w:fldCharType="end"/>
          </w:r>
        </w:p>
        <w:p w14:paraId="62CED22B" w14:textId="77777777" w:rsidR="00C07EDE" w:rsidRDefault="00C07EDE">
          <w:pPr>
            <w:pStyle w:val="Inhopg1"/>
            <w:tabs>
              <w:tab w:val="right" w:leader="dot" w:pos="9056"/>
            </w:tabs>
            <w:rPr>
              <w:rFonts w:asciiTheme="minorHAnsi" w:hAnsiTheme="minorHAnsi"/>
              <w:b w:val="0"/>
              <w:caps w:val="0"/>
              <w:noProof/>
              <w:sz w:val="24"/>
              <w:szCs w:val="24"/>
              <w:lang w:eastAsia="ja-JP"/>
            </w:rPr>
          </w:pPr>
          <w:r w:rsidRPr="002F79B2">
            <w:rPr>
              <w:noProof/>
              <w:lang w:val="en-GB"/>
            </w:rPr>
            <w:t>Acknowledgements</w:t>
          </w:r>
          <w:r>
            <w:rPr>
              <w:noProof/>
            </w:rPr>
            <w:tab/>
          </w:r>
          <w:r>
            <w:rPr>
              <w:noProof/>
            </w:rPr>
            <w:fldChar w:fldCharType="begin"/>
          </w:r>
          <w:r>
            <w:rPr>
              <w:noProof/>
            </w:rPr>
            <w:instrText xml:space="preserve"> PAGEREF _Toc261813416 \h </w:instrText>
          </w:r>
          <w:r>
            <w:rPr>
              <w:noProof/>
            </w:rPr>
          </w:r>
          <w:r>
            <w:rPr>
              <w:noProof/>
            </w:rPr>
            <w:fldChar w:fldCharType="separate"/>
          </w:r>
          <w:r>
            <w:rPr>
              <w:noProof/>
            </w:rPr>
            <w:t>26</w:t>
          </w:r>
          <w:r>
            <w:rPr>
              <w:noProof/>
            </w:rPr>
            <w:fldChar w:fldCharType="end"/>
          </w:r>
        </w:p>
        <w:p w14:paraId="33619D1B" w14:textId="77777777" w:rsidR="00C07EDE" w:rsidRDefault="00C07EDE">
          <w:pPr>
            <w:pStyle w:val="Inhopg1"/>
            <w:tabs>
              <w:tab w:val="right" w:leader="dot" w:pos="9056"/>
            </w:tabs>
            <w:rPr>
              <w:rFonts w:asciiTheme="minorHAnsi" w:hAnsiTheme="minorHAnsi"/>
              <w:b w:val="0"/>
              <w:caps w:val="0"/>
              <w:noProof/>
              <w:sz w:val="24"/>
              <w:szCs w:val="24"/>
              <w:lang w:eastAsia="ja-JP"/>
            </w:rPr>
          </w:pPr>
          <w:r w:rsidRPr="002F79B2">
            <w:rPr>
              <w:noProof/>
              <w:lang w:val="en-GB"/>
            </w:rPr>
            <w:t>References</w:t>
          </w:r>
          <w:r>
            <w:rPr>
              <w:noProof/>
            </w:rPr>
            <w:tab/>
          </w:r>
          <w:r>
            <w:rPr>
              <w:noProof/>
            </w:rPr>
            <w:fldChar w:fldCharType="begin"/>
          </w:r>
          <w:r>
            <w:rPr>
              <w:noProof/>
            </w:rPr>
            <w:instrText xml:space="preserve"> PAGEREF _Toc261813417 \h </w:instrText>
          </w:r>
          <w:r>
            <w:rPr>
              <w:noProof/>
            </w:rPr>
          </w:r>
          <w:r>
            <w:rPr>
              <w:noProof/>
            </w:rPr>
            <w:fldChar w:fldCharType="separate"/>
          </w:r>
          <w:r>
            <w:rPr>
              <w:noProof/>
            </w:rPr>
            <w:t>26</w:t>
          </w:r>
          <w:r>
            <w:rPr>
              <w:noProof/>
            </w:rPr>
            <w:fldChar w:fldCharType="end"/>
          </w:r>
        </w:p>
        <w:p w14:paraId="42D4D459" w14:textId="77777777" w:rsidR="00C07EDE" w:rsidRDefault="00C07EDE">
          <w:pPr>
            <w:pStyle w:val="Inhopg1"/>
            <w:tabs>
              <w:tab w:val="right" w:leader="dot" w:pos="9056"/>
            </w:tabs>
            <w:rPr>
              <w:rFonts w:asciiTheme="minorHAnsi" w:hAnsiTheme="minorHAnsi"/>
              <w:b w:val="0"/>
              <w:caps w:val="0"/>
              <w:noProof/>
              <w:sz w:val="24"/>
              <w:szCs w:val="24"/>
              <w:lang w:eastAsia="ja-JP"/>
            </w:rPr>
          </w:pPr>
          <w:r w:rsidRPr="002F79B2">
            <w:rPr>
              <w:noProof/>
              <w:lang w:val="en-GB"/>
            </w:rPr>
            <w:t>Supplementaries</w:t>
          </w:r>
          <w:r>
            <w:rPr>
              <w:noProof/>
            </w:rPr>
            <w:tab/>
          </w:r>
          <w:r>
            <w:rPr>
              <w:noProof/>
            </w:rPr>
            <w:fldChar w:fldCharType="begin"/>
          </w:r>
          <w:r>
            <w:rPr>
              <w:noProof/>
            </w:rPr>
            <w:instrText xml:space="preserve"> PAGEREF _Toc261813418 \h </w:instrText>
          </w:r>
          <w:r>
            <w:rPr>
              <w:noProof/>
            </w:rPr>
          </w:r>
          <w:r>
            <w:rPr>
              <w:noProof/>
            </w:rPr>
            <w:fldChar w:fldCharType="separate"/>
          </w:r>
          <w:r>
            <w:rPr>
              <w:noProof/>
            </w:rPr>
            <w:t>28</w:t>
          </w:r>
          <w:r>
            <w:rPr>
              <w:noProof/>
            </w:rPr>
            <w:fldChar w:fldCharType="end"/>
          </w:r>
        </w:p>
        <w:p w14:paraId="79E3355E" w14:textId="77777777" w:rsidR="00C07EDE" w:rsidRDefault="00C07EDE">
          <w:pPr>
            <w:pStyle w:val="Inhopg2"/>
            <w:tabs>
              <w:tab w:val="left" w:pos="647"/>
              <w:tab w:val="right" w:leader="dot" w:pos="9056"/>
            </w:tabs>
            <w:rPr>
              <w:rFonts w:asciiTheme="minorHAnsi" w:hAnsiTheme="minorHAnsi"/>
              <w:smallCaps w:val="0"/>
              <w:noProof/>
              <w:sz w:val="24"/>
              <w:szCs w:val="24"/>
              <w:lang w:eastAsia="ja-JP"/>
            </w:rPr>
          </w:pPr>
          <w:r w:rsidRPr="002F79B2">
            <w:rPr>
              <w:noProof/>
              <w:lang w:val="en-GB"/>
            </w:rPr>
            <w:t>1.</w:t>
          </w:r>
          <w:r>
            <w:rPr>
              <w:rFonts w:asciiTheme="minorHAnsi" w:hAnsiTheme="minorHAnsi"/>
              <w:smallCaps w:val="0"/>
              <w:noProof/>
              <w:sz w:val="24"/>
              <w:szCs w:val="24"/>
              <w:lang w:eastAsia="ja-JP"/>
            </w:rPr>
            <w:tab/>
          </w:r>
          <w:r w:rsidRPr="002F79B2">
            <w:rPr>
              <w:noProof/>
              <w:lang w:val="en-GB"/>
            </w:rPr>
            <w:t>Input and output files</w:t>
          </w:r>
          <w:r>
            <w:rPr>
              <w:noProof/>
            </w:rPr>
            <w:tab/>
          </w:r>
          <w:r>
            <w:rPr>
              <w:noProof/>
            </w:rPr>
            <w:fldChar w:fldCharType="begin"/>
          </w:r>
          <w:r>
            <w:rPr>
              <w:noProof/>
            </w:rPr>
            <w:instrText xml:space="preserve"> PAGEREF _Toc261813419 \h </w:instrText>
          </w:r>
          <w:r>
            <w:rPr>
              <w:noProof/>
            </w:rPr>
          </w:r>
          <w:r>
            <w:rPr>
              <w:noProof/>
            </w:rPr>
            <w:fldChar w:fldCharType="separate"/>
          </w:r>
          <w:r>
            <w:rPr>
              <w:noProof/>
            </w:rPr>
            <w:t>28</w:t>
          </w:r>
          <w:r>
            <w:rPr>
              <w:noProof/>
            </w:rPr>
            <w:fldChar w:fldCharType="end"/>
          </w:r>
        </w:p>
        <w:p w14:paraId="1C834B97" w14:textId="77777777" w:rsidR="00C07EDE" w:rsidRDefault="00C07EDE">
          <w:pPr>
            <w:pStyle w:val="Inhopg3"/>
            <w:tabs>
              <w:tab w:val="left" w:pos="1084"/>
              <w:tab w:val="right" w:leader="dot" w:pos="9056"/>
            </w:tabs>
            <w:rPr>
              <w:rFonts w:asciiTheme="minorHAnsi" w:hAnsiTheme="minorHAnsi"/>
              <w:noProof/>
              <w:lang w:eastAsia="ja-JP"/>
            </w:rPr>
          </w:pPr>
          <w:r w:rsidRPr="002F79B2">
            <w:rPr>
              <w:noProof/>
              <w:lang w:val="en-GB"/>
            </w:rPr>
            <w:t>1.1.</w:t>
          </w:r>
          <w:r>
            <w:rPr>
              <w:rFonts w:asciiTheme="minorHAnsi" w:hAnsiTheme="minorHAnsi"/>
              <w:noProof/>
              <w:lang w:eastAsia="ja-JP"/>
            </w:rPr>
            <w:tab/>
          </w:r>
          <w:r w:rsidRPr="002F79B2">
            <w:rPr>
              <w:noProof/>
              <w:lang w:val="en-GB"/>
            </w:rPr>
            <w:t>Example of an xml file</w:t>
          </w:r>
          <w:r>
            <w:rPr>
              <w:noProof/>
            </w:rPr>
            <w:tab/>
          </w:r>
          <w:r>
            <w:rPr>
              <w:noProof/>
            </w:rPr>
            <w:fldChar w:fldCharType="begin"/>
          </w:r>
          <w:r>
            <w:rPr>
              <w:noProof/>
            </w:rPr>
            <w:instrText xml:space="preserve"> PAGEREF _Toc261813420 \h </w:instrText>
          </w:r>
          <w:r>
            <w:rPr>
              <w:noProof/>
            </w:rPr>
          </w:r>
          <w:r>
            <w:rPr>
              <w:noProof/>
            </w:rPr>
            <w:fldChar w:fldCharType="separate"/>
          </w:r>
          <w:r>
            <w:rPr>
              <w:noProof/>
            </w:rPr>
            <w:t>28</w:t>
          </w:r>
          <w:r>
            <w:rPr>
              <w:noProof/>
            </w:rPr>
            <w:fldChar w:fldCharType="end"/>
          </w:r>
        </w:p>
        <w:p w14:paraId="73F79DD1" w14:textId="77777777" w:rsidR="00C07EDE" w:rsidRDefault="00C07EDE">
          <w:pPr>
            <w:pStyle w:val="Inhopg3"/>
            <w:tabs>
              <w:tab w:val="left" w:pos="1084"/>
              <w:tab w:val="right" w:leader="dot" w:pos="9056"/>
            </w:tabs>
            <w:rPr>
              <w:rFonts w:asciiTheme="minorHAnsi" w:hAnsiTheme="minorHAnsi"/>
              <w:noProof/>
              <w:lang w:eastAsia="ja-JP"/>
            </w:rPr>
          </w:pPr>
          <w:r w:rsidRPr="002F79B2">
            <w:rPr>
              <w:noProof/>
              <w:lang w:val="en-GB"/>
            </w:rPr>
            <w:t>1.2.</w:t>
          </w:r>
          <w:r>
            <w:rPr>
              <w:rFonts w:asciiTheme="minorHAnsi" w:hAnsiTheme="minorHAnsi"/>
              <w:noProof/>
              <w:lang w:eastAsia="ja-JP"/>
            </w:rPr>
            <w:tab/>
          </w:r>
          <w:r w:rsidRPr="002F79B2">
            <w:rPr>
              <w:noProof/>
              <w:lang w:val="en-GB"/>
            </w:rPr>
            <w:t>Example of an output file of classify.pl</w:t>
          </w:r>
          <w:r>
            <w:rPr>
              <w:noProof/>
            </w:rPr>
            <w:tab/>
          </w:r>
          <w:r>
            <w:rPr>
              <w:noProof/>
            </w:rPr>
            <w:fldChar w:fldCharType="begin"/>
          </w:r>
          <w:r>
            <w:rPr>
              <w:noProof/>
            </w:rPr>
            <w:instrText xml:space="preserve"> PAGEREF _Toc261813421 \h </w:instrText>
          </w:r>
          <w:r>
            <w:rPr>
              <w:noProof/>
            </w:rPr>
          </w:r>
          <w:r>
            <w:rPr>
              <w:noProof/>
            </w:rPr>
            <w:fldChar w:fldCharType="separate"/>
          </w:r>
          <w:r>
            <w:rPr>
              <w:noProof/>
            </w:rPr>
            <w:t>29</w:t>
          </w:r>
          <w:r>
            <w:rPr>
              <w:noProof/>
            </w:rPr>
            <w:fldChar w:fldCharType="end"/>
          </w:r>
        </w:p>
        <w:p w14:paraId="7D6E6371" w14:textId="77777777" w:rsidR="00C07EDE" w:rsidRDefault="00C07EDE">
          <w:pPr>
            <w:pStyle w:val="Inhopg3"/>
            <w:tabs>
              <w:tab w:val="left" w:pos="1084"/>
              <w:tab w:val="right" w:leader="dot" w:pos="9056"/>
            </w:tabs>
            <w:rPr>
              <w:rFonts w:asciiTheme="minorHAnsi" w:hAnsiTheme="minorHAnsi"/>
              <w:noProof/>
              <w:lang w:eastAsia="ja-JP"/>
            </w:rPr>
          </w:pPr>
          <w:r w:rsidRPr="002F79B2">
            <w:rPr>
              <w:noProof/>
              <w:lang w:val="en-GB"/>
            </w:rPr>
            <w:t>1.3.</w:t>
          </w:r>
          <w:r>
            <w:rPr>
              <w:rFonts w:asciiTheme="minorHAnsi" w:hAnsiTheme="minorHAnsi"/>
              <w:noProof/>
              <w:lang w:eastAsia="ja-JP"/>
            </w:rPr>
            <w:tab/>
          </w:r>
          <w:r w:rsidRPr="002F79B2">
            <w:rPr>
              <w:noProof/>
              <w:lang w:val="en-GB"/>
            </w:rPr>
            <w:t>Tag file of a flower</w:t>
          </w:r>
          <w:r>
            <w:rPr>
              <w:noProof/>
            </w:rPr>
            <w:tab/>
          </w:r>
          <w:r>
            <w:rPr>
              <w:noProof/>
            </w:rPr>
            <w:fldChar w:fldCharType="begin"/>
          </w:r>
          <w:r>
            <w:rPr>
              <w:noProof/>
            </w:rPr>
            <w:instrText xml:space="preserve"> PAGEREF _Toc261813422 \h </w:instrText>
          </w:r>
          <w:r>
            <w:rPr>
              <w:noProof/>
            </w:rPr>
          </w:r>
          <w:r>
            <w:rPr>
              <w:noProof/>
            </w:rPr>
            <w:fldChar w:fldCharType="separate"/>
          </w:r>
          <w:r>
            <w:rPr>
              <w:noProof/>
            </w:rPr>
            <w:t>31</w:t>
          </w:r>
          <w:r>
            <w:rPr>
              <w:noProof/>
            </w:rPr>
            <w:fldChar w:fldCharType="end"/>
          </w:r>
        </w:p>
        <w:p w14:paraId="0EE9E475" w14:textId="77777777" w:rsidR="00C07EDE" w:rsidRDefault="00C07EDE">
          <w:pPr>
            <w:pStyle w:val="Inhopg3"/>
            <w:tabs>
              <w:tab w:val="left" w:pos="1084"/>
              <w:tab w:val="right" w:leader="dot" w:pos="9056"/>
            </w:tabs>
            <w:rPr>
              <w:rFonts w:asciiTheme="minorHAnsi" w:hAnsiTheme="minorHAnsi"/>
              <w:noProof/>
              <w:lang w:eastAsia="ja-JP"/>
            </w:rPr>
          </w:pPr>
          <w:r w:rsidRPr="002F79B2">
            <w:rPr>
              <w:noProof/>
              <w:lang w:val="en-GB"/>
            </w:rPr>
            <w:t>1.4.</w:t>
          </w:r>
          <w:r>
            <w:rPr>
              <w:rFonts w:asciiTheme="minorHAnsi" w:hAnsiTheme="minorHAnsi"/>
              <w:noProof/>
              <w:lang w:eastAsia="ja-JP"/>
            </w:rPr>
            <w:tab/>
          </w:r>
          <w:r w:rsidRPr="002F79B2">
            <w:rPr>
              <w:noProof/>
              <w:lang w:val="en-GB"/>
            </w:rPr>
            <w:t xml:space="preserve">Tag file of a </w:t>
          </w:r>
          <w:r w:rsidRPr="002F79B2">
            <w:rPr>
              <w:i/>
              <w:noProof/>
              <w:lang w:val="en-GB"/>
            </w:rPr>
            <w:t>salep</w:t>
          </w:r>
          <w:r w:rsidRPr="002F79B2">
            <w:rPr>
              <w:noProof/>
              <w:lang w:val="en-GB"/>
            </w:rPr>
            <w:t xml:space="preserve"> tuber</w:t>
          </w:r>
          <w:r>
            <w:rPr>
              <w:noProof/>
            </w:rPr>
            <w:tab/>
          </w:r>
          <w:r>
            <w:rPr>
              <w:noProof/>
            </w:rPr>
            <w:fldChar w:fldCharType="begin"/>
          </w:r>
          <w:r>
            <w:rPr>
              <w:noProof/>
            </w:rPr>
            <w:instrText xml:space="preserve"> PAGEREF _Toc261813423 \h </w:instrText>
          </w:r>
          <w:r>
            <w:rPr>
              <w:noProof/>
            </w:rPr>
          </w:r>
          <w:r>
            <w:rPr>
              <w:noProof/>
            </w:rPr>
            <w:fldChar w:fldCharType="separate"/>
          </w:r>
          <w:r>
            <w:rPr>
              <w:noProof/>
            </w:rPr>
            <w:t>31</w:t>
          </w:r>
          <w:r>
            <w:rPr>
              <w:noProof/>
            </w:rPr>
            <w:fldChar w:fldCharType="end"/>
          </w:r>
        </w:p>
        <w:p w14:paraId="3DEE2077" w14:textId="77777777" w:rsidR="00C07EDE" w:rsidRDefault="00C07EDE">
          <w:pPr>
            <w:pStyle w:val="Inhopg3"/>
            <w:tabs>
              <w:tab w:val="left" w:pos="1084"/>
              <w:tab w:val="right" w:leader="dot" w:pos="9056"/>
            </w:tabs>
            <w:rPr>
              <w:rFonts w:asciiTheme="minorHAnsi" w:hAnsiTheme="minorHAnsi"/>
              <w:noProof/>
              <w:lang w:eastAsia="ja-JP"/>
            </w:rPr>
          </w:pPr>
          <w:r w:rsidRPr="002F79B2">
            <w:rPr>
              <w:noProof/>
              <w:lang w:val="en-GB"/>
            </w:rPr>
            <w:t>1.5.</w:t>
          </w:r>
          <w:r>
            <w:rPr>
              <w:rFonts w:asciiTheme="minorHAnsi" w:hAnsiTheme="minorHAnsi"/>
              <w:noProof/>
              <w:lang w:eastAsia="ja-JP"/>
            </w:rPr>
            <w:tab/>
          </w:r>
          <w:r w:rsidRPr="002F79B2">
            <w:rPr>
              <w:noProof/>
              <w:lang w:val="en-GB"/>
            </w:rPr>
            <w:t>Tag file of a Look-a-Like tuber</w:t>
          </w:r>
          <w:r>
            <w:rPr>
              <w:noProof/>
            </w:rPr>
            <w:tab/>
          </w:r>
          <w:r>
            <w:rPr>
              <w:noProof/>
            </w:rPr>
            <w:fldChar w:fldCharType="begin"/>
          </w:r>
          <w:r>
            <w:rPr>
              <w:noProof/>
            </w:rPr>
            <w:instrText xml:space="preserve"> PAGEREF _Toc261813424 \h </w:instrText>
          </w:r>
          <w:r>
            <w:rPr>
              <w:noProof/>
            </w:rPr>
          </w:r>
          <w:r>
            <w:rPr>
              <w:noProof/>
            </w:rPr>
            <w:fldChar w:fldCharType="separate"/>
          </w:r>
          <w:r>
            <w:rPr>
              <w:noProof/>
            </w:rPr>
            <w:t>31</w:t>
          </w:r>
          <w:r>
            <w:rPr>
              <w:noProof/>
            </w:rPr>
            <w:fldChar w:fldCharType="end"/>
          </w:r>
        </w:p>
        <w:p w14:paraId="73604567" w14:textId="77777777" w:rsidR="00C07EDE" w:rsidRDefault="00C07EDE">
          <w:pPr>
            <w:pStyle w:val="Inhopg2"/>
            <w:tabs>
              <w:tab w:val="left" w:pos="647"/>
              <w:tab w:val="right" w:leader="dot" w:pos="9056"/>
            </w:tabs>
            <w:rPr>
              <w:rFonts w:asciiTheme="minorHAnsi" w:hAnsiTheme="minorHAnsi"/>
              <w:smallCaps w:val="0"/>
              <w:noProof/>
              <w:sz w:val="24"/>
              <w:szCs w:val="24"/>
              <w:lang w:eastAsia="ja-JP"/>
            </w:rPr>
          </w:pPr>
          <w:r w:rsidRPr="002F79B2">
            <w:rPr>
              <w:noProof/>
              <w:lang w:val="en-GB"/>
            </w:rPr>
            <w:t>2.</w:t>
          </w:r>
          <w:r>
            <w:rPr>
              <w:rFonts w:asciiTheme="minorHAnsi" w:hAnsiTheme="minorHAnsi"/>
              <w:smallCaps w:val="0"/>
              <w:noProof/>
              <w:sz w:val="24"/>
              <w:szCs w:val="24"/>
              <w:lang w:eastAsia="ja-JP"/>
            </w:rPr>
            <w:tab/>
          </w:r>
          <w:r w:rsidRPr="002F79B2">
            <w:rPr>
              <w:noProof/>
              <w:lang w:val="en-GB"/>
            </w:rPr>
            <w:t>Screenshots of the classification website</w:t>
          </w:r>
          <w:r>
            <w:rPr>
              <w:noProof/>
            </w:rPr>
            <w:tab/>
          </w:r>
          <w:r>
            <w:rPr>
              <w:noProof/>
            </w:rPr>
            <w:fldChar w:fldCharType="begin"/>
          </w:r>
          <w:r>
            <w:rPr>
              <w:noProof/>
            </w:rPr>
            <w:instrText xml:space="preserve"> PAGEREF _Toc261813425 \h </w:instrText>
          </w:r>
          <w:r>
            <w:rPr>
              <w:noProof/>
            </w:rPr>
          </w:r>
          <w:r>
            <w:rPr>
              <w:noProof/>
            </w:rPr>
            <w:fldChar w:fldCharType="separate"/>
          </w:r>
          <w:r>
            <w:rPr>
              <w:noProof/>
            </w:rPr>
            <w:t>32</w:t>
          </w:r>
          <w:r>
            <w:rPr>
              <w:noProof/>
            </w:rPr>
            <w:fldChar w:fldCharType="end"/>
          </w:r>
        </w:p>
        <w:p w14:paraId="4F5367E5" w14:textId="77777777" w:rsidR="00C07EDE" w:rsidRDefault="00C07EDE">
          <w:pPr>
            <w:pStyle w:val="Inhopg2"/>
            <w:tabs>
              <w:tab w:val="left" w:pos="647"/>
              <w:tab w:val="right" w:leader="dot" w:pos="9056"/>
            </w:tabs>
            <w:rPr>
              <w:rFonts w:asciiTheme="minorHAnsi" w:hAnsiTheme="minorHAnsi"/>
              <w:smallCaps w:val="0"/>
              <w:noProof/>
              <w:sz w:val="24"/>
              <w:szCs w:val="24"/>
              <w:lang w:eastAsia="ja-JP"/>
            </w:rPr>
          </w:pPr>
          <w:r w:rsidRPr="002F79B2">
            <w:rPr>
              <w:noProof/>
              <w:lang w:val="en-GB"/>
            </w:rPr>
            <w:t>3.</w:t>
          </w:r>
          <w:r>
            <w:rPr>
              <w:rFonts w:asciiTheme="minorHAnsi" w:hAnsiTheme="minorHAnsi"/>
              <w:smallCaps w:val="0"/>
              <w:noProof/>
              <w:sz w:val="24"/>
              <w:szCs w:val="24"/>
              <w:lang w:eastAsia="ja-JP"/>
            </w:rPr>
            <w:tab/>
          </w:r>
          <w:r w:rsidRPr="002F79B2">
            <w:rPr>
              <w:noProof/>
              <w:lang w:val="en-GB"/>
            </w:rPr>
            <w:t xml:space="preserve">Photographs of </w:t>
          </w:r>
          <w:r w:rsidRPr="002F79B2">
            <w:rPr>
              <w:i/>
              <w:noProof/>
              <w:lang w:val="en-GB"/>
            </w:rPr>
            <w:t>salep</w:t>
          </w:r>
          <w:r w:rsidRPr="002F79B2">
            <w:rPr>
              <w:noProof/>
              <w:lang w:val="en-GB"/>
            </w:rPr>
            <w:t xml:space="preserve"> orchid look-a-likes [20]</w:t>
          </w:r>
          <w:r>
            <w:rPr>
              <w:noProof/>
            </w:rPr>
            <w:tab/>
          </w:r>
          <w:r>
            <w:rPr>
              <w:noProof/>
            </w:rPr>
            <w:fldChar w:fldCharType="begin"/>
          </w:r>
          <w:r>
            <w:rPr>
              <w:noProof/>
            </w:rPr>
            <w:instrText xml:space="preserve"> PAGEREF _Toc261813426 \h </w:instrText>
          </w:r>
          <w:r>
            <w:rPr>
              <w:noProof/>
            </w:rPr>
          </w:r>
          <w:r>
            <w:rPr>
              <w:noProof/>
            </w:rPr>
            <w:fldChar w:fldCharType="separate"/>
          </w:r>
          <w:r>
            <w:rPr>
              <w:noProof/>
            </w:rPr>
            <w:t>37</w:t>
          </w:r>
          <w:r>
            <w:rPr>
              <w:noProof/>
            </w:rPr>
            <w:fldChar w:fldCharType="end"/>
          </w:r>
        </w:p>
        <w:p w14:paraId="4DC5902F" w14:textId="77777777" w:rsidR="00C07EDE" w:rsidRDefault="00C07EDE">
          <w:pPr>
            <w:pStyle w:val="Inhopg2"/>
            <w:tabs>
              <w:tab w:val="left" w:pos="647"/>
              <w:tab w:val="right" w:leader="dot" w:pos="9056"/>
            </w:tabs>
            <w:rPr>
              <w:rFonts w:asciiTheme="minorHAnsi" w:hAnsiTheme="minorHAnsi"/>
              <w:smallCaps w:val="0"/>
              <w:noProof/>
              <w:sz w:val="24"/>
              <w:szCs w:val="24"/>
              <w:lang w:eastAsia="ja-JP"/>
            </w:rPr>
          </w:pPr>
          <w:r w:rsidRPr="002F79B2">
            <w:rPr>
              <w:noProof/>
              <w:lang w:val="en-GB"/>
            </w:rPr>
            <w:t>4.</w:t>
          </w:r>
          <w:r>
            <w:rPr>
              <w:rFonts w:asciiTheme="minorHAnsi" w:hAnsiTheme="minorHAnsi"/>
              <w:smallCaps w:val="0"/>
              <w:noProof/>
              <w:sz w:val="24"/>
              <w:szCs w:val="24"/>
              <w:lang w:eastAsia="ja-JP"/>
            </w:rPr>
            <w:tab/>
          </w:r>
          <w:r w:rsidRPr="002F79B2">
            <w:rPr>
              <w:noProof/>
              <w:lang w:val="en-GB"/>
            </w:rPr>
            <w:t>Results of first test run</w:t>
          </w:r>
          <w:r>
            <w:rPr>
              <w:noProof/>
            </w:rPr>
            <w:tab/>
          </w:r>
          <w:r>
            <w:rPr>
              <w:noProof/>
            </w:rPr>
            <w:fldChar w:fldCharType="begin"/>
          </w:r>
          <w:r>
            <w:rPr>
              <w:noProof/>
            </w:rPr>
            <w:instrText xml:space="preserve"> PAGEREF _Toc261813427 \h </w:instrText>
          </w:r>
          <w:r>
            <w:rPr>
              <w:noProof/>
            </w:rPr>
          </w:r>
          <w:r>
            <w:rPr>
              <w:noProof/>
            </w:rPr>
            <w:fldChar w:fldCharType="separate"/>
          </w:r>
          <w:r>
            <w:rPr>
              <w:noProof/>
            </w:rPr>
            <w:t>39</w:t>
          </w:r>
          <w:r>
            <w:rPr>
              <w:noProof/>
            </w:rPr>
            <w:fldChar w:fldCharType="end"/>
          </w:r>
        </w:p>
        <w:p w14:paraId="2F394CAB" w14:textId="77777777" w:rsidR="00C07EDE" w:rsidRDefault="00C07EDE">
          <w:pPr>
            <w:pStyle w:val="Inhopg2"/>
            <w:tabs>
              <w:tab w:val="left" w:pos="647"/>
              <w:tab w:val="right" w:leader="dot" w:pos="9056"/>
            </w:tabs>
            <w:rPr>
              <w:rFonts w:asciiTheme="minorHAnsi" w:hAnsiTheme="minorHAnsi"/>
              <w:smallCaps w:val="0"/>
              <w:noProof/>
              <w:sz w:val="24"/>
              <w:szCs w:val="24"/>
              <w:lang w:eastAsia="ja-JP"/>
            </w:rPr>
          </w:pPr>
          <w:r w:rsidRPr="002F79B2">
            <w:rPr>
              <w:noProof/>
              <w:lang w:val="en-GB"/>
            </w:rPr>
            <w:t>5.</w:t>
          </w:r>
          <w:r>
            <w:rPr>
              <w:rFonts w:asciiTheme="minorHAnsi" w:hAnsiTheme="minorHAnsi"/>
              <w:smallCaps w:val="0"/>
              <w:noProof/>
              <w:sz w:val="24"/>
              <w:szCs w:val="24"/>
              <w:lang w:eastAsia="ja-JP"/>
            </w:rPr>
            <w:tab/>
          </w:r>
          <w:r w:rsidRPr="002F79B2">
            <w:rPr>
              <w:noProof/>
              <w:lang w:val="en-GB"/>
            </w:rPr>
            <w:t>Results of characteristic research</w:t>
          </w:r>
          <w:r>
            <w:rPr>
              <w:noProof/>
            </w:rPr>
            <w:tab/>
          </w:r>
          <w:r>
            <w:rPr>
              <w:noProof/>
            </w:rPr>
            <w:fldChar w:fldCharType="begin"/>
          </w:r>
          <w:r>
            <w:rPr>
              <w:noProof/>
            </w:rPr>
            <w:instrText xml:space="preserve"> PAGEREF _Toc261813428 \h </w:instrText>
          </w:r>
          <w:r>
            <w:rPr>
              <w:noProof/>
            </w:rPr>
          </w:r>
          <w:r>
            <w:rPr>
              <w:noProof/>
            </w:rPr>
            <w:fldChar w:fldCharType="separate"/>
          </w:r>
          <w:r>
            <w:rPr>
              <w:noProof/>
            </w:rPr>
            <w:t>47</w:t>
          </w:r>
          <w:r>
            <w:rPr>
              <w:noProof/>
            </w:rPr>
            <w:fldChar w:fldCharType="end"/>
          </w:r>
        </w:p>
        <w:p w14:paraId="443EFDAF" w14:textId="77777777" w:rsidR="00C07EDE" w:rsidRDefault="00C07EDE">
          <w:pPr>
            <w:pStyle w:val="Inhopg2"/>
            <w:tabs>
              <w:tab w:val="left" w:pos="647"/>
              <w:tab w:val="right" w:leader="dot" w:pos="9056"/>
            </w:tabs>
            <w:rPr>
              <w:rFonts w:asciiTheme="minorHAnsi" w:hAnsiTheme="minorHAnsi"/>
              <w:smallCaps w:val="0"/>
              <w:noProof/>
              <w:sz w:val="24"/>
              <w:szCs w:val="24"/>
              <w:lang w:eastAsia="ja-JP"/>
            </w:rPr>
          </w:pPr>
          <w:r w:rsidRPr="002F79B2">
            <w:rPr>
              <w:noProof/>
              <w:lang w:val="en-GB"/>
            </w:rPr>
            <w:t>6.</w:t>
          </w:r>
          <w:r>
            <w:rPr>
              <w:rFonts w:asciiTheme="minorHAnsi" w:hAnsiTheme="minorHAnsi"/>
              <w:smallCaps w:val="0"/>
              <w:noProof/>
              <w:sz w:val="24"/>
              <w:szCs w:val="24"/>
              <w:lang w:eastAsia="ja-JP"/>
            </w:rPr>
            <w:tab/>
          </w:r>
          <w:r w:rsidRPr="002F79B2">
            <w:rPr>
              <w:noProof/>
              <w:lang w:val="en-GB"/>
            </w:rPr>
            <w:t>Results of second test run</w:t>
          </w:r>
          <w:r>
            <w:rPr>
              <w:noProof/>
            </w:rPr>
            <w:tab/>
          </w:r>
          <w:r>
            <w:rPr>
              <w:noProof/>
            </w:rPr>
            <w:fldChar w:fldCharType="begin"/>
          </w:r>
          <w:r>
            <w:rPr>
              <w:noProof/>
            </w:rPr>
            <w:instrText xml:space="preserve"> PAGEREF _Toc261813429 \h </w:instrText>
          </w:r>
          <w:r>
            <w:rPr>
              <w:noProof/>
            </w:rPr>
          </w:r>
          <w:r>
            <w:rPr>
              <w:noProof/>
            </w:rPr>
            <w:fldChar w:fldCharType="separate"/>
          </w:r>
          <w:r>
            <w:rPr>
              <w:noProof/>
            </w:rPr>
            <w:t>52</w:t>
          </w:r>
          <w:r>
            <w:rPr>
              <w:noProof/>
            </w:rPr>
            <w:fldChar w:fldCharType="end"/>
          </w:r>
        </w:p>
        <w:p w14:paraId="3F96F9F1" w14:textId="77777777" w:rsidR="00C07EDE" w:rsidRDefault="00C07EDE">
          <w:pPr>
            <w:pStyle w:val="Inhopg1"/>
            <w:tabs>
              <w:tab w:val="right" w:leader="dot" w:pos="9056"/>
            </w:tabs>
            <w:rPr>
              <w:rFonts w:asciiTheme="minorHAnsi" w:hAnsiTheme="minorHAnsi"/>
              <w:b w:val="0"/>
              <w:caps w:val="0"/>
              <w:noProof/>
              <w:sz w:val="24"/>
              <w:szCs w:val="24"/>
              <w:lang w:eastAsia="ja-JP"/>
            </w:rPr>
          </w:pPr>
          <w:r w:rsidRPr="002F79B2">
            <w:rPr>
              <w:noProof/>
              <w:lang w:val="en-GB"/>
            </w:rPr>
            <w:t>Appendices</w:t>
          </w:r>
          <w:r>
            <w:rPr>
              <w:noProof/>
            </w:rPr>
            <w:tab/>
          </w:r>
          <w:r>
            <w:rPr>
              <w:noProof/>
            </w:rPr>
            <w:fldChar w:fldCharType="begin"/>
          </w:r>
          <w:r>
            <w:rPr>
              <w:noProof/>
            </w:rPr>
            <w:instrText xml:space="preserve"> PAGEREF _Toc261813430 \h </w:instrText>
          </w:r>
          <w:r>
            <w:rPr>
              <w:noProof/>
            </w:rPr>
          </w:r>
          <w:r>
            <w:rPr>
              <w:noProof/>
            </w:rPr>
            <w:fldChar w:fldCharType="separate"/>
          </w:r>
          <w:r>
            <w:rPr>
              <w:noProof/>
            </w:rPr>
            <w:t>60</w:t>
          </w:r>
          <w:r>
            <w:rPr>
              <w:noProof/>
            </w:rPr>
            <w:fldChar w:fldCharType="end"/>
          </w:r>
        </w:p>
        <w:p w14:paraId="1DFF6473" w14:textId="77777777" w:rsidR="00C07EDE" w:rsidRDefault="00C07EDE">
          <w:pPr>
            <w:pStyle w:val="Inhopg2"/>
            <w:tabs>
              <w:tab w:val="left" w:pos="647"/>
              <w:tab w:val="right" w:leader="dot" w:pos="9056"/>
            </w:tabs>
            <w:rPr>
              <w:rFonts w:asciiTheme="minorHAnsi" w:hAnsiTheme="minorHAnsi"/>
              <w:smallCaps w:val="0"/>
              <w:noProof/>
              <w:sz w:val="24"/>
              <w:szCs w:val="24"/>
              <w:lang w:eastAsia="ja-JP"/>
            </w:rPr>
          </w:pPr>
          <w:r w:rsidRPr="002F79B2">
            <w:rPr>
              <w:noProof/>
              <w:lang w:val="en-GB"/>
            </w:rPr>
            <w:t>1.</w:t>
          </w:r>
          <w:r>
            <w:rPr>
              <w:rFonts w:asciiTheme="minorHAnsi" w:hAnsiTheme="minorHAnsi"/>
              <w:smallCaps w:val="0"/>
              <w:noProof/>
              <w:sz w:val="24"/>
              <w:szCs w:val="24"/>
              <w:lang w:eastAsia="ja-JP"/>
            </w:rPr>
            <w:tab/>
          </w:r>
          <w:r w:rsidRPr="002F79B2">
            <w:rPr>
              <w:noProof/>
              <w:lang w:val="en-GB"/>
            </w:rPr>
            <w:t>Codes</w:t>
          </w:r>
          <w:r>
            <w:rPr>
              <w:noProof/>
            </w:rPr>
            <w:tab/>
          </w:r>
          <w:r>
            <w:rPr>
              <w:noProof/>
            </w:rPr>
            <w:fldChar w:fldCharType="begin"/>
          </w:r>
          <w:r>
            <w:rPr>
              <w:noProof/>
            </w:rPr>
            <w:instrText xml:space="preserve"> PAGEREF _Toc261813431 \h </w:instrText>
          </w:r>
          <w:r>
            <w:rPr>
              <w:noProof/>
            </w:rPr>
          </w:r>
          <w:r>
            <w:rPr>
              <w:noProof/>
            </w:rPr>
            <w:fldChar w:fldCharType="separate"/>
          </w:r>
          <w:r>
            <w:rPr>
              <w:noProof/>
            </w:rPr>
            <w:t>60</w:t>
          </w:r>
          <w:r>
            <w:rPr>
              <w:noProof/>
            </w:rPr>
            <w:fldChar w:fldCharType="end"/>
          </w:r>
        </w:p>
        <w:p w14:paraId="69BD57B5" w14:textId="77777777" w:rsidR="00C07EDE" w:rsidRDefault="00C07EDE">
          <w:pPr>
            <w:pStyle w:val="Inhopg3"/>
            <w:tabs>
              <w:tab w:val="left" w:pos="1084"/>
              <w:tab w:val="right" w:leader="dot" w:pos="9056"/>
            </w:tabs>
            <w:rPr>
              <w:rFonts w:asciiTheme="minorHAnsi" w:hAnsiTheme="minorHAnsi"/>
              <w:noProof/>
              <w:lang w:eastAsia="ja-JP"/>
            </w:rPr>
          </w:pPr>
          <w:r w:rsidRPr="002F79B2">
            <w:rPr>
              <w:noProof/>
              <w:lang w:val="en-GB"/>
            </w:rPr>
            <w:t>1.1.</w:t>
          </w:r>
          <w:r>
            <w:rPr>
              <w:rFonts w:asciiTheme="minorHAnsi" w:hAnsiTheme="minorHAnsi"/>
              <w:noProof/>
              <w:lang w:eastAsia="ja-JP"/>
            </w:rPr>
            <w:tab/>
          </w:r>
          <w:r w:rsidRPr="002F79B2">
            <w:rPr>
              <w:noProof/>
              <w:lang w:val="en-GB"/>
            </w:rPr>
            <w:t>Bash</w:t>
          </w:r>
          <w:r>
            <w:rPr>
              <w:noProof/>
            </w:rPr>
            <w:tab/>
          </w:r>
          <w:r>
            <w:rPr>
              <w:noProof/>
            </w:rPr>
            <w:fldChar w:fldCharType="begin"/>
          </w:r>
          <w:r>
            <w:rPr>
              <w:noProof/>
            </w:rPr>
            <w:instrText xml:space="preserve"> PAGEREF _Toc261813432 \h </w:instrText>
          </w:r>
          <w:r>
            <w:rPr>
              <w:noProof/>
            </w:rPr>
          </w:r>
          <w:r>
            <w:rPr>
              <w:noProof/>
            </w:rPr>
            <w:fldChar w:fldCharType="separate"/>
          </w:r>
          <w:r>
            <w:rPr>
              <w:noProof/>
            </w:rPr>
            <w:t>60</w:t>
          </w:r>
          <w:r>
            <w:rPr>
              <w:noProof/>
            </w:rPr>
            <w:fldChar w:fldCharType="end"/>
          </w:r>
        </w:p>
        <w:p w14:paraId="1FDAA2FB" w14:textId="77777777" w:rsidR="00C07EDE" w:rsidRDefault="00C07EDE">
          <w:pPr>
            <w:pStyle w:val="Inhopg4"/>
            <w:tabs>
              <w:tab w:val="left" w:pos="1507"/>
              <w:tab w:val="right" w:leader="dot" w:pos="9056"/>
            </w:tabs>
            <w:rPr>
              <w:rFonts w:asciiTheme="minorHAnsi" w:hAnsiTheme="minorHAnsi"/>
              <w:noProof/>
              <w:lang w:eastAsia="ja-JP"/>
            </w:rPr>
          </w:pPr>
          <w:r w:rsidRPr="002F79B2">
            <w:rPr>
              <w:noProof/>
              <w:lang w:val="en-GB"/>
            </w:rPr>
            <w:t>1.1.1.</w:t>
          </w:r>
          <w:r>
            <w:rPr>
              <w:rFonts w:asciiTheme="minorHAnsi" w:hAnsiTheme="minorHAnsi"/>
              <w:noProof/>
              <w:lang w:eastAsia="ja-JP"/>
            </w:rPr>
            <w:tab/>
          </w:r>
          <w:r w:rsidRPr="002F79B2">
            <w:rPr>
              <w:noProof/>
              <w:lang w:val="en-GB"/>
            </w:rPr>
            <w:t>training.sh</w:t>
          </w:r>
          <w:r>
            <w:rPr>
              <w:noProof/>
            </w:rPr>
            <w:tab/>
          </w:r>
          <w:r>
            <w:rPr>
              <w:noProof/>
            </w:rPr>
            <w:fldChar w:fldCharType="begin"/>
          </w:r>
          <w:r>
            <w:rPr>
              <w:noProof/>
            </w:rPr>
            <w:instrText xml:space="preserve"> PAGEREF _Toc261813433 \h </w:instrText>
          </w:r>
          <w:r>
            <w:rPr>
              <w:noProof/>
            </w:rPr>
          </w:r>
          <w:r>
            <w:rPr>
              <w:noProof/>
            </w:rPr>
            <w:fldChar w:fldCharType="separate"/>
          </w:r>
          <w:r>
            <w:rPr>
              <w:noProof/>
            </w:rPr>
            <w:t>60</w:t>
          </w:r>
          <w:r>
            <w:rPr>
              <w:noProof/>
            </w:rPr>
            <w:fldChar w:fldCharType="end"/>
          </w:r>
        </w:p>
        <w:p w14:paraId="21AB4410" w14:textId="77777777" w:rsidR="00C07EDE" w:rsidRDefault="00C07EDE">
          <w:pPr>
            <w:pStyle w:val="Inhopg4"/>
            <w:tabs>
              <w:tab w:val="left" w:pos="1507"/>
              <w:tab w:val="right" w:leader="dot" w:pos="9056"/>
            </w:tabs>
            <w:rPr>
              <w:rFonts w:asciiTheme="minorHAnsi" w:hAnsiTheme="minorHAnsi"/>
              <w:noProof/>
              <w:lang w:eastAsia="ja-JP"/>
            </w:rPr>
          </w:pPr>
          <w:r w:rsidRPr="002F79B2">
            <w:rPr>
              <w:noProof/>
              <w:lang w:val="en-GB"/>
            </w:rPr>
            <w:t>1.1.2.</w:t>
          </w:r>
          <w:r>
            <w:rPr>
              <w:rFonts w:asciiTheme="minorHAnsi" w:hAnsiTheme="minorHAnsi"/>
              <w:noProof/>
              <w:lang w:eastAsia="ja-JP"/>
            </w:rPr>
            <w:tab/>
          </w:r>
          <w:r w:rsidRPr="002F79B2">
            <w:rPr>
              <w:noProof/>
              <w:lang w:val="en-GB"/>
            </w:rPr>
            <w:t>modify_flower_data.sh</w:t>
          </w:r>
          <w:r>
            <w:rPr>
              <w:noProof/>
            </w:rPr>
            <w:tab/>
          </w:r>
          <w:r>
            <w:rPr>
              <w:noProof/>
            </w:rPr>
            <w:fldChar w:fldCharType="begin"/>
          </w:r>
          <w:r>
            <w:rPr>
              <w:noProof/>
            </w:rPr>
            <w:instrText xml:space="preserve"> PAGEREF _Toc261813434 \h </w:instrText>
          </w:r>
          <w:r>
            <w:rPr>
              <w:noProof/>
            </w:rPr>
          </w:r>
          <w:r>
            <w:rPr>
              <w:noProof/>
            </w:rPr>
            <w:fldChar w:fldCharType="separate"/>
          </w:r>
          <w:r>
            <w:rPr>
              <w:noProof/>
            </w:rPr>
            <w:t>65</w:t>
          </w:r>
          <w:r>
            <w:rPr>
              <w:noProof/>
            </w:rPr>
            <w:fldChar w:fldCharType="end"/>
          </w:r>
        </w:p>
        <w:p w14:paraId="425EDB3A" w14:textId="77777777" w:rsidR="00C07EDE" w:rsidRDefault="00C07EDE">
          <w:pPr>
            <w:pStyle w:val="Inhopg4"/>
            <w:tabs>
              <w:tab w:val="left" w:pos="1507"/>
              <w:tab w:val="right" w:leader="dot" w:pos="9056"/>
            </w:tabs>
            <w:rPr>
              <w:rFonts w:asciiTheme="minorHAnsi" w:hAnsiTheme="minorHAnsi"/>
              <w:noProof/>
              <w:lang w:eastAsia="ja-JP"/>
            </w:rPr>
          </w:pPr>
          <w:r w:rsidRPr="002F79B2">
            <w:rPr>
              <w:noProof/>
              <w:lang w:val="en-GB"/>
            </w:rPr>
            <w:t>1.1.3.</w:t>
          </w:r>
          <w:r>
            <w:rPr>
              <w:rFonts w:asciiTheme="minorHAnsi" w:hAnsiTheme="minorHAnsi"/>
              <w:noProof/>
              <w:lang w:eastAsia="ja-JP"/>
            </w:rPr>
            <w:tab/>
          </w:r>
          <w:r w:rsidRPr="002F79B2">
            <w:rPr>
              <w:noProof/>
              <w:lang w:val="en-GB"/>
            </w:rPr>
            <w:t>create_traindata.sh</w:t>
          </w:r>
          <w:r>
            <w:rPr>
              <w:noProof/>
            </w:rPr>
            <w:tab/>
          </w:r>
          <w:r>
            <w:rPr>
              <w:noProof/>
            </w:rPr>
            <w:fldChar w:fldCharType="begin"/>
          </w:r>
          <w:r>
            <w:rPr>
              <w:noProof/>
            </w:rPr>
            <w:instrText xml:space="preserve"> PAGEREF _Toc261813435 \h </w:instrText>
          </w:r>
          <w:r>
            <w:rPr>
              <w:noProof/>
            </w:rPr>
          </w:r>
          <w:r>
            <w:rPr>
              <w:noProof/>
            </w:rPr>
            <w:fldChar w:fldCharType="separate"/>
          </w:r>
          <w:r>
            <w:rPr>
              <w:noProof/>
            </w:rPr>
            <w:t>66</w:t>
          </w:r>
          <w:r>
            <w:rPr>
              <w:noProof/>
            </w:rPr>
            <w:fldChar w:fldCharType="end"/>
          </w:r>
        </w:p>
        <w:p w14:paraId="4C0D0980" w14:textId="77777777" w:rsidR="00C07EDE" w:rsidRDefault="00C07EDE">
          <w:pPr>
            <w:pStyle w:val="Inhopg3"/>
            <w:tabs>
              <w:tab w:val="left" w:pos="1084"/>
              <w:tab w:val="right" w:leader="dot" w:pos="9056"/>
            </w:tabs>
            <w:rPr>
              <w:rFonts w:asciiTheme="minorHAnsi" w:hAnsiTheme="minorHAnsi"/>
              <w:noProof/>
              <w:lang w:eastAsia="ja-JP"/>
            </w:rPr>
          </w:pPr>
          <w:r w:rsidRPr="002F79B2">
            <w:rPr>
              <w:noProof/>
              <w:lang w:val="en-GB"/>
            </w:rPr>
            <w:t>1.2.</w:t>
          </w:r>
          <w:r>
            <w:rPr>
              <w:rFonts w:asciiTheme="minorHAnsi" w:hAnsiTheme="minorHAnsi"/>
              <w:noProof/>
              <w:lang w:eastAsia="ja-JP"/>
            </w:rPr>
            <w:tab/>
          </w:r>
          <w:r w:rsidRPr="002F79B2">
            <w:rPr>
              <w:noProof/>
              <w:lang w:val="en-GB"/>
            </w:rPr>
            <w:t>Css</w:t>
          </w:r>
          <w:r>
            <w:rPr>
              <w:noProof/>
            </w:rPr>
            <w:tab/>
          </w:r>
          <w:r>
            <w:rPr>
              <w:noProof/>
            </w:rPr>
            <w:fldChar w:fldCharType="begin"/>
          </w:r>
          <w:r>
            <w:rPr>
              <w:noProof/>
            </w:rPr>
            <w:instrText xml:space="preserve"> PAGEREF _Toc261813436 \h </w:instrText>
          </w:r>
          <w:r>
            <w:rPr>
              <w:noProof/>
            </w:rPr>
          </w:r>
          <w:r>
            <w:rPr>
              <w:noProof/>
            </w:rPr>
            <w:fldChar w:fldCharType="separate"/>
          </w:r>
          <w:r>
            <w:rPr>
              <w:noProof/>
            </w:rPr>
            <w:t>68</w:t>
          </w:r>
          <w:r>
            <w:rPr>
              <w:noProof/>
            </w:rPr>
            <w:fldChar w:fldCharType="end"/>
          </w:r>
        </w:p>
        <w:p w14:paraId="2B324DA4" w14:textId="77777777" w:rsidR="00C07EDE" w:rsidRDefault="00C07EDE">
          <w:pPr>
            <w:pStyle w:val="Inhopg4"/>
            <w:tabs>
              <w:tab w:val="left" w:pos="1507"/>
              <w:tab w:val="right" w:leader="dot" w:pos="9056"/>
            </w:tabs>
            <w:rPr>
              <w:rFonts w:asciiTheme="minorHAnsi" w:hAnsiTheme="minorHAnsi"/>
              <w:noProof/>
              <w:lang w:eastAsia="ja-JP"/>
            </w:rPr>
          </w:pPr>
          <w:r w:rsidRPr="002F79B2">
            <w:rPr>
              <w:noProof/>
              <w:lang w:val="en-GB"/>
            </w:rPr>
            <w:t>1.2.1.</w:t>
          </w:r>
          <w:r>
            <w:rPr>
              <w:rFonts w:asciiTheme="minorHAnsi" w:hAnsiTheme="minorHAnsi"/>
              <w:noProof/>
              <w:lang w:eastAsia="ja-JP"/>
            </w:rPr>
            <w:tab/>
          </w:r>
          <w:r w:rsidRPr="002F79B2">
            <w:rPr>
              <w:noProof/>
              <w:lang w:val="en-GB"/>
            </w:rPr>
            <w:t>computer.css</w:t>
          </w:r>
          <w:r>
            <w:rPr>
              <w:noProof/>
            </w:rPr>
            <w:tab/>
          </w:r>
          <w:r>
            <w:rPr>
              <w:noProof/>
            </w:rPr>
            <w:fldChar w:fldCharType="begin"/>
          </w:r>
          <w:r>
            <w:rPr>
              <w:noProof/>
            </w:rPr>
            <w:instrText xml:space="preserve"> PAGEREF _Toc261813437 \h </w:instrText>
          </w:r>
          <w:r>
            <w:rPr>
              <w:noProof/>
            </w:rPr>
          </w:r>
          <w:r>
            <w:rPr>
              <w:noProof/>
            </w:rPr>
            <w:fldChar w:fldCharType="separate"/>
          </w:r>
          <w:r>
            <w:rPr>
              <w:noProof/>
            </w:rPr>
            <w:t>68</w:t>
          </w:r>
          <w:r>
            <w:rPr>
              <w:noProof/>
            </w:rPr>
            <w:fldChar w:fldCharType="end"/>
          </w:r>
        </w:p>
        <w:p w14:paraId="43D953C3" w14:textId="77777777" w:rsidR="00C07EDE" w:rsidRDefault="00C07EDE">
          <w:pPr>
            <w:pStyle w:val="Inhopg4"/>
            <w:tabs>
              <w:tab w:val="left" w:pos="1507"/>
              <w:tab w:val="right" w:leader="dot" w:pos="9056"/>
            </w:tabs>
            <w:rPr>
              <w:rFonts w:asciiTheme="minorHAnsi" w:hAnsiTheme="minorHAnsi"/>
              <w:noProof/>
              <w:lang w:eastAsia="ja-JP"/>
            </w:rPr>
          </w:pPr>
          <w:r w:rsidRPr="002F79B2">
            <w:rPr>
              <w:noProof/>
              <w:lang w:val="en-GB"/>
            </w:rPr>
            <w:t>1.2.2.</w:t>
          </w:r>
          <w:r>
            <w:rPr>
              <w:rFonts w:asciiTheme="minorHAnsi" w:hAnsiTheme="minorHAnsi"/>
              <w:noProof/>
              <w:lang w:eastAsia="ja-JP"/>
            </w:rPr>
            <w:tab/>
          </w:r>
          <w:r w:rsidRPr="002F79B2">
            <w:rPr>
              <w:noProof/>
              <w:lang w:val="en-GB"/>
            </w:rPr>
            <w:t>mobile.css</w:t>
          </w:r>
          <w:r>
            <w:rPr>
              <w:noProof/>
            </w:rPr>
            <w:tab/>
          </w:r>
          <w:r>
            <w:rPr>
              <w:noProof/>
            </w:rPr>
            <w:fldChar w:fldCharType="begin"/>
          </w:r>
          <w:r>
            <w:rPr>
              <w:noProof/>
            </w:rPr>
            <w:instrText xml:space="preserve"> PAGEREF _Toc261813438 \h </w:instrText>
          </w:r>
          <w:r>
            <w:rPr>
              <w:noProof/>
            </w:rPr>
          </w:r>
          <w:r>
            <w:rPr>
              <w:noProof/>
            </w:rPr>
            <w:fldChar w:fldCharType="separate"/>
          </w:r>
          <w:r>
            <w:rPr>
              <w:noProof/>
            </w:rPr>
            <w:t>71</w:t>
          </w:r>
          <w:r>
            <w:rPr>
              <w:noProof/>
            </w:rPr>
            <w:fldChar w:fldCharType="end"/>
          </w:r>
        </w:p>
        <w:p w14:paraId="036F28C0" w14:textId="77777777" w:rsidR="00C07EDE" w:rsidRDefault="00C07EDE">
          <w:pPr>
            <w:pStyle w:val="Inhopg3"/>
            <w:tabs>
              <w:tab w:val="left" w:pos="1084"/>
              <w:tab w:val="right" w:leader="dot" w:pos="9056"/>
            </w:tabs>
            <w:rPr>
              <w:rFonts w:asciiTheme="minorHAnsi" w:hAnsiTheme="minorHAnsi"/>
              <w:noProof/>
              <w:lang w:eastAsia="ja-JP"/>
            </w:rPr>
          </w:pPr>
          <w:r w:rsidRPr="002F79B2">
            <w:rPr>
              <w:noProof/>
              <w:lang w:val="en-GB"/>
            </w:rPr>
            <w:t>1.3.</w:t>
          </w:r>
          <w:r>
            <w:rPr>
              <w:rFonts w:asciiTheme="minorHAnsi" w:hAnsiTheme="minorHAnsi"/>
              <w:noProof/>
              <w:lang w:eastAsia="ja-JP"/>
            </w:rPr>
            <w:tab/>
          </w:r>
          <w:r w:rsidRPr="002F79B2">
            <w:rPr>
              <w:noProof/>
              <w:lang w:val="en-GB"/>
            </w:rPr>
            <w:t>Html</w:t>
          </w:r>
          <w:r>
            <w:rPr>
              <w:noProof/>
            </w:rPr>
            <w:tab/>
          </w:r>
          <w:r>
            <w:rPr>
              <w:noProof/>
            </w:rPr>
            <w:fldChar w:fldCharType="begin"/>
          </w:r>
          <w:r>
            <w:rPr>
              <w:noProof/>
            </w:rPr>
            <w:instrText xml:space="preserve"> PAGEREF _Toc261813439 \h </w:instrText>
          </w:r>
          <w:r>
            <w:rPr>
              <w:noProof/>
            </w:rPr>
          </w:r>
          <w:r>
            <w:rPr>
              <w:noProof/>
            </w:rPr>
            <w:fldChar w:fldCharType="separate"/>
          </w:r>
          <w:r>
            <w:rPr>
              <w:noProof/>
            </w:rPr>
            <w:t>73</w:t>
          </w:r>
          <w:r>
            <w:rPr>
              <w:noProof/>
            </w:rPr>
            <w:fldChar w:fldCharType="end"/>
          </w:r>
        </w:p>
        <w:p w14:paraId="5A7AF71C" w14:textId="77777777" w:rsidR="00C07EDE" w:rsidRDefault="00C07EDE">
          <w:pPr>
            <w:pStyle w:val="Inhopg4"/>
            <w:tabs>
              <w:tab w:val="left" w:pos="1507"/>
              <w:tab w:val="right" w:leader="dot" w:pos="9056"/>
            </w:tabs>
            <w:rPr>
              <w:rFonts w:asciiTheme="minorHAnsi" w:hAnsiTheme="minorHAnsi"/>
              <w:noProof/>
              <w:lang w:eastAsia="ja-JP"/>
            </w:rPr>
          </w:pPr>
          <w:r w:rsidRPr="002F79B2">
            <w:rPr>
              <w:noProof/>
              <w:lang w:val="en-GB"/>
            </w:rPr>
            <w:t>1.3.1.</w:t>
          </w:r>
          <w:r>
            <w:rPr>
              <w:rFonts w:asciiTheme="minorHAnsi" w:hAnsiTheme="minorHAnsi"/>
              <w:noProof/>
              <w:lang w:eastAsia="ja-JP"/>
            </w:rPr>
            <w:tab/>
          </w:r>
          <w:r w:rsidRPr="002F79B2">
            <w:rPr>
              <w:noProof/>
              <w:lang w:val="en-GB"/>
            </w:rPr>
            <w:t>computer_invalid_login.html</w:t>
          </w:r>
          <w:r>
            <w:rPr>
              <w:noProof/>
            </w:rPr>
            <w:tab/>
          </w:r>
          <w:r>
            <w:rPr>
              <w:noProof/>
            </w:rPr>
            <w:fldChar w:fldCharType="begin"/>
          </w:r>
          <w:r>
            <w:rPr>
              <w:noProof/>
            </w:rPr>
            <w:instrText xml:space="preserve"> PAGEREF _Toc261813440 \h </w:instrText>
          </w:r>
          <w:r>
            <w:rPr>
              <w:noProof/>
            </w:rPr>
          </w:r>
          <w:r>
            <w:rPr>
              <w:noProof/>
            </w:rPr>
            <w:fldChar w:fldCharType="separate"/>
          </w:r>
          <w:r>
            <w:rPr>
              <w:noProof/>
            </w:rPr>
            <w:t>73</w:t>
          </w:r>
          <w:r>
            <w:rPr>
              <w:noProof/>
            </w:rPr>
            <w:fldChar w:fldCharType="end"/>
          </w:r>
        </w:p>
        <w:p w14:paraId="3A66D134" w14:textId="77777777" w:rsidR="00C07EDE" w:rsidRDefault="00C07EDE">
          <w:pPr>
            <w:pStyle w:val="Inhopg4"/>
            <w:tabs>
              <w:tab w:val="left" w:pos="1507"/>
              <w:tab w:val="right" w:leader="dot" w:pos="9056"/>
            </w:tabs>
            <w:rPr>
              <w:rFonts w:asciiTheme="minorHAnsi" w:hAnsiTheme="minorHAnsi"/>
              <w:noProof/>
              <w:lang w:eastAsia="ja-JP"/>
            </w:rPr>
          </w:pPr>
          <w:r w:rsidRPr="002F79B2">
            <w:rPr>
              <w:noProof/>
              <w:lang w:val="en-GB"/>
            </w:rPr>
            <w:t>1.3.2.</w:t>
          </w:r>
          <w:r>
            <w:rPr>
              <w:rFonts w:asciiTheme="minorHAnsi" w:hAnsiTheme="minorHAnsi"/>
              <w:noProof/>
              <w:lang w:eastAsia="ja-JP"/>
            </w:rPr>
            <w:tab/>
          </w:r>
          <w:r w:rsidRPr="002F79B2">
            <w:rPr>
              <w:noProof/>
              <w:lang w:val="en-GB"/>
            </w:rPr>
            <w:t>computer_login.html</w:t>
          </w:r>
          <w:r>
            <w:rPr>
              <w:noProof/>
            </w:rPr>
            <w:tab/>
          </w:r>
          <w:r>
            <w:rPr>
              <w:noProof/>
            </w:rPr>
            <w:fldChar w:fldCharType="begin"/>
          </w:r>
          <w:r>
            <w:rPr>
              <w:noProof/>
            </w:rPr>
            <w:instrText xml:space="preserve"> PAGEREF _Toc261813441 \h </w:instrText>
          </w:r>
          <w:r>
            <w:rPr>
              <w:noProof/>
            </w:rPr>
          </w:r>
          <w:r>
            <w:rPr>
              <w:noProof/>
            </w:rPr>
            <w:fldChar w:fldCharType="separate"/>
          </w:r>
          <w:r>
            <w:rPr>
              <w:noProof/>
            </w:rPr>
            <w:t>74</w:t>
          </w:r>
          <w:r>
            <w:rPr>
              <w:noProof/>
            </w:rPr>
            <w:fldChar w:fldCharType="end"/>
          </w:r>
        </w:p>
        <w:p w14:paraId="15747E2D" w14:textId="77777777" w:rsidR="00C07EDE" w:rsidRDefault="00C07EDE">
          <w:pPr>
            <w:pStyle w:val="Inhopg4"/>
            <w:tabs>
              <w:tab w:val="left" w:pos="1507"/>
              <w:tab w:val="right" w:leader="dot" w:pos="9056"/>
            </w:tabs>
            <w:rPr>
              <w:rFonts w:asciiTheme="minorHAnsi" w:hAnsiTheme="minorHAnsi"/>
              <w:noProof/>
              <w:lang w:eastAsia="ja-JP"/>
            </w:rPr>
          </w:pPr>
          <w:r w:rsidRPr="002F79B2">
            <w:rPr>
              <w:noProof/>
              <w:lang w:val="en-GB"/>
            </w:rPr>
            <w:t>1.3.3.</w:t>
          </w:r>
          <w:r>
            <w:rPr>
              <w:rFonts w:asciiTheme="minorHAnsi" w:hAnsiTheme="minorHAnsi"/>
              <w:noProof/>
              <w:lang w:eastAsia="ja-JP"/>
            </w:rPr>
            <w:tab/>
          </w:r>
          <w:r w:rsidRPr="002F79B2">
            <w:rPr>
              <w:noProof/>
              <w:lang w:val="en-GB"/>
            </w:rPr>
            <w:t>computer_remove.html</w:t>
          </w:r>
          <w:r>
            <w:rPr>
              <w:noProof/>
            </w:rPr>
            <w:tab/>
          </w:r>
          <w:r>
            <w:rPr>
              <w:noProof/>
            </w:rPr>
            <w:fldChar w:fldCharType="begin"/>
          </w:r>
          <w:r>
            <w:rPr>
              <w:noProof/>
            </w:rPr>
            <w:instrText xml:space="preserve"> PAGEREF _Toc261813442 \h </w:instrText>
          </w:r>
          <w:r>
            <w:rPr>
              <w:noProof/>
            </w:rPr>
          </w:r>
          <w:r>
            <w:rPr>
              <w:noProof/>
            </w:rPr>
            <w:fldChar w:fldCharType="separate"/>
          </w:r>
          <w:r>
            <w:rPr>
              <w:noProof/>
            </w:rPr>
            <w:t>75</w:t>
          </w:r>
          <w:r>
            <w:rPr>
              <w:noProof/>
            </w:rPr>
            <w:fldChar w:fldCharType="end"/>
          </w:r>
        </w:p>
        <w:p w14:paraId="3119465C" w14:textId="77777777" w:rsidR="00C07EDE" w:rsidRDefault="00C07EDE">
          <w:pPr>
            <w:pStyle w:val="Inhopg4"/>
            <w:tabs>
              <w:tab w:val="left" w:pos="1507"/>
              <w:tab w:val="right" w:leader="dot" w:pos="9056"/>
            </w:tabs>
            <w:rPr>
              <w:rFonts w:asciiTheme="minorHAnsi" w:hAnsiTheme="minorHAnsi"/>
              <w:noProof/>
              <w:lang w:eastAsia="ja-JP"/>
            </w:rPr>
          </w:pPr>
          <w:r w:rsidRPr="002F79B2">
            <w:rPr>
              <w:noProof/>
              <w:lang w:val="en-GB"/>
            </w:rPr>
            <w:t>1.3.4.</w:t>
          </w:r>
          <w:r>
            <w:rPr>
              <w:rFonts w:asciiTheme="minorHAnsi" w:hAnsiTheme="minorHAnsi"/>
              <w:noProof/>
              <w:lang w:eastAsia="ja-JP"/>
            </w:rPr>
            <w:tab/>
          </w:r>
          <w:r w:rsidRPr="002F79B2">
            <w:rPr>
              <w:noProof/>
              <w:lang w:val="en-GB"/>
            </w:rPr>
            <w:t>computer_result.html</w:t>
          </w:r>
          <w:r>
            <w:rPr>
              <w:noProof/>
            </w:rPr>
            <w:tab/>
          </w:r>
          <w:r>
            <w:rPr>
              <w:noProof/>
            </w:rPr>
            <w:fldChar w:fldCharType="begin"/>
          </w:r>
          <w:r>
            <w:rPr>
              <w:noProof/>
            </w:rPr>
            <w:instrText xml:space="preserve"> PAGEREF _Toc261813443 \h </w:instrText>
          </w:r>
          <w:r>
            <w:rPr>
              <w:noProof/>
            </w:rPr>
          </w:r>
          <w:r>
            <w:rPr>
              <w:noProof/>
            </w:rPr>
            <w:fldChar w:fldCharType="separate"/>
          </w:r>
          <w:r>
            <w:rPr>
              <w:noProof/>
            </w:rPr>
            <w:t>76</w:t>
          </w:r>
          <w:r>
            <w:rPr>
              <w:noProof/>
            </w:rPr>
            <w:fldChar w:fldCharType="end"/>
          </w:r>
        </w:p>
        <w:p w14:paraId="31AD123C" w14:textId="77777777" w:rsidR="00C07EDE" w:rsidRDefault="00C07EDE">
          <w:pPr>
            <w:pStyle w:val="Inhopg4"/>
            <w:tabs>
              <w:tab w:val="left" w:pos="1507"/>
              <w:tab w:val="right" w:leader="dot" w:pos="9056"/>
            </w:tabs>
            <w:rPr>
              <w:rFonts w:asciiTheme="minorHAnsi" w:hAnsiTheme="minorHAnsi"/>
              <w:noProof/>
              <w:lang w:eastAsia="ja-JP"/>
            </w:rPr>
          </w:pPr>
          <w:r w:rsidRPr="002F79B2">
            <w:rPr>
              <w:noProof/>
              <w:lang w:val="en-GB"/>
            </w:rPr>
            <w:t>1.3.5.</w:t>
          </w:r>
          <w:r>
            <w:rPr>
              <w:rFonts w:asciiTheme="minorHAnsi" w:hAnsiTheme="minorHAnsi"/>
              <w:noProof/>
              <w:lang w:eastAsia="ja-JP"/>
            </w:rPr>
            <w:tab/>
          </w:r>
          <w:r w:rsidRPr="002F79B2">
            <w:rPr>
              <w:noProof/>
              <w:lang w:val="en-GB"/>
            </w:rPr>
            <w:t>computer_sorry.html</w:t>
          </w:r>
          <w:r>
            <w:rPr>
              <w:noProof/>
            </w:rPr>
            <w:tab/>
          </w:r>
          <w:r>
            <w:rPr>
              <w:noProof/>
            </w:rPr>
            <w:fldChar w:fldCharType="begin"/>
          </w:r>
          <w:r>
            <w:rPr>
              <w:noProof/>
            </w:rPr>
            <w:instrText xml:space="preserve"> PAGEREF _Toc261813444 \h </w:instrText>
          </w:r>
          <w:r>
            <w:rPr>
              <w:noProof/>
            </w:rPr>
          </w:r>
          <w:r>
            <w:rPr>
              <w:noProof/>
            </w:rPr>
            <w:fldChar w:fldCharType="separate"/>
          </w:r>
          <w:r>
            <w:rPr>
              <w:noProof/>
            </w:rPr>
            <w:t>77</w:t>
          </w:r>
          <w:r>
            <w:rPr>
              <w:noProof/>
            </w:rPr>
            <w:fldChar w:fldCharType="end"/>
          </w:r>
        </w:p>
        <w:p w14:paraId="57A16754" w14:textId="77777777" w:rsidR="00C07EDE" w:rsidRDefault="00C07EDE">
          <w:pPr>
            <w:pStyle w:val="Inhopg4"/>
            <w:tabs>
              <w:tab w:val="left" w:pos="1507"/>
              <w:tab w:val="right" w:leader="dot" w:pos="9056"/>
            </w:tabs>
            <w:rPr>
              <w:rFonts w:asciiTheme="minorHAnsi" w:hAnsiTheme="minorHAnsi"/>
              <w:noProof/>
              <w:lang w:eastAsia="ja-JP"/>
            </w:rPr>
          </w:pPr>
          <w:r w:rsidRPr="002F79B2">
            <w:rPr>
              <w:noProof/>
              <w:lang w:val="en-GB"/>
            </w:rPr>
            <w:t>1.3.6.</w:t>
          </w:r>
          <w:r>
            <w:rPr>
              <w:rFonts w:asciiTheme="minorHAnsi" w:hAnsiTheme="minorHAnsi"/>
              <w:noProof/>
              <w:lang w:eastAsia="ja-JP"/>
            </w:rPr>
            <w:tab/>
          </w:r>
          <w:r w:rsidRPr="002F79B2">
            <w:rPr>
              <w:noProof/>
              <w:lang w:val="en-GB"/>
            </w:rPr>
            <w:t>computer_upload_succes.html</w:t>
          </w:r>
          <w:r>
            <w:rPr>
              <w:noProof/>
            </w:rPr>
            <w:tab/>
          </w:r>
          <w:r>
            <w:rPr>
              <w:noProof/>
            </w:rPr>
            <w:fldChar w:fldCharType="begin"/>
          </w:r>
          <w:r>
            <w:rPr>
              <w:noProof/>
            </w:rPr>
            <w:instrText xml:space="preserve"> PAGEREF _Toc261813445 \h </w:instrText>
          </w:r>
          <w:r>
            <w:rPr>
              <w:noProof/>
            </w:rPr>
          </w:r>
          <w:r>
            <w:rPr>
              <w:noProof/>
            </w:rPr>
            <w:fldChar w:fldCharType="separate"/>
          </w:r>
          <w:r>
            <w:rPr>
              <w:noProof/>
            </w:rPr>
            <w:t>78</w:t>
          </w:r>
          <w:r>
            <w:rPr>
              <w:noProof/>
            </w:rPr>
            <w:fldChar w:fldCharType="end"/>
          </w:r>
        </w:p>
        <w:p w14:paraId="6605F20E" w14:textId="77777777" w:rsidR="00C07EDE" w:rsidRDefault="00C07EDE">
          <w:pPr>
            <w:pStyle w:val="Inhopg4"/>
            <w:tabs>
              <w:tab w:val="left" w:pos="1507"/>
              <w:tab w:val="right" w:leader="dot" w:pos="9056"/>
            </w:tabs>
            <w:rPr>
              <w:rFonts w:asciiTheme="minorHAnsi" w:hAnsiTheme="minorHAnsi"/>
              <w:noProof/>
              <w:lang w:eastAsia="ja-JP"/>
            </w:rPr>
          </w:pPr>
          <w:r w:rsidRPr="002F79B2">
            <w:rPr>
              <w:noProof/>
              <w:lang w:val="en-GB"/>
            </w:rPr>
            <w:t>1.3.7.</w:t>
          </w:r>
          <w:r>
            <w:rPr>
              <w:rFonts w:asciiTheme="minorHAnsi" w:hAnsiTheme="minorHAnsi"/>
              <w:noProof/>
              <w:lang w:eastAsia="ja-JP"/>
            </w:rPr>
            <w:tab/>
          </w:r>
          <w:r w:rsidRPr="002F79B2">
            <w:rPr>
              <w:noProof/>
              <w:lang w:val="en-GB"/>
            </w:rPr>
            <w:t>computer_upload.html</w:t>
          </w:r>
          <w:r>
            <w:rPr>
              <w:noProof/>
            </w:rPr>
            <w:tab/>
          </w:r>
          <w:r>
            <w:rPr>
              <w:noProof/>
            </w:rPr>
            <w:fldChar w:fldCharType="begin"/>
          </w:r>
          <w:r>
            <w:rPr>
              <w:noProof/>
            </w:rPr>
            <w:instrText xml:space="preserve"> PAGEREF _Toc261813446 \h </w:instrText>
          </w:r>
          <w:r>
            <w:rPr>
              <w:noProof/>
            </w:rPr>
          </w:r>
          <w:r>
            <w:rPr>
              <w:noProof/>
            </w:rPr>
            <w:fldChar w:fldCharType="separate"/>
          </w:r>
          <w:r>
            <w:rPr>
              <w:noProof/>
            </w:rPr>
            <w:t>79</w:t>
          </w:r>
          <w:r>
            <w:rPr>
              <w:noProof/>
            </w:rPr>
            <w:fldChar w:fldCharType="end"/>
          </w:r>
        </w:p>
        <w:p w14:paraId="0D23FC8C" w14:textId="77777777" w:rsidR="00C07EDE" w:rsidRDefault="00C07EDE">
          <w:pPr>
            <w:pStyle w:val="Inhopg4"/>
            <w:tabs>
              <w:tab w:val="left" w:pos="1507"/>
              <w:tab w:val="right" w:leader="dot" w:pos="9056"/>
            </w:tabs>
            <w:rPr>
              <w:rFonts w:asciiTheme="minorHAnsi" w:hAnsiTheme="minorHAnsi"/>
              <w:noProof/>
              <w:lang w:eastAsia="ja-JP"/>
            </w:rPr>
          </w:pPr>
          <w:r w:rsidRPr="002F79B2">
            <w:rPr>
              <w:noProof/>
              <w:lang w:val="en-GB"/>
            </w:rPr>
            <w:t>1.3.8.</w:t>
          </w:r>
          <w:r>
            <w:rPr>
              <w:rFonts w:asciiTheme="minorHAnsi" w:hAnsiTheme="minorHAnsi"/>
              <w:noProof/>
              <w:lang w:eastAsia="ja-JP"/>
            </w:rPr>
            <w:tab/>
          </w:r>
          <w:r w:rsidRPr="002F79B2">
            <w:rPr>
              <w:noProof/>
              <w:lang w:val="en-GB"/>
            </w:rPr>
            <w:t>computer_welcome.html</w:t>
          </w:r>
          <w:r>
            <w:rPr>
              <w:noProof/>
            </w:rPr>
            <w:tab/>
          </w:r>
          <w:r>
            <w:rPr>
              <w:noProof/>
            </w:rPr>
            <w:fldChar w:fldCharType="begin"/>
          </w:r>
          <w:r>
            <w:rPr>
              <w:noProof/>
            </w:rPr>
            <w:instrText xml:space="preserve"> PAGEREF _Toc261813447 \h </w:instrText>
          </w:r>
          <w:r>
            <w:rPr>
              <w:noProof/>
            </w:rPr>
          </w:r>
          <w:r>
            <w:rPr>
              <w:noProof/>
            </w:rPr>
            <w:fldChar w:fldCharType="separate"/>
          </w:r>
          <w:r>
            <w:rPr>
              <w:noProof/>
            </w:rPr>
            <w:t>80</w:t>
          </w:r>
          <w:r>
            <w:rPr>
              <w:noProof/>
            </w:rPr>
            <w:fldChar w:fldCharType="end"/>
          </w:r>
        </w:p>
        <w:p w14:paraId="389C4B32" w14:textId="77777777" w:rsidR="00C07EDE" w:rsidRDefault="00C07EDE">
          <w:pPr>
            <w:pStyle w:val="Inhopg4"/>
            <w:tabs>
              <w:tab w:val="left" w:pos="1507"/>
              <w:tab w:val="right" w:leader="dot" w:pos="9056"/>
            </w:tabs>
            <w:rPr>
              <w:rFonts w:asciiTheme="minorHAnsi" w:hAnsiTheme="minorHAnsi"/>
              <w:noProof/>
              <w:lang w:eastAsia="ja-JP"/>
            </w:rPr>
          </w:pPr>
          <w:r w:rsidRPr="002F79B2">
            <w:rPr>
              <w:noProof/>
              <w:lang w:val="en-GB"/>
            </w:rPr>
            <w:t>1.3.9.</w:t>
          </w:r>
          <w:r>
            <w:rPr>
              <w:rFonts w:asciiTheme="minorHAnsi" w:hAnsiTheme="minorHAnsi"/>
              <w:noProof/>
              <w:lang w:eastAsia="ja-JP"/>
            </w:rPr>
            <w:tab/>
          </w:r>
          <w:r w:rsidRPr="002F79B2">
            <w:rPr>
              <w:noProof/>
              <w:lang w:val="en-GB"/>
            </w:rPr>
            <w:t>computer.html</w:t>
          </w:r>
          <w:r>
            <w:rPr>
              <w:noProof/>
            </w:rPr>
            <w:tab/>
          </w:r>
          <w:r>
            <w:rPr>
              <w:noProof/>
            </w:rPr>
            <w:fldChar w:fldCharType="begin"/>
          </w:r>
          <w:r>
            <w:rPr>
              <w:noProof/>
            </w:rPr>
            <w:instrText xml:space="preserve"> PAGEREF _Toc261813448 \h </w:instrText>
          </w:r>
          <w:r>
            <w:rPr>
              <w:noProof/>
            </w:rPr>
          </w:r>
          <w:r>
            <w:rPr>
              <w:noProof/>
            </w:rPr>
            <w:fldChar w:fldCharType="separate"/>
          </w:r>
          <w:r>
            <w:rPr>
              <w:noProof/>
            </w:rPr>
            <w:t>81</w:t>
          </w:r>
          <w:r>
            <w:rPr>
              <w:noProof/>
            </w:rPr>
            <w:fldChar w:fldCharType="end"/>
          </w:r>
        </w:p>
        <w:p w14:paraId="5EFD89D0" w14:textId="77777777" w:rsidR="00C07EDE" w:rsidRDefault="00C07EDE">
          <w:pPr>
            <w:pStyle w:val="Inhopg4"/>
            <w:tabs>
              <w:tab w:val="left" w:pos="1628"/>
              <w:tab w:val="right" w:leader="dot" w:pos="9056"/>
            </w:tabs>
            <w:rPr>
              <w:rFonts w:asciiTheme="minorHAnsi" w:hAnsiTheme="minorHAnsi"/>
              <w:noProof/>
              <w:lang w:eastAsia="ja-JP"/>
            </w:rPr>
          </w:pPr>
          <w:r w:rsidRPr="002F79B2">
            <w:rPr>
              <w:noProof/>
              <w:lang w:val="en-GB"/>
            </w:rPr>
            <w:t>1.3.10.</w:t>
          </w:r>
          <w:r>
            <w:rPr>
              <w:rFonts w:asciiTheme="minorHAnsi" w:hAnsiTheme="minorHAnsi"/>
              <w:noProof/>
              <w:lang w:eastAsia="ja-JP"/>
            </w:rPr>
            <w:tab/>
          </w:r>
          <w:r w:rsidRPr="002F79B2">
            <w:rPr>
              <w:noProof/>
              <w:lang w:val="en-GB"/>
            </w:rPr>
            <w:t>mobile_invalid_login.html</w:t>
          </w:r>
          <w:r>
            <w:rPr>
              <w:noProof/>
            </w:rPr>
            <w:tab/>
          </w:r>
          <w:r>
            <w:rPr>
              <w:noProof/>
            </w:rPr>
            <w:fldChar w:fldCharType="begin"/>
          </w:r>
          <w:r>
            <w:rPr>
              <w:noProof/>
            </w:rPr>
            <w:instrText xml:space="preserve"> PAGEREF _Toc261813449 \h </w:instrText>
          </w:r>
          <w:r>
            <w:rPr>
              <w:noProof/>
            </w:rPr>
          </w:r>
          <w:r>
            <w:rPr>
              <w:noProof/>
            </w:rPr>
            <w:fldChar w:fldCharType="separate"/>
          </w:r>
          <w:r>
            <w:rPr>
              <w:noProof/>
            </w:rPr>
            <w:t>83</w:t>
          </w:r>
          <w:r>
            <w:rPr>
              <w:noProof/>
            </w:rPr>
            <w:fldChar w:fldCharType="end"/>
          </w:r>
        </w:p>
        <w:p w14:paraId="3F9CE9CC" w14:textId="77777777" w:rsidR="00C07EDE" w:rsidRDefault="00C07EDE">
          <w:pPr>
            <w:pStyle w:val="Inhopg4"/>
            <w:tabs>
              <w:tab w:val="left" w:pos="1628"/>
              <w:tab w:val="right" w:leader="dot" w:pos="9056"/>
            </w:tabs>
            <w:rPr>
              <w:rFonts w:asciiTheme="minorHAnsi" w:hAnsiTheme="minorHAnsi"/>
              <w:noProof/>
              <w:lang w:eastAsia="ja-JP"/>
            </w:rPr>
          </w:pPr>
          <w:r w:rsidRPr="002F79B2">
            <w:rPr>
              <w:noProof/>
              <w:lang w:val="en-GB"/>
            </w:rPr>
            <w:t>1.3.11.</w:t>
          </w:r>
          <w:r>
            <w:rPr>
              <w:rFonts w:asciiTheme="minorHAnsi" w:hAnsiTheme="minorHAnsi"/>
              <w:noProof/>
              <w:lang w:eastAsia="ja-JP"/>
            </w:rPr>
            <w:tab/>
          </w:r>
          <w:r w:rsidRPr="002F79B2">
            <w:rPr>
              <w:noProof/>
              <w:lang w:val="en-GB"/>
            </w:rPr>
            <w:t>mobile_login.html</w:t>
          </w:r>
          <w:r>
            <w:rPr>
              <w:noProof/>
            </w:rPr>
            <w:tab/>
          </w:r>
          <w:r>
            <w:rPr>
              <w:noProof/>
            </w:rPr>
            <w:fldChar w:fldCharType="begin"/>
          </w:r>
          <w:r>
            <w:rPr>
              <w:noProof/>
            </w:rPr>
            <w:instrText xml:space="preserve"> PAGEREF _Toc261813450 \h </w:instrText>
          </w:r>
          <w:r>
            <w:rPr>
              <w:noProof/>
            </w:rPr>
          </w:r>
          <w:r>
            <w:rPr>
              <w:noProof/>
            </w:rPr>
            <w:fldChar w:fldCharType="separate"/>
          </w:r>
          <w:r>
            <w:rPr>
              <w:noProof/>
            </w:rPr>
            <w:t>84</w:t>
          </w:r>
          <w:r>
            <w:rPr>
              <w:noProof/>
            </w:rPr>
            <w:fldChar w:fldCharType="end"/>
          </w:r>
        </w:p>
        <w:p w14:paraId="01C20CE8" w14:textId="77777777" w:rsidR="00C07EDE" w:rsidRDefault="00C07EDE">
          <w:pPr>
            <w:pStyle w:val="Inhopg4"/>
            <w:tabs>
              <w:tab w:val="left" w:pos="1628"/>
              <w:tab w:val="right" w:leader="dot" w:pos="9056"/>
            </w:tabs>
            <w:rPr>
              <w:rFonts w:asciiTheme="minorHAnsi" w:hAnsiTheme="minorHAnsi"/>
              <w:noProof/>
              <w:lang w:eastAsia="ja-JP"/>
            </w:rPr>
          </w:pPr>
          <w:r w:rsidRPr="002F79B2">
            <w:rPr>
              <w:noProof/>
              <w:lang w:val="en-GB"/>
            </w:rPr>
            <w:t>1.3.12.</w:t>
          </w:r>
          <w:r>
            <w:rPr>
              <w:rFonts w:asciiTheme="minorHAnsi" w:hAnsiTheme="minorHAnsi"/>
              <w:noProof/>
              <w:lang w:eastAsia="ja-JP"/>
            </w:rPr>
            <w:tab/>
          </w:r>
          <w:r w:rsidRPr="002F79B2">
            <w:rPr>
              <w:noProof/>
              <w:lang w:val="en-GB"/>
            </w:rPr>
            <w:t>mobile_remove.html</w:t>
          </w:r>
          <w:r>
            <w:rPr>
              <w:noProof/>
            </w:rPr>
            <w:tab/>
          </w:r>
          <w:r>
            <w:rPr>
              <w:noProof/>
            </w:rPr>
            <w:fldChar w:fldCharType="begin"/>
          </w:r>
          <w:r>
            <w:rPr>
              <w:noProof/>
            </w:rPr>
            <w:instrText xml:space="preserve"> PAGEREF _Toc261813451 \h </w:instrText>
          </w:r>
          <w:r>
            <w:rPr>
              <w:noProof/>
            </w:rPr>
          </w:r>
          <w:r>
            <w:rPr>
              <w:noProof/>
            </w:rPr>
            <w:fldChar w:fldCharType="separate"/>
          </w:r>
          <w:r>
            <w:rPr>
              <w:noProof/>
            </w:rPr>
            <w:t>85</w:t>
          </w:r>
          <w:r>
            <w:rPr>
              <w:noProof/>
            </w:rPr>
            <w:fldChar w:fldCharType="end"/>
          </w:r>
        </w:p>
        <w:p w14:paraId="0C75D2F0" w14:textId="77777777" w:rsidR="00C07EDE" w:rsidRDefault="00C07EDE">
          <w:pPr>
            <w:pStyle w:val="Inhopg4"/>
            <w:tabs>
              <w:tab w:val="left" w:pos="1628"/>
              <w:tab w:val="right" w:leader="dot" w:pos="9056"/>
            </w:tabs>
            <w:rPr>
              <w:rFonts w:asciiTheme="minorHAnsi" w:hAnsiTheme="minorHAnsi"/>
              <w:noProof/>
              <w:lang w:eastAsia="ja-JP"/>
            </w:rPr>
          </w:pPr>
          <w:r w:rsidRPr="002F79B2">
            <w:rPr>
              <w:noProof/>
              <w:lang w:val="en-GB"/>
            </w:rPr>
            <w:t>1.3.13.</w:t>
          </w:r>
          <w:r>
            <w:rPr>
              <w:rFonts w:asciiTheme="minorHAnsi" w:hAnsiTheme="minorHAnsi"/>
              <w:noProof/>
              <w:lang w:eastAsia="ja-JP"/>
            </w:rPr>
            <w:tab/>
          </w:r>
          <w:r w:rsidRPr="002F79B2">
            <w:rPr>
              <w:noProof/>
              <w:lang w:val="en-GB"/>
            </w:rPr>
            <w:t>mobile_result.html</w:t>
          </w:r>
          <w:r>
            <w:rPr>
              <w:noProof/>
            </w:rPr>
            <w:tab/>
          </w:r>
          <w:r>
            <w:rPr>
              <w:noProof/>
            </w:rPr>
            <w:fldChar w:fldCharType="begin"/>
          </w:r>
          <w:r>
            <w:rPr>
              <w:noProof/>
            </w:rPr>
            <w:instrText xml:space="preserve"> PAGEREF _Toc261813452 \h </w:instrText>
          </w:r>
          <w:r>
            <w:rPr>
              <w:noProof/>
            </w:rPr>
          </w:r>
          <w:r>
            <w:rPr>
              <w:noProof/>
            </w:rPr>
            <w:fldChar w:fldCharType="separate"/>
          </w:r>
          <w:r>
            <w:rPr>
              <w:noProof/>
            </w:rPr>
            <w:t>86</w:t>
          </w:r>
          <w:r>
            <w:rPr>
              <w:noProof/>
            </w:rPr>
            <w:fldChar w:fldCharType="end"/>
          </w:r>
        </w:p>
        <w:p w14:paraId="1F29EC93" w14:textId="77777777" w:rsidR="00C07EDE" w:rsidRDefault="00C07EDE">
          <w:pPr>
            <w:pStyle w:val="Inhopg4"/>
            <w:tabs>
              <w:tab w:val="left" w:pos="1628"/>
              <w:tab w:val="right" w:leader="dot" w:pos="9056"/>
            </w:tabs>
            <w:rPr>
              <w:rFonts w:asciiTheme="minorHAnsi" w:hAnsiTheme="minorHAnsi"/>
              <w:noProof/>
              <w:lang w:eastAsia="ja-JP"/>
            </w:rPr>
          </w:pPr>
          <w:r w:rsidRPr="002F79B2">
            <w:rPr>
              <w:noProof/>
              <w:lang w:val="en-GB"/>
            </w:rPr>
            <w:t>1.3.14.</w:t>
          </w:r>
          <w:r>
            <w:rPr>
              <w:rFonts w:asciiTheme="minorHAnsi" w:hAnsiTheme="minorHAnsi"/>
              <w:noProof/>
              <w:lang w:eastAsia="ja-JP"/>
            </w:rPr>
            <w:tab/>
          </w:r>
          <w:r w:rsidRPr="002F79B2">
            <w:rPr>
              <w:noProof/>
              <w:lang w:val="en-GB"/>
            </w:rPr>
            <w:t>mobile_sorry.html</w:t>
          </w:r>
          <w:r>
            <w:rPr>
              <w:noProof/>
            </w:rPr>
            <w:tab/>
          </w:r>
          <w:r>
            <w:rPr>
              <w:noProof/>
            </w:rPr>
            <w:fldChar w:fldCharType="begin"/>
          </w:r>
          <w:r>
            <w:rPr>
              <w:noProof/>
            </w:rPr>
            <w:instrText xml:space="preserve"> PAGEREF _Toc261813453 \h </w:instrText>
          </w:r>
          <w:r>
            <w:rPr>
              <w:noProof/>
            </w:rPr>
          </w:r>
          <w:r>
            <w:rPr>
              <w:noProof/>
            </w:rPr>
            <w:fldChar w:fldCharType="separate"/>
          </w:r>
          <w:r>
            <w:rPr>
              <w:noProof/>
            </w:rPr>
            <w:t>87</w:t>
          </w:r>
          <w:r>
            <w:rPr>
              <w:noProof/>
            </w:rPr>
            <w:fldChar w:fldCharType="end"/>
          </w:r>
        </w:p>
        <w:p w14:paraId="26659464" w14:textId="77777777" w:rsidR="00C07EDE" w:rsidRDefault="00C07EDE">
          <w:pPr>
            <w:pStyle w:val="Inhopg4"/>
            <w:tabs>
              <w:tab w:val="left" w:pos="1628"/>
              <w:tab w:val="right" w:leader="dot" w:pos="9056"/>
            </w:tabs>
            <w:rPr>
              <w:rFonts w:asciiTheme="minorHAnsi" w:hAnsiTheme="minorHAnsi"/>
              <w:noProof/>
              <w:lang w:eastAsia="ja-JP"/>
            </w:rPr>
          </w:pPr>
          <w:r w:rsidRPr="002F79B2">
            <w:rPr>
              <w:noProof/>
              <w:lang w:val="en-GB"/>
            </w:rPr>
            <w:t>1.3.15.</w:t>
          </w:r>
          <w:r>
            <w:rPr>
              <w:rFonts w:asciiTheme="minorHAnsi" w:hAnsiTheme="minorHAnsi"/>
              <w:noProof/>
              <w:lang w:eastAsia="ja-JP"/>
            </w:rPr>
            <w:tab/>
          </w:r>
          <w:r w:rsidRPr="002F79B2">
            <w:rPr>
              <w:noProof/>
              <w:lang w:val="en-GB"/>
            </w:rPr>
            <w:t>mobile_upload_succes.html</w:t>
          </w:r>
          <w:r>
            <w:rPr>
              <w:noProof/>
            </w:rPr>
            <w:tab/>
          </w:r>
          <w:r>
            <w:rPr>
              <w:noProof/>
            </w:rPr>
            <w:fldChar w:fldCharType="begin"/>
          </w:r>
          <w:r>
            <w:rPr>
              <w:noProof/>
            </w:rPr>
            <w:instrText xml:space="preserve"> PAGEREF _Toc261813454 \h </w:instrText>
          </w:r>
          <w:r>
            <w:rPr>
              <w:noProof/>
            </w:rPr>
          </w:r>
          <w:r>
            <w:rPr>
              <w:noProof/>
            </w:rPr>
            <w:fldChar w:fldCharType="separate"/>
          </w:r>
          <w:r>
            <w:rPr>
              <w:noProof/>
            </w:rPr>
            <w:t>88</w:t>
          </w:r>
          <w:r>
            <w:rPr>
              <w:noProof/>
            </w:rPr>
            <w:fldChar w:fldCharType="end"/>
          </w:r>
        </w:p>
        <w:p w14:paraId="21FA987C" w14:textId="77777777" w:rsidR="00C07EDE" w:rsidRDefault="00C07EDE">
          <w:pPr>
            <w:pStyle w:val="Inhopg4"/>
            <w:tabs>
              <w:tab w:val="left" w:pos="1628"/>
              <w:tab w:val="right" w:leader="dot" w:pos="9056"/>
            </w:tabs>
            <w:rPr>
              <w:rFonts w:asciiTheme="minorHAnsi" w:hAnsiTheme="minorHAnsi"/>
              <w:noProof/>
              <w:lang w:eastAsia="ja-JP"/>
            </w:rPr>
          </w:pPr>
          <w:r w:rsidRPr="002F79B2">
            <w:rPr>
              <w:noProof/>
              <w:lang w:val="en-GB"/>
            </w:rPr>
            <w:lastRenderedPageBreak/>
            <w:t>1.3.16.</w:t>
          </w:r>
          <w:r>
            <w:rPr>
              <w:rFonts w:asciiTheme="minorHAnsi" w:hAnsiTheme="minorHAnsi"/>
              <w:noProof/>
              <w:lang w:eastAsia="ja-JP"/>
            </w:rPr>
            <w:tab/>
          </w:r>
          <w:r w:rsidRPr="002F79B2">
            <w:rPr>
              <w:noProof/>
              <w:lang w:val="en-GB"/>
            </w:rPr>
            <w:t>mobile_upload.html</w:t>
          </w:r>
          <w:r>
            <w:rPr>
              <w:noProof/>
            </w:rPr>
            <w:tab/>
          </w:r>
          <w:r>
            <w:rPr>
              <w:noProof/>
            </w:rPr>
            <w:fldChar w:fldCharType="begin"/>
          </w:r>
          <w:r>
            <w:rPr>
              <w:noProof/>
            </w:rPr>
            <w:instrText xml:space="preserve"> PAGEREF _Toc261813455 \h </w:instrText>
          </w:r>
          <w:r>
            <w:rPr>
              <w:noProof/>
            </w:rPr>
          </w:r>
          <w:r>
            <w:rPr>
              <w:noProof/>
            </w:rPr>
            <w:fldChar w:fldCharType="separate"/>
          </w:r>
          <w:r>
            <w:rPr>
              <w:noProof/>
            </w:rPr>
            <w:t>89</w:t>
          </w:r>
          <w:r>
            <w:rPr>
              <w:noProof/>
            </w:rPr>
            <w:fldChar w:fldCharType="end"/>
          </w:r>
        </w:p>
        <w:p w14:paraId="25B88834" w14:textId="77777777" w:rsidR="00C07EDE" w:rsidRDefault="00C07EDE">
          <w:pPr>
            <w:pStyle w:val="Inhopg4"/>
            <w:tabs>
              <w:tab w:val="left" w:pos="1628"/>
              <w:tab w:val="right" w:leader="dot" w:pos="9056"/>
            </w:tabs>
            <w:rPr>
              <w:rFonts w:asciiTheme="minorHAnsi" w:hAnsiTheme="minorHAnsi"/>
              <w:noProof/>
              <w:lang w:eastAsia="ja-JP"/>
            </w:rPr>
          </w:pPr>
          <w:r w:rsidRPr="002F79B2">
            <w:rPr>
              <w:noProof/>
              <w:lang w:val="en-GB"/>
            </w:rPr>
            <w:t>1.3.17.</w:t>
          </w:r>
          <w:r>
            <w:rPr>
              <w:rFonts w:asciiTheme="minorHAnsi" w:hAnsiTheme="minorHAnsi"/>
              <w:noProof/>
              <w:lang w:eastAsia="ja-JP"/>
            </w:rPr>
            <w:tab/>
          </w:r>
          <w:r w:rsidRPr="002F79B2">
            <w:rPr>
              <w:noProof/>
              <w:lang w:val="en-GB"/>
            </w:rPr>
            <w:t>mobile_welcome.html</w:t>
          </w:r>
          <w:r>
            <w:rPr>
              <w:noProof/>
            </w:rPr>
            <w:tab/>
          </w:r>
          <w:r>
            <w:rPr>
              <w:noProof/>
            </w:rPr>
            <w:fldChar w:fldCharType="begin"/>
          </w:r>
          <w:r>
            <w:rPr>
              <w:noProof/>
            </w:rPr>
            <w:instrText xml:space="preserve"> PAGEREF _Toc261813456 \h </w:instrText>
          </w:r>
          <w:r>
            <w:rPr>
              <w:noProof/>
            </w:rPr>
          </w:r>
          <w:r>
            <w:rPr>
              <w:noProof/>
            </w:rPr>
            <w:fldChar w:fldCharType="separate"/>
          </w:r>
          <w:r>
            <w:rPr>
              <w:noProof/>
            </w:rPr>
            <w:t>90</w:t>
          </w:r>
          <w:r>
            <w:rPr>
              <w:noProof/>
            </w:rPr>
            <w:fldChar w:fldCharType="end"/>
          </w:r>
        </w:p>
        <w:p w14:paraId="334E0919" w14:textId="77777777" w:rsidR="00C07EDE" w:rsidRDefault="00C07EDE">
          <w:pPr>
            <w:pStyle w:val="Inhopg4"/>
            <w:tabs>
              <w:tab w:val="left" w:pos="1628"/>
              <w:tab w:val="right" w:leader="dot" w:pos="9056"/>
            </w:tabs>
            <w:rPr>
              <w:rFonts w:asciiTheme="minorHAnsi" w:hAnsiTheme="minorHAnsi"/>
              <w:noProof/>
              <w:lang w:eastAsia="ja-JP"/>
            </w:rPr>
          </w:pPr>
          <w:r w:rsidRPr="002F79B2">
            <w:rPr>
              <w:noProof/>
              <w:lang w:val="en-GB"/>
            </w:rPr>
            <w:t>1.3.18.</w:t>
          </w:r>
          <w:r>
            <w:rPr>
              <w:rFonts w:asciiTheme="minorHAnsi" w:hAnsiTheme="minorHAnsi"/>
              <w:noProof/>
              <w:lang w:eastAsia="ja-JP"/>
            </w:rPr>
            <w:tab/>
          </w:r>
          <w:r w:rsidRPr="002F79B2">
            <w:rPr>
              <w:noProof/>
              <w:lang w:val="en-GB"/>
            </w:rPr>
            <w:t>mobile.html</w:t>
          </w:r>
          <w:r>
            <w:rPr>
              <w:noProof/>
            </w:rPr>
            <w:tab/>
          </w:r>
          <w:r>
            <w:rPr>
              <w:noProof/>
            </w:rPr>
            <w:fldChar w:fldCharType="begin"/>
          </w:r>
          <w:r>
            <w:rPr>
              <w:noProof/>
            </w:rPr>
            <w:instrText xml:space="preserve"> PAGEREF _Toc261813457 \h </w:instrText>
          </w:r>
          <w:r>
            <w:rPr>
              <w:noProof/>
            </w:rPr>
          </w:r>
          <w:r>
            <w:rPr>
              <w:noProof/>
            </w:rPr>
            <w:fldChar w:fldCharType="separate"/>
          </w:r>
          <w:r>
            <w:rPr>
              <w:noProof/>
            </w:rPr>
            <w:t>91</w:t>
          </w:r>
          <w:r>
            <w:rPr>
              <w:noProof/>
            </w:rPr>
            <w:fldChar w:fldCharType="end"/>
          </w:r>
        </w:p>
        <w:p w14:paraId="53BFC9E0" w14:textId="77777777" w:rsidR="00C07EDE" w:rsidRDefault="00C07EDE">
          <w:pPr>
            <w:pStyle w:val="Inhopg3"/>
            <w:tabs>
              <w:tab w:val="left" w:pos="1084"/>
              <w:tab w:val="right" w:leader="dot" w:pos="9056"/>
            </w:tabs>
            <w:rPr>
              <w:rFonts w:asciiTheme="minorHAnsi" w:hAnsiTheme="minorHAnsi"/>
              <w:noProof/>
              <w:lang w:eastAsia="ja-JP"/>
            </w:rPr>
          </w:pPr>
          <w:r w:rsidRPr="002F79B2">
            <w:rPr>
              <w:noProof/>
              <w:lang w:val="en-GB"/>
            </w:rPr>
            <w:t>1.4.</w:t>
          </w:r>
          <w:r>
            <w:rPr>
              <w:rFonts w:asciiTheme="minorHAnsi" w:hAnsiTheme="minorHAnsi"/>
              <w:noProof/>
              <w:lang w:eastAsia="ja-JP"/>
            </w:rPr>
            <w:tab/>
          </w:r>
          <w:r w:rsidRPr="002F79B2">
            <w:rPr>
              <w:noProof/>
              <w:lang w:val="en-GB"/>
            </w:rPr>
            <w:t>Perl</w:t>
          </w:r>
          <w:r>
            <w:rPr>
              <w:noProof/>
            </w:rPr>
            <w:tab/>
          </w:r>
          <w:r>
            <w:rPr>
              <w:noProof/>
            </w:rPr>
            <w:fldChar w:fldCharType="begin"/>
          </w:r>
          <w:r>
            <w:rPr>
              <w:noProof/>
            </w:rPr>
            <w:instrText xml:space="preserve"> PAGEREF _Toc261813458 \h </w:instrText>
          </w:r>
          <w:r>
            <w:rPr>
              <w:noProof/>
            </w:rPr>
          </w:r>
          <w:r>
            <w:rPr>
              <w:noProof/>
            </w:rPr>
            <w:fldChar w:fldCharType="separate"/>
          </w:r>
          <w:r>
            <w:rPr>
              <w:noProof/>
            </w:rPr>
            <w:t>93</w:t>
          </w:r>
          <w:r>
            <w:rPr>
              <w:noProof/>
            </w:rPr>
            <w:fldChar w:fldCharType="end"/>
          </w:r>
        </w:p>
        <w:p w14:paraId="7FB08AFF" w14:textId="77777777" w:rsidR="00C07EDE" w:rsidRDefault="00C07EDE">
          <w:pPr>
            <w:pStyle w:val="Inhopg4"/>
            <w:tabs>
              <w:tab w:val="left" w:pos="1507"/>
              <w:tab w:val="right" w:leader="dot" w:pos="9056"/>
            </w:tabs>
            <w:rPr>
              <w:rFonts w:asciiTheme="minorHAnsi" w:hAnsiTheme="minorHAnsi"/>
              <w:noProof/>
              <w:lang w:eastAsia="ja-JP"/>
            </w:rPr>
          </w:pPr>
          <w:r w:rsidRPr="002F79B2">
            <w:rPr>
              <w:noProof/>
              <w:lang w:val="en-GB"/>
            </w:rPr>
            <w:t>1.4.1.</w:t>
          </w:r>
          <w:r>
            <w:rPr>
              <w:rFonts w:asciiTheme="minorHAnsi" w:hAnsiTheme="minorHAnsi"/>
              <w:noProof/>
              <w:lang w:eastAsia="ja-JP"/>
            </w:rPr>
            <w:tab/>
          </w:r>
          <w:r w:rsidRPr="002F79B2">
            <w:rPr>
              <w:noProof/>
              <w:lang w:val="en-GB"/>
            </w:rPr>
            <w:t>classify.pl [</w:t>
          </w:r>
          <w:r w:rsidRPr="002F79B2">
            <w:rPr>
              <w:noProof/>
              <w:highlight w:val="green"/>
              <w:lang w:val="en-GB"/>
            </w:rPr>
            <w:t>19</w:t>
          </w:r>
          <w:r w:rsidRPr="002F79B2">
            <w:rPr>
              <w:noProof/>
              <w:lang w:val="en-GB"/>
            </w:rPr>
            <w:t>]</w:t>
          </w:r>
          <w:r>
            <w:rPr>
              <w:noProof/>
            </w:rPr>
            <w:tab/>
          </w:r>
          <w:r>
            <w:rPr>
              <w:noProof/>
            </w:rPr>
            <w:fldChar w:fldCharType="begin"/>
          </w:r>
          <w:r>
            <w:rPr>
              <w:noProof/>
            </w:rPr>
            <w:instrText xml:space="preserve"> PAGEREF _Toc261813459 \h </w:instrText>
          </w:r>
          <w:r>
            <w:rPr>
              <w:noProof/>
            </w:rPr>
          </w:r>
          <w:r>
            <w:rPr>
              <w:noProof/>
            </w:rPr>
            <w:fldChar w:fldCharType="separate"/>
          </w:r>
          <w:r>
            <w:rPr>
              <w:noProof/>
            </w:rPr>
            <w:t>93</w:t>
          </w:r>
          <w:r>
            <w:rPr>
              <w:noProof/>
            </w:rPr>
            <w:fldChar w:fldCharType="end"/>
          </w:r>
        </w:p>
        <w:p w14:paraId="32D16175" w14:textId="77777777" w:rsidR="00C07EDE" w:rsidRDefault="00C07EDE">
          <w:pPr>
            <w:pStyle w:val="Inhopg4"/>
            <w:tabs>
              <w:tab w:val="left" w:pos="1507"/>
              <w:tab w:val="right" w:leader="dot" w:pos="9056"/>
            </w:tabs>
            <w:rPr>
              <w:rFonts w:asciiTheme="minorHAnsi" w:hAnsiTheme="minorHAnsi"/>
              <w:noProof/>
              <w:lang w:eastAsia="ja-JP"/>
            </w:rPr>
          </w:pPr>
          <w:r w:rsidRPr="002F79B2">
            <w:rPr>
              <w:noProof/>
              <w:lang w:val="en-GB"/>
            </w:rPr>
            <w:t>1.4.2.</w:t>
          </w:r>
          <w:r>
            <w:rPr>
              <w:rFonts w:asciiTheme="minorHAnsi" w:hAnsiTheme="minorHAnsi"/>
              <w:noProof/>
              <w:lang w:eastAsia="ja-JP"/>
            </w:rPr>
            <w:tab/>
          </w:r>
          <w:r w:rsidRPr="002F79B2">
            <w:rPr>
              <w:noProof/>
              <w:lang w:val="en-GB"/>
            </w:rPr>
            <w:t>splitter.pl [</w:t>
          </w:r>
          <w:r w:rsidRPr="002F79B2">
            <w:rPr>
              <w:noProof/>
              <w:highlight w:val="green"/>
              <w:lang w:val="en-GB"/>
            </w:rPr>
            <w:t>19</w:t>
          </w:r>
          <w:r w:rsidRPr="002F79B2">
            <w:rPr>
              <w:noProof/>
              <w:lang w:val="en-GB"/>
            </w:rPr>
            <w:t>]</w:t>
          </w:r>
          <w:r>
            <w:rPr>
              <w:noProof/>
            </w:rPr>
            <w:tab/>
          </w:r>
          <w:r>
            <w:rPr>
              <w:noProof/>
            </w:rPr>
            <w:fldChar w:fldCharType="begin"/>
          </w:r>
          <w:r>
            <w:rPr>
              <w:noProof/>
            </w:rPr>
            <w:instrText xml:space="preserve"> PAGEREF _Toc261813460 \h </w:instrText>
          </w:r>
          <w:r>
            <w:rPr>
              <w:noProof/>
            </w:rPr>
          </w:r>
          <w:r>
            <w:rPr>
              <w:noProof/>
            </w:rPr>
            <w:fldChar w:fldCharType="separate"/>
          </w:r>
          <w:r>
            <w:rPr>
              <w:noProof/>
            </w:rPr>
            <w:t>94</w:t>
          </w:r>
          <w:r>
            <w:rPr>
              <w:noProof/>
            </w:rPr>
            <w:fldChar w:fldCharType="end"/>
          </w:r>
        </w:p>
        <w:p w14:paraId="2594930E" w14:textId="77777777" w:rsidR="00C07EDE" w:rsidRDefault="00C07EDE">
          <w:pPr>
            <w:pStyle w:val="Inhopg4"/>
            <w:tabs>
              <w:tab w:val="left" w:pos="1507"/>
              <w:tab w:val="right" w:leader="dot" w:pos="9056"/>
            </w:tabs>
            <w:rPr>
              <w:rFonts w:asciiTheme="minorHAnsi" w:hAnsiTheme="minorHAnsi"/>
              <w:noProof/>
              <w:lang w:eastAsia="ja-JP"/>
            </w:rPr>
          </w:pPr>
          <w:r w:rsidRPr="002F79B2">
            <w:rPr>
              <w:noProof/>
              <w:lang w:val="en-GB"/>
            </w:rPr>
            <w:t>1.4.3.</w:t>
          </w:r>
          <w:r>
            <w:rPr>
              <w:rFonts w:asciiTheme="minorHAnsi" w:hAnsiTheme="minorHAnsi"/>
              <w:noProof/>
              <w:lang w:eastAsia="ja-JP"/>
            </w:rPr>
            <w:tab/>
          </w:r>
          <w:r w:rsidRPr="002F79B2">
            <w:rPr>
              <w:noProof/>
              <w:lang w:val="en-GB"/>
            </w:rPr>
            <w:t xml:space="preserve">traindata.pl </w:t>
          </w:r>
          <w:r w:rsidRPr="002F79B2">
            <w:rPr>
              <w:noProof/>
              <w:highlight w:val="green"/>
              <w:lang w:val="en-GB"/>
            </w:rPr>
            <w:t>[19</w:t>
          </w:r>
          <w:r w:rsidRPr="002F79B2">
            <w:rPr>
              <w:noProof/>
              <w:lang w:val="en-GB"/>
            </w:rPr>
            <w:t>]</w:t>
          </w:r>
          <w:r>
            <w:rPr>
              <w:noProof/>
            </w:rPr>
            <w:tab/>
          </w:r>
          <w:r>
            <w:rPr>
              <w:noProof/>
            </w:rPr>
            <w:fldChar w:fldCharType="begin"/>
          </w:r>
          <w:r>
            <w:rPr>
              <w:noProof/>
            </w:rPr>
            <w:instrText xml:space="preserve"> PAGEREF _Toc261813461 \h </w:instrText>
          </w:r>
          <w:r>
            <w:rPr>
              <w:noProof/>
            </w:rPr>
          </w:r>
          <w:r>
            <w:rPr>
              <w:noProof/>
            </w:rPr>
            <w:fldChar w:fldCharType="separate"/>
          </w:r>
          <w:r>
            <w:rPr>
              <w:noProof/>
            </w:rPr>
            <w:t>97</w:t>
          </w:r>
          <w:r>
            <w:rPr>
              <w:noProof/>
            </w:rPr>
            <w:fldChar w:fldCharType="end"/>
          </w:r>
        </w:p>
        <w:p w14:paraId="4FDA59D9" w14:textId="77777777" w:rsidR="00C07EDE" w:rsidRDefault="00C07EDE">
          <w:pPr>
            <w:pStyle w:val="Inhopg4"/>
            <w:tabs>
              <w:tab w:val="left" w:pos="1507"/>
              <w:tab w:val="right" w:leader="dot" w:pos="9056"/>
            </w:tabs>
            <w:rPr>
              <w:rFonts w:asciiTheme="minorHAnsi" w:hAnsiTheme="minorHAnsi"/>
              <w:noProof/>
              <w:lang w:eastAsia="ja-JP"/>
            </w:rPr>
          </w:pPr>
          <w:r w:rsidRPr="002F79B2">
            <w:rPr>
              <w:noProof/>
              <w:lang w:val="en-GB"/>
            </w:rPr>
            <w:t>1.4.4.</w:t>
          </w:r>
          <w:r>
            <w:rPr>
              <w:rFonts w:asciiTheme="minorHAnsi" w:hAnsiTheme="minorHAnsi"/>
              <w:noProof/>
              <w:lang w:eastAsia="ja-JP"/>
            </w:rPr>
            <w:tab/>
          </w:r>
          <w:r w:rsidRPr="002F79B2">
            <w:rPr>
              <w:noProof/>
              <w:lang w:val="en-GB"/>
            </w:rPr>
            <w:t>traindata2.pl [</w:t>
          </w:r>
          <w:r w:rsidRPr="002F79B2">
            <w:rPr>
              <w:noProof/>
              <w:highlight w:val="green"/>
              <w:lang w:val="en-GB"/>
            </w:rPr>
            <w:t>1</w:t>
          </w:r>
          <w:r w:rsidRPr="002F79B2">
            <w:rPr>
              <w:noProof/>
              <w:lang w:val="en-GB"/>
            </w:rPr>
            <w:t>9]</w:t>
          </w:r>
          <w:r>
            <w:rPr>
              <w:noProof/>
            </w:rPr>
            <w:tab/>
          </w:r>
          <w:r>
            <w:rPr>
              <w:noProof/>
            </w:rPr>
            <w:fldChar w:fldCharType="begin"/>
          </w:r>
          <w:r>
            <w:rPr>
              <w:noProof/>
            </w:rPr>
            <w:instrText xml:space="preserve"> PAGEREF _Toc261813462 \h </w:instrText>
          </w:r>
          <w:r>
            <w:rPr>
              <w:noProof/>
            </w:rPr>
          </w:r>
          <w:r>
            <w:rPr>
              <w:noProof/>
            </w:rPr>
            <w:fldChar w:fldCharType="separate"/>
          </w:r>
          <w:r>
            <w:rPr>
              <w:noProof/>
            </w:rPr>
            <w:t>99</w:t>
          </w:r>
          <w:r>
            <w:rPr>
              <w:noProof/>
            </w:rPr>
            <w:fldChar w:fldCharType="end"/>
          </w:r>
        </w:p>
        <w:p w14:paraId="06B5CAE7" w14:textId="77777777" w:rsidR="00C07EDE" w:rsidRDefault="00C07EDE">
          <w:pPr>
            <w:pStyle w:val="Inhopg3"/>
            <w:tabs>
              <w:tab w:val="left" w:pos="1084"/>
              <w:tab w:val="right" w:leader="dot" w:pos="9056"/>
            </w:tabs>
            <w:rPr>
              <w:rFonts w:asciiTheme="minorHAnsi" w:hAnsiTheme="minorHAnsi"/>
              <w:noProof/>
              <w:lang w:eastAsia="ja-JP"/>
            </w:rPr>
          </w:pPr>
          <w:r w:rsidRPr="002F79B2">
            <w:rPr>
              <w:noProof/>
              <w:lang w:val="en-GB"/>
            </w:rPr>
            <w:t>1.5.</w:t>
          </w:r>
          <w:r>
            <w:rPr>
              <w:rFonts w:asciiTheme="minorHAnsi" w:hAnsiTheme="minorHAnsi"/>
              <w:noProof/>
              <w:lang w:eastAsia="ja-JP"/>
            </w:rPr>
            <w:tab/>
          </w:r>
          <w:r w:rsidRPr="002F79B2">
            <w:rPr>
              <w:noProof/>
              <w:lang w:val="en-GB"/>
            </w:rPr>
            <w:t>Python for training</w:t>
          </w:r>
          <w:r>
            <w:rPr>
              <w:noProof/>
            </w:rPr>
            <w:tab/>
          </w:r>
          <w:r>
            <w:rPr>
              <w:noProof/>
            </w:rPr>
            <w:fldChar w:fldCharType="begin"/>
          </w:r>
          <w:r>
            <w:rPr>
              <w:noProof/>
            </w:rPr>
            <w:instrText xml:space="preserve"> PAGEREF _Toc261813463 \h </w:instrText>
          </w:r>
          <w:r>
            <w:rPr>
              <w:noProof/>
            </w:rPr>
          </w:r>
          <w:r>
            <w:rPr>
              <w:noProof/>
            </w:rPr>
            <w:fldChar w:fldCharType="separate"/>
          </w:r>
          <w:r>
            <w:rPr>
              <w:noProof/>
            </w:rPr>
            <w:t>101</w:t>
          </w:r>
          <w:r>
            <w:rPr>
              <w:noProof/>
            </w:rPr>
            <w:fldChar w:fldCharType="end"/>
          </w:r>
        </w:p>
        <w:p w14:paraId="0735B712" w14:textId="77777777" w:rsidR="00C07EDE" w:rsidRDefault="00C07EDE">
          <w:pPr>
            <w:pStyle w:val="Inhopg4"/>
            <w:tabs>
              <w:tab w:val="left" w:pos="1507"/>
              <w:tab w:val="right" w:leader="dot" w:pos="9056"/>
            </w:tabs>
            <w:rPr>
              <w:rFonts w:asciiTheme="minorHAnsi" w:hAnsiTheme="minorHAnsi"/>
              <w:noProof/>
              <w:lang w:eastAsia="ja-JP"/>
            </w:rPr>
          </w:pPr>
          <w:r w:rsidRPr="002F79B2">
            <w:rPr>
              <w:noProof/>
              <w:lang w:val="en-GB"/>
            </w:rPr>
            <w:t>1.5.1.</w:t>
          </w:r>
          <w:r>
            <w:rPr>
              <w:rFonts w:asciiTheme="minorHAnsi" w:hAnsiTheme="minorHAnsi"/>
              <w:noProof/>
              <w:lang w:eastAsia="ja-JP"/>
            </w:rPr>
            <w:tab/>
          </w:r>
          <w:r w:rsidRPr="002F79B2">
            <w:rPr>
              <w:noProof/>
              <w:lang w:val="en-GB"/>
            </w:rPr>
            <w:t xml:space="preserve">Offlickr.py </w:t>
          </w:r>
          <w:r w:rsidRPr="002F79B2">
            <w:rPr>
              <w:noProof/>
              <w:highlight w:val="green"/>
              <w:lang w:val="en-GB"/>
            </w:rPr>
            <w:t>[18</w:t>
          </w:r>
          <w:r w:rsidRPr="002F79B2">
            <w:rPr>
              <w:noProof/>
              <w:lang w:val="en-GB"/>
            </w:rPr>
            <w:t>]</w:t>
          </w:r>
          <w:r>
            <w:rPr>
              <w:noProof/>
            </w:rPr>
            <w:tab/>
          </w:r>
          <w:r>
            <w:rPr>
              <w:noProof/>
            </w:rPr>
            <w:fldChar w:fldCharType="begin"/>
          </w:r>
          <w:r>
            <w:rPr>
              <w:noProof/>
            </w:rPr>
            <w:instrText xml:space="preserve"> PAGEREF _Toc261813464 \h </w:instrText>
          </w:r>
          <w:r>
            <w:rPr>
              <w:noProof/>
            </w:rPr>
          </w:r>
          <w:r>
            <w:rPr>
              <w:noProof/>
            </w:rPr>
            <w:fldChar w:fldCharType="separate"/>
          </w:r>
          <w:r>
            <w:rPr>
              <w:noProof/>
            </w:rPr>
            <w:t>101</w:t>
          </w:r>
          <w:r>
            <w:rPr>
              <w:noProof/>
            </w:rPr>
            <w:fldChar w:fldCharType="end"/>
          </w:r>
        </w:p>
        <w:p w14:paraId="32BCD507" w14:textId="77777777" w:rsidR="00C07EDE" w:rsidRDefault="00C07EDE">
          <w:pPr>
            <w:pStyle w:val="Inhopg4"/>
            <w:tabs>
              <w:tab w:val="left" w:pos="1507"/>
              <w:tab w:val="right" w:leader="dot" w:pos="9056"/>
            </w:tabs>
            <w:rPr>
              <w:rFonts w:asciiTheme="minorHAnsi" w:hAnsiTheme="minorHAnsi"/>
              <w:noProof/>
              <w:lang w:eastAsia="ja-JP"/>
            </w:rPr>
          </w:pPr>
          <w:r w:rsidRPr="002F79B2">
            <w:rPr>
              <w:noProof/>
              <w:lang w:val="en-GB"/>
            </w:rPr>
            <w:t>1.5.2.</w:t>
          </w:r>
          <w:r>
            <w:rPr>
              <w:rFonts w:asciiTheme="minorHAnsi" w:hAnsiTheme="minorHAnsi"/>
              <w:noProof/>
              <w:lang w:eastAsia="ja-JP"/>
            </w:rPr>
            <w:tab/>
          </w:r>
          <w:r w:rsidRPr="002F79B2">
            <w:rPr>
              <w:noProof/>
              <w:lang w:val="en-GB"/>
            </w:rPr>
            <w:t>get_tags.py</w:t>
          </w:r>
          <w:r>
            <w:rPr>
              <w:noProof/>
            </w:rPr>
            <w:tab/>
          </w:r>
          <w:r>
            <w:rPr>
              <w:noProof/>
            </w:rPr>
            <w:fldChar w:fldCharType="begin"/>
          </w:r>
          <w:r>
            <w:rPr>
              <w:noProof/>
            </w:rPr>
            <w:instrText xml:space="preserve"> PAGEREF _Toc261813465 \h </w:instrText>
          </w:r>
          <w:r>
            <w:rPr>
              <w:noProof/>
            </w:rPr>
          </w:r>
          <w:r>
            <w:rPr>
              <w:noProof/>
            </w:rPr>
            <w:fldChar w:fldCharType="separate"/>
          </w:r>
          <w:r>
            <w:rPr>
              <w:noProof/>
            </w:rPr>
            <w:t>116</w:t>
          </w:r>
          <w:r>
            <w:rPr>
              <w:noProof/>
            </w:rPr>
            <w:fldChar w:fldCharType="end"/>
          </w:r>
        </w:p>
        <w:p w14:paraId="11453CD2" w14:textId="77777777" w:rsidR="00C07EDE" w:rsidRDefault="00C07EDE">
          <w:pPr>
            <w:pStyle w:val="Inhopg4"/>
            <w:tabs>
              <w:tab w:val="left" w:pos="1507"/>
              <w:tab w:val="right" w:leader="dot" w:pos="9056"/>
            </w:tabs>
            <w:rPr>
              <w:rFonts w:asciiTheme="minorHAnsi" w:hAnsiTheme="minorHAnsi"/>
              <w:noProof/>
              <w:lang w:eastAsia="ja-JP"/>
            </w:rPr>
          </w:pPr>
          <w:r w:rsidRPr="002F79B2">
            <w:rPr>
              <w:noProof/>
              <w:lang w:val="en-GB"/>
            </w:rPr>
            <w:t>1.5.3.</w:t>
          </w:r>
          <w:r>
            <w:rPr>
              <w:rFonts w:asciiTheme="minorHAnsi" w:hAnsiTheme="minorHAnsi"/>
              <w:noProof/>
              <w:lang w:eastAsia="ja-JP"/>
            </w:rPr>
            <w:tab/>
          </w:r>
          <w:r w:rsidRPr="002F79B2">
            <w:rPr>
              <w:noProof/>
              <w:lang w:val="en-GB"/>
            </w:rPr>
            <w:t>add_columns.py</w:t>
          </w:r>
          <w:r>
            <w:rPr>
              <w:noProof/>
            </w:rPr>
            <w:tab/>
          </w:r>
          <w:r>
            <w:rPr>
              <w:noProof/>
            </w:rPr>
            <w:fldChar w:fldCharType="begin"/>
          </w:r>
          <w:r>
            <w:rPr>
              <w:noProof/>
            </w:rPr>
            <w:instrText xml:space="preserve"> PAGEREF _Toc261813466 \h </w:instrText>
          </w:r>
          <w:r>
            <w:rPr>
              <w:noProof/>
            </w:rPr>
          </w:r>
          <w:r>
            <w:rPr>
              <w:noProof/>
            </w:rPr>
            <w:fldChar w:fldCharType="separate"/>
          </w:r>
          <w:r>
            <w:rPr>
              <w:noProof/>
            </w:rPr>
            <w:t>118</w:t>
          </w:r>
          <w:r>
            <w:rPr>
              <w:noProof/>
            </w:rPr>
            <w:fldChar w:fldCharType="end"/>
          </w:r>
        </w:p>
        <w:p w14:paraId="283AFE83" w14:textId="77777777" w:rsidR="00C07EDE" w:rsidRDefault="00C07EDE">
          <w:pPr>
            <w:pStyle w:val="Inhopg4"/>
            <w:tabs>
              <w:tab w:val="left" w:pos="1507"/>
              <w:tab w:val="right" w:leader="dot" w:pos="9056"/>
            </w:tabs>
            <w:rPr>
              <w:rFonts w:asciiTheme="minorHAnsi" w:hAnsiTheme="minorHAnsi"/>
              <w:noProof/>
              <w:lang w:eastAsia="ja-JP"/>
            </w:rPr>
          </w:pPr>
          <w:r w:rsidRPr="002F79B2">
            <w:rPr>
              <w:noProof/>
              <w:lang w:val="en-GB"/>
            </w:rPr>
            <w:t>1.5.4.</w:t>
          </w:r>
          <w:r>
            <w:rPr>
              <w:rFonts w:asciiTheme="minorHAnsi" w:hAnsiTheme="minorHAnsi"/>
              <w:noProof/>
              <w:lang w:eastAsia="ja-JP"/>
            </w:rPr>
            <w:tab/>
          </w:r>
          <w:r w:rsidRPr="002F79B2">
            <w:rPr>
              <w:noProof/>
              <w:lang w:val="en-GB"/>
            </w:rPr>
            <w:t>combine_files.py</w:t>
          </w:r>
          <w:r>
            <w:rPr>
              <w:noProof/>
            </w:rPr>
            <w:tab/>
          </w:r>
          <w:r>
            <w:rPr>
              <w:noProof/>
            </w:rPr>
            <w:fldChar w:fldCharType="begin"/>
          </w:r>
          <w:r>
            <w:rPr>
              <w:noProof/>
            </w:rPr>
            <w:instrText xml:space="preserve"> PAGEREF _Toc261813467 \h </w:instrText>
          </w:r>
          <w:r>
            <w:rPr>
              <w:noProof/>
            </w:rPr>
          </w:r>
          <w:r>
            <w:rPr>
              <w:noProof/>
            </w:rPr>
            <w:fldChar w:fldCharType="separate"/>
          </w:r>
          <w:r>
            <w:rPr>
              <w:noProof/>
            </w:rPr>
            <w:t>120</w:t>
          </w:r>
          <w:r>
            <w:rPr>
              <w:noProof/>
            </w:rPr>
            <w:fldChar w:fldCharType="end"/>
          </w:r>
        </w:p>
        <w:p w14:paraId="7A42A03B" w14:textId="77777777" w:rsidR="00C07EDE" w:rsidRDefault="00C07EDE">
          <w:pPr>
            <w:pStyle w:val="Inhopg4"/>
            <w:tabs>
              <w:tab w:val="left" w:pos="1507"/>
              <w:tab w:val="right" w:leader="dot" w:pos="9056"/>
            </w:tabs>
            <w:rPr>
              <w:rFonts w:asciiTheme="minorHAnsi" w:hAnsiTheme="minorHAnsi"/>
              <w:noProof/>
              <w:lang w:eastAsia="ja-JP"/>
            </w:rPr>
          </w:pPr>
          <w:r w:rsidRPr="002F79B2">
            <w:rPr>
              <w:noProof/>
              <w:lang w:val="en-GB"/>
            </w:rPr>
            <w:t>1.5.5.</w:t>
          </w:r>
          <w:r>
            <w:rPr>
              <w:rFonts w:asciiTheme="minorHAnsi" w:hAnsiTheme="minorHAnsi"/>
              <w:noProof/>
              <w:lang w:eastAsia="ja-JP"/>
            </w:rPr>
            <w:tab/>
          </w:r>
          <w:r w:rsidRPr="002F79B2">
            <w:rPr>
              <w:noProof/>
              <w:lang w:val="en-GB"/>
            </w:rPr>
            <w:t>complete_columns.py</w:t>
          </w:r>
          <w:r>
            <w:rPr>
              <w:noProof/>
            </w:rPr>
            <w:tab/>
          </w:r>
          <w:r>
            <w:rPr>
              <w:noProof/>
            </w:rPr>
            <w:fldChar w:fldCharType="begin"/>
          </w:r>
          <w:r>
            <w:rPr>
              <w:noProof/>
            </w:rPr>
            <w:instrText xml:space="preserve"> PAGEREF _Toc261813468 \h </w:instrText>
          </w:r>
          <w:r>
            <w:rPr>
              <w:noProof/>
            </w:rPr>
          </w:r>
          <w:r>
            <w:rPr>
              <w:noProof/>
            </w:rPr>
            <w:fldChar w:fldCharType="separate"/>
          </w:r>
          <w:r>
            <w:rPr>
              <w:noProof/>
            </w:rPr>
            <w:t>122</w:t>
          </w:r>
          <w:r>
            <w:rPr>
              <w:noProof/>
            </w:rPr>
            <w:fldChar w:fldCharType="end"/>
          </w:r>
        </w:p>
        <w:p w14:paraId="690A03EC" w14:textId="77777777" w:rsidR="00C07EDE" w:rsidRDefault="00C07EDE">
          <w:pPr>
            <w:pStyle w:val="Inhopg3"/>
            <w:tabs>
              <w:tab w:val="left" w:pos="1084"/>
              <w:tab w:val="right" w:leader="dot" w:pos="9056"/>
            </w:tabs>
            <w:rPr>
              <w:rFonts w:asciiTheme="minorHAnsi" w:hAnsiTheme="minorHAnsi"/>
              <w:noProof/>
              <w:lang w:eastAsia="ja-JP"/>
            </w:rPr>
          </w:pPr>
          <w:r w:rsidRPr="002F79B2">
            <w:rPr>
              <w:noProof/>
              <w:lang w:val="en-GB"/>
            </w:rPr>
            <w:t>1.6.</w:t>
          </w:r>
          <w:r>
            <w:rPr>
              <w:rFonts w:asciiTheme="minorHAnsi" w:hAnsiTheme="minorHAnsi"/>
              <w:noProof/>
              <w:lang w:eastAsia="ja-JP"/>
            </w:rPr>
            <w:tab/>
          </w:r>
          <w:r w:rsidRPr="002F79B2">
            <w:rPr>
              <w:noProof/>
              <w:lang w:val="en-GB"/>
            </w:rPr>
            <w:t>Python for website</w:t>
          </w:r>
          <w:r>
            <w:rPr>
              <w:noProof/>
            </w:rPr>
            <w:tab/>
          </w:r>
          <w:r>
            <w:rPr>
              <w:noProof/>
            </w:rPr>
            <w:fldChar w:fldCharType="begin"/>
          </w:r>
          <w:r>
            <w:rPr>
              <w:noProof/>
            </w:rPr>
            <w:instrText xml:space="preserve"> PAGEREF _Toc261813469 \h </w:instrText>
          </w:r>
          <w:r>
            <w:rPr>
              <w:noProof/>
            </w:rPr>
          </w:r>
          <w:r>
            <w:rPr>
              <w:noProof/>
            </w:rPr>
            <w:fldChar w:fldCharType="separate"/>
          </w:r>
          <w:r>
            <w:rPr>
              <w:noProof/>
            </w:rPr>
            <w:t>125</w:t>
          </w:r>
          <w:r>
            <w:rPr>
              <w:noProof/>
            </w:rPr>
            <w:fldChar w:fldCharType="end"/>
          </w:r>
        </w:p>
        <w:p w14:paraId="404564C1" w14:textId="77777777" w:rsidR="00C07EDE" w:rsidRDefault="00C07EDE">
          <w:pPr>
            <w:pStyle w:val="Inhopg4"/>
            <w:tabs>
              <w:tab w:val="left" w:pos="1507"/>
              <w:tab w:val="right" w:leader="dot" w:pos="9056"/>
            </w:tabs>
            <w:rPr>
              <w:rFonts w:asciiTheme="minorHAnsi" w:hAnsiTheme="minorHAnsi"/>
              <w:noProof/>
              <w:lang w:eastAsia="ja-JP"/>
            </w:rPr>
          </w:pPr>
          <w:r w:rsidRPr="002F79B2">
            <w:rPr>
              <w:noProof/>
              <w:lang w:val="en-GB"/>
            </w:rPr>
            <w:t>1.6.1.</w:t>
          </w:r>
          <w:r>
            <w:rPr>
              <w:rFonts w:asciiTheme="minorHAnsi" w:hAnsiTheme="minorHAnsi"/>
              <w:noProof/>
              <w:lang w:eastAsia="ja-JP"/>
            </w:rPr>
            <w:tab/>
          </w:r>
          <w:r w:rsidRPr="002F79B2">
            <w:rPr>
              <w:noProof/>
              <w:lang w:val="en-GB"/>
            </w:rPr>
            <w:t>forms.py</w:t>
          </w:r>
          <w:r>
            <w:rPr>
              <w:noProof/>
            </w:rPr>
            <w:tab/>
          </w:r>
          <w:r>
            <w:rPr>
              <w:noProof/>
            </w:rPr>
            <w:fldChar w:fldCharType="begin"/>
          </w:r>
          <w:r>
            <w:rPr>
              <w:noProof/>
            </w:rPr>
            <w:instrText xml:space="preserve"> PAGEREF _Toc261813470 \h </w:instrText>
          </w:r>
          <w:r>
            <w:rPr>
              <w:noProof/>
            </w:rPr>
          </w:r>
          <w:r>
            <w:rPr>
              <w:noProof/>
            </w:rPr>
            <w:fldChar w:fldCharType="separate"/>
          </w:r>
          <w:r>
            <w:rPr>
              <w:noProof/>
            </w:rPr>
            <w:t>125</w:t>
          </w:r>
          <w:r>
            <w:rPr>
              <w:noProof/>
            </w:rPr>
            <w:fldChar w:fldCharType="end"/>
          </w:r>
        </w:p>
        <w:p w14:paraId="413708CB" w14:textId="77777777" w:rsidR="00C07EDE" w:rsidRDefault="00C07EDE">
          <w:pPr>
            <w:pStyle w:val="Inhopg4"/>
            <w:tabs>
              <w:tab w:val="left" w:pos="1507"/>
              <w:tab w:val="right" w:leader="dot" w:pos="9056"/>
            </w:tabs>
            <w:rPr>
              <w:rFonts w:asciiTheme="minorHAnsi" w:hAnsiTheme="minorHAnsi"/>
              <w:noProof/>
              <w:lang w:eastAsia="ja-JP"/>
            </w:rPr>
          </w:pPr>
          <w:r w:rsidRPr="002F79B2">
            <w:rPr>
              <w:noProof/>
              <w:lang w:val="en-GB"/>
            </w:rPr>
            <w:t>1.6.2.</w:t>
          </w:r>
          <w:r>
            <w:rPr>
              <w:rFonts w:asciiTheme="minorHAnsi" w:hAnsiTheme="minorHAnsi"/>
              <w:noProof/>
              <w:lang w:eastAsia="ja-JP"/>
            </w:rPr>
            <w:tab/>
          </w:r>
          <w:r w:rsidRPr="002F79B2">
            <w:rPr>
              <w:noProof/>
              <w:lang w:val="en-GB"/>
            </w:rPr>
            <w:t>views.py</w:t>
          </w:r>
          <w:r>
            <w:rPr>
              <w:noProof/>
            </w:rPr>
            <w:tab/>
          </w:r>
          <w:r>
            <w:rPr>
              <w:noProof/>
            </w:rPr>
            <w:fldChar w:fldCharType="begin"/>
          </w:r>
          <w:r>
            <w:rPr>
              <w:noProof/>
            </w:rPr>
            <w:instrText xml:space="preserve"> PAGEREF _Toc261813471 \h </w:instrText>
          </w:r>
          <w:r>
            <w:rPr>
              <w:noProof/>
            </w:rPr>
          </w:r>
          <w:r>
            <w:rPr>
              <w:noProof/>
            </w:rPr>
            <w:fldChar w:fldCharType="separate"/>
          </w:r>
          <w:r>
            <w:rPr>
              <w:noProof/>
            </w:rPr>
            <w:t>126</w:t>
          </w:r>
          <w:r>
            <w:rPr>
              <w:noProof/>
            </w:rPr>
            <w:fldChar w:fldCharType="end"/>
          </w:r>
        </w:p>
        <w:p w14:paraId="44B307E1" w14:textId="77777777" w:rsidR="001464F4" w:rsidRPr="00F94643" w:rsidRDefault="00311964" w:rsidP="00B056D7">
          <w:pPr>
            <w:rPr>
              <w:lang w:val="en-GB"/>
            </w:rPr>
          </w:pPr>
          <w:r w:rsidRPr="00F94643">
            <w:rPr>
              <w:b/>
              <w:caps/>
              <w:sz w:val="22"/>
              <w:szCs w:val="22"/>
              <w:lang w:val="en-GB"/>
            </w:rPr>
            <w:fldChar w:fldCharType="end"/>
          </w:r>
        </w:p>
      </w:sdtContent>
    </w:sdt>
    <w:p w14:paraId="23421D7B" w14:textId="77777777" w:rsidR="001464F4" w:rsidRPr="00F94643" w:rsidRDefault="001464F4" w:rsidP="00B056D7">
      <w:pPr>
        <w:pStyle w:val="Kop1"/>
        <w:rPr>
          <w:lang w:val="en-GB"/>
        </w:rPr>
      </w:pPr>
      <w:r w:rsidRPr="00F94643">
        <w:rPr>
          <w:lang w:val="en-GB"/>
        </w:rPr>
        <w:br w:type="page"/>
      </w:r>
    </w:p>
    <w:p w14:paraId="3A71A9E3" w14:textId="77777777" w:rsidR="001464F4" w:rsidRPr="00F94643" w:rsidRDefault="001464F4" w:rsidP="00B056D7">
      <w:pPr>
        <w:pStyle w:val="Kop1"/>
        <w:rPr>
          <w:lang w:val="en-GB"/>
        </w:rPr>
      </w:pPr>
      <w:bookmarkStart w:id="62" w:name="_Toc261813373"/>
      <w:r w:rsidRPr="00F94643">
        <w:rPr>
          <w:lang w:val="en-GB"/>
        </w:rPr>
        <w:lastRenderedPageBreak/>
        <w:t>Introduction</w:t>
      </w:r>
      <w:bookmarkEnd w:id="62"/>
    </w:p>
    <w:p w14:paraId="358F37C4" w14:textId="31457531" w:rsidR="001464F4" w:rsidRPr="00F94643" w:rsidRDefault="00A4087A" w:rsidP="00B056D7">
      <w:pPr>
        <w:pStyle w:val="Kop2"/>
        <w:rPr>
          <w:lang w:val="en-GB"/>
        </w:rPr>
      </w:pPr>
      <w:bookmarkStart w:id="63" w:name="_Toc261813374"/>
      <w:r w:rsidRPr="00F94643">
        <w:rPr>
          <w:lang w:val="en-GB"/>
        </w:rPr>
        <w:t>Illegal trade in endangered orchids</w:t>
      </w:r>
      <w:bookmarkEnd w:id="63"/>
    </w:p>
    <w:p w14:paraId="73F03CE5" w14:textId="2EFED54F" w:rsidR="001464F4" w:rsidRPr="00F94643" w:rsidRDefault="001464F4" w:rsidP="00B056D7">
      <w:pPr>
        <w:rPr>
          <w:lang w:val="en-GB"/>
        </w:rPr>
      </w:pPr>
      <w:r w:rsidRPr="00765C8F">
        <w:rPr>
          <w:lang w:val="en-GB"/>
        </w:rPr>
        <w:t>There are thousands of different orchid species known all over the world [2]. None of these</w:t>
      </w:r>
      <w:r w:rsidRPr="00F94643">
        <w:rPr>
          <w:lang w:val="en-GB"/>
        </w:rPr>
        <w:t xml:space="preserve"> are allowed to be imported into the Netherlands without CITES permits. Since 1973 orchids are primarily protected by the Convention on International Trade in Endangered Species of </w:t>
      </w:r>
      <w:r w:rsidRPr="00765C8F">
        <w:rPr>
          <w:lang w:val="en-GB"/>
        </w:rPr>
        <w:t>Wild Flora and Fauna (CITES), which is signed by over 120 nations [3]. Despite this</w:t>
      </w:r>
      <w:r w:rsidRPr="00F94643">
        <w:rPr>
          <w:lang w:val="en-GB"/>
        </w:rPr>
        <w:t xml:space="preserve"> convention many orchids are illegally traded. To trade species that are protected by CITES</w:t>
      </w:r>
      <w:proofErr w:type="gramStart"/>
      <w:r w:rsidRPr="00F94643">
        <w:rPr>
          <w:lang w:val="en-GB"/>
        </w:rPr>
        <w:t>,</w:t>
      </w:r>
      <w:proofErr w:type="gramEnd"/>
      <w:r w:rsidRPr="00F94643">
        <w:rPr>
          <w:lang w:val="en-GB"/>
        </w:rPr>
        <w:t xml:space="preserve"> a licence or certificate is required.</w:t>
      </w:r>
    </w:p>
    <w:p w14:paraId="625D148D" w14:textId="1A61AD2F" w:rsidR="001464F4" w:rsidRPr="00F94643" w:rsidRDefault="00E3296B" w:rsidP="00E07197">
      <w:pPr>
        <w:ind w:firstLine="708"/>
        <w:rPr>
          <w:lang w:val="en-GB"/>
        </w:rPr>
      </w:pPr>
      <w:r w:rsidRPr="00F94643">
        <w:rPr>
          <w:lang w:val="en-GB"/>
        </w:rPr>
        <w:t>It is difficult to monitor the illegal trade of orchids b</w:t>
      </w:r>
      <w:r w:rsidR="001464F4" w:rsidRPr="00F94643">
        <w:rPr>
          <w:lang w:val="en-GB"/>
        </w:rPr>
        <w:t xml:space="preserve">ecause some orchids look very </w:t>
      </w:r>
      <w:r w:rsidRPr="00F94643">
        <w:rPr>
          <w:lang w:val="en-GB"/>
        </w:rPr>
        <w:t>similar to non-protected plants</w:t>
      </w:r>
      <w:r w:rsidR="0038083C" w:rsidRPr="00F94643">
        <w:rPr>
          <w:lang w:val="en-GB"/>
        </w:rPr>
        <w:t xml:space="preserve"> and so accurate identification can be very difficult</w:t>
      </w:r>
      <w:r w:rsidR="00953D42" w:rsidRPr="00F94643">
        <w:rPr>
          <w:lang w:val="en-GB"/>
        </w:rPr>
        <w:t>.</w:t>
      </w:r>
      <w:r w:rsidRPr="00F94643">
        <w:rPr>
          <w:lang w:val="en-GB"/>
        </w:rPr>
        <w:t xml:space="preserve"> </w:t>
      </w:r>
      <w:r w:rsidR="00635D7C" w:rsidRPr="00F94643">
        <w:rPr>
          <w:lang w:val="en-GB"/>
        </w:rPr>
        <w:t>To improve identification, software that can identify orchid</w:t>
      </w:r>
      <w:r w:rsidR="00E423CD" w:rsidRPr="00F94643">
        <w:rPr>
          <w:lang w:val="en-GB"/>
        </w:rPr>
        <w:t>s from pictures of tubers, leaves</w:t>
      </w:r>
      <w:r w:rsidR="005317E1" w:rsidRPr="00F94643">
        <w:rPr>
          <w:lang w:val="en-GB"/>
        </w:rPr>
        <w:t xml:space="preserve"> or flowers </w:t>
      </w:r>
      <w:r w:rsidR="0038083C" w:rsidRPr="00F94643">
        <w:rPr>
          <w:lang w:val="en-GB"/>
        </w:rPr>
        <w:t xml:space="preserve">could be </w:t>
      </w:r>
      <w:r w:rsidR="00953D42" w:rsidRPr="00F94643">
        <w:rPr>
          <w:lang w:val="en-GB"/>
        </w:rPr>
        <w:t xml:space="preserve">vital. </w:t>
      </w:r>
      <w:r w:rsidR="00235869" w:rsidRPr="00F94643">
        <w:rPr>
          <w:lang w:val="en-GB"/>
        </w:rPr>
        <w:t xml:space="preserve">This software </w:t>
      </w:r>
      <w:r w:rsidR="0038083C" w:rsidRPr="00F94643">
        <w:rPr>
          <w:lang w:val="en-GB"/>
        </w:rPr>
        <w:t>would in particular aid</w:t>
      </w:r>
      <w:r w:rsidR="00235869" w:rsidRPr="00F94643">
        <w:rPr>
          <w:lang w:val="en-GB"/>
        </w:rPr>
        <w:t xml:space="preserve"> custom officers and employees of nature conservation organizations involved in confiscating illegally traded material.</w:t>
      </w:r>
      <w:ins w:id="64" w:author="Barbara Gravendeel" w:date="2014-05-16T10:30:00Z">
        <w:r w:rsidR="00DF1670">
          <w:rPr>
            <w:lang w:val="en-GB"/>
          </w:rPr>
          <w:t xml:space="preserve"> </w:t>
        </w:r>
      </w:ins>
      <w:moveToRangeStart w:id="65" w:author="Barbara Gravendeel" w:date="2014-05-16T10:30:00Z" w:name="move261855586"/>
      <w:moveTo w:id="66" w:author="Barbara Gravendeel" w:date="2014-05-16T10:30:00Z">
        <w:r w:rsidR="00DF1670" w:rsidRPr="00F94643">
          <w:rPr>
            <w:lang w:val="en-GB"/>
          </w:rPr>
          <w:t xml:space="preserve">During this project, the focus was on slipper orchids and orchids from which </w:t>
        </w:r>
        <w:proofErr w:type="spellStart"/>
        <w:r w:rsidR="00DF1670" w:rsidRPr="00F94643">
          <w:rPr>
            <w:i/>
            <w:lang w:val="en-GB"/>
          </w:rPr>
          <w:t>salep</w:t>
        </w:r>
        <w:proofErr w:type="spellEnd"/>
        <w:r w:rsidR="00DF1670" w:rsidRPr="00F94643">
          <w:rPr>
            <w:i/>
            <w:lang w:val="en-GB"/>
          </w:rPr>
          <w:t xml:space="preserve"> </w:t>
        </w:r>
        <w:r w:rsidR="00DF1670" w:rsidRPr="00F94643">
          <w:rPr>
            <w:lang w:val="en-GB"/>
          </w:rPr>
          <w:t>is produced.</w:t>
        </w:r>
      </w:moveTo>
      <w:moveToRangeEnd w:id="65"/>
    </w:p>
    <w:p w14:paraId="27EA4CB3" w14:textId="27EED037" w:rsidR="001464F4" w:rsidRPr="00F94643" w:rsidRDefault="00A4087A" w:rsidP="00B056D7">
      <w:pPr>
        <w:pStyle w:val="Kop2"/>
        <w:rPr>
          <w:lang w:val="en-GB"/>
        </w:rPr>
      </w:pPr>
      <w:bookmarkStart w:id="67" w:name="_Toc261813375"/>
      <w:r w:rsidRPr="00F94643">
        <w:rPr>
          <w:lang w:val="en-GB"/>
        </w:rPr>
        <w:t>Slipper orchids</w:t>
      </w:r>
      <w:bookmarkEnd w:id="67"/>
    </w:p>
    <w:p w14:paraId="628D42F2" w14:textId="55D8857B" w:rsidR="001464F4" w:rsidRPr="00F94643" w:rsidDel="00DF1670" w:rsidRDefault="00635D7C" w:rsidP="00B056D7">
      <w:pPr>
        <w:rPr>
          <w:lang w:val="en-GB"/>
        </w:rPr>
      </w:pPr>
      <w:moveFromRangeStart w:id="68" w:author="Barbara Gravendeel" w:date="2014-05-16T10:30:00Z" w:name="move261855586"/>
      <w:moveFrom w:id="69" w:author="Barbara Gravendeel" w:date="2014-05-16T10:30:00Z">
        <w:r w:rsidRPr="00F94643" w:rsidDel="00DF1670">
          <w:rPr>
            <w:lang w:val="en-GB"/>
          </w:rPr>
          <w:t>During this project</w:t>
        </w:r>
        <w:r w:rsidR="00D93C21" w:rsidRPr="00F94643" w:rsidDel="00DF1670">
          <w:rPr>
            <w:lang w:val="en-GB"/>
          </w:rPr>
          <w:t>,</w:t>
        </w:r>
        <w:r w:rsidR="00E13C3B" w:rsidRPr="00F94643" w:rsidDel="00DF1670">
          <w:rPr>
            <w:lang w:val="en-GB"/>
          </w:rPr>
          <w:t xml:space="preserve"> t</w:t>
        </w:r>
        <w:r w:rsidR="0036531F" w:rsidRPr="00F94643" w:rsidDel="00DF1670">
          <w:rPr>
            <w:lang w:val="en-GB"/>
          </w:rPr>
          <w:t>he</w:t>
        </w:r>
        <w:r w:rsidR="00D93C21" w:rsidRPr="00F94643" w:rsidDel="00DF1670">
          <w:rPr>
            <w:lang w:val="en-GB"/>
          </w:rPr>
          <w:t xml:space="preserve"> </w:t>
        </w:r>
        <w:r w:rsidR="001464F4" w:rsidRPr="00F94643" w:rsidDel="00DF1670">
          <w:rPr>
            <w:lang w:val="en-GB"/>
          </w:rPr>
          <w:t>focus</w:t>
        </w:r>
        <w:r w:rsidR="0036531F" w:rsidRPr="00F94643" w:rsidDel="00DF1670">
          <w:rPr>
            <w:lang w:val="en-GB"/>
          </w:rPr>
          <w:t xml:space="preserve"> was</w:t>
        </w:r>
        <w:r w:rsidR="00D93C21" w:rsidRPr="00F94643" w:rsidDel="00DF1670">
          <w:rPr>
            <w:lang w:val="en-GB"/>
          </w:rPr>
          <w:t xml:space="preserve"> </w:t>
        </w:r>
        <w:r w:rsidRPr="00F94643" w:rsidDel="00DF1670">
          <w:rPr>
            <w:lang w:val="en-GB"/>
          </w:rPr>
          <w:t>on</w:t>
        </w:r>
        <w:r w:rsidR="001464F4" w:rsidRPr="00F94643" w:rsidDel="00DF1670">
          <w:rPr>
            <w:lang w:val="en-GB"/>
          </w:rPr>
          <w:t xml:space="preserve"> slipper orchids and orchids from which </w:t>
        </w:r>
        <w:r w:rsidR="001464F4" w:rsidRPr="00F94643" w:rsidDel="00DF1670">
          <w:rPr>
            <w:i/>
            <w:lang w:val="en-GB"/>
          </w:rPr>
          <w:t xml:space="preserve">salep </w:t>
        </w:r>
        <w:r w:rsidR="001464F4" w:rsidRPr="00F94643" w:rsidDel="00DF1670">
          <w:rPr>
            <w:lang w:val="en-GB"/>
          </w:rPr>
          <w:t>i</w:t>
        </w:r>
        <w:r w:rsidRPr="00F94643" w:rsidDel="00DF1670">
          <w:rPr>
            <w:lang w:val="en-GB"/>
          </w:rPr>
          <w:t>s produced.</w:t>
        </w:r>
      </w:moveFrom>
    </w:p>
    <w:moveFromRangeEnd w:id="68"/>
    <w:p w14:paraId="3175FBD1" w14:textId="3C422AB8" w:rsidR="00A4087A" w:rsidRPr="00F94643" w:rsidRDefault="001464F4" w:rsidP="00B056D7">
      <w:pPr>
        <w:rPr>
          <w:lang w:val="en-GB"/>
        </w:rPr>
      </w:pPr>
      <w:r w:rsidRPr="00F94643">
        <w:rPr>
          <w:lang w:val="en-GB"/>
        </w:rPr>
        <w:t>In Europe and Asia the slipper orchids (</w:t>
      </w:r>
      <w:proofErr w:type="spellStart"/>
      <w:r w:rsidRPr="00F94643">
        <w:rPr>
          <w:lang w:val="en-GB"/>
        </w:rPr>
        <w:t>Cypripedioideae</w:t>
      </w:r>
      <w:proofErr w:type="spellEnd"/>
      <w:r w:rsidRPr="00F94643">
        <w:rPr>
          <w:lang w:val="en-GB"/>
        </w:rPr>
        <w:t xml:space="preserve">) are widely distributed </w:t>
      </w:r>
      <w:proofErr w:type="gramStart"/>
      <w:r w:rsidRPr="00F94643">
        <w:rPr>
          <w:lang w:val="en-GB"/>
        </w:rPr>
        <w:t>between sea level up to 2000 m altitude</w:t>
      </w:r>
      <w:proofErr w:type="gramEnd"/>
      <w:r w:rsidRPr="00F94643">
        <w:rPr>
          <w:lang w:val="en-GB"/>
        </w:rPr>
        <w:t xml:space="preserve">. </w:t>
      </w:r>
      <w:r w:rsidR="0038083C" w:rsidRPr="00F94643">
        <w:rPr>
          <w:lang w:val="en-GB"/>
        </w:rPr>
        <w:t xml:space="preserve">They </w:t>
      </w:r>
      <w:r w:rsidRPr="00F94643">
        <w:rPr>
          <w:lang w:val="en-GB"/>
        </w:rPr>
        <w:t>prefer to live in calcareous environments and are found in deciduous or mixed deciduous and coniferous woods. They grow best in light to deep shade. The slipper orchid is an herbaceous perennial plant species that</w:t>
      </w:r>
      <w:r w:rsidR="0038083C" w:rsidRPr="00F94643">
        <w:rPr>
          <w:lang w:val="en-GB"/>
        </w:rPr>
        <w:t xml:space="preserve"> has a long lifespan</w:t>
      </w:r>
      <w:r w:rsidRPr="00F94643">
        <w:rPr>
          <w:lang w:val="en-GB"/>
        </w:rPr>
        <w:t>. It can grow up to 60 cm and each season the slipper orchid will produce new growths. Each stem of the orchid can contain 3 to 4 leaves that often have up</w:t>
      </w:r>
      <w:r w:rsidR="0038083C" w:rsidRPr="00F94643">
        <w:rPr>
          <w:lang w:val="en-GB"/>
        </w:rPr>
        <w:t xml:space="preserve">wardly </w:t>
      </w:r>
      <w:r w:rsidRPr="00F94643">
        <w:rPr>
          <w:lang w:val="en-GB"/>
        </w:rPr>
        <w:t>curved sides. The flower stalk can be one-flowered or two-flowered with leaf-like bracts. The sepals and petals are rarely green but commonly brightly coloured. The</w:t>
      </w:r>
      <w:r w:rsidR="00875FCA" w:rsidRPr="00F94643">
        <w:rPr>
          <w:lang w:val="en-GB"/>
        </w:rPr>
        <w:t>se sepals and petals</w:t>
      </w:r>
      <w:r w:rsidRPr="00F94643">
        <w:rPr>
          <w:lang w:val="en-GB"/>
        </w:rPr>
        <w:t xml:space="preserve"> are also often twisted </w:t>
      </w:r>
      <w:r w:rsidRPr="00765C8F">
        <w:rPr>
          <w:lang w:val="en-GB"/>
        </w:rPr>
        <w:t>[4]. Slipper orchids are highly desired ornamentals.</w:t>
      </w:r>
      <w:ins w:id="70" w:author="Barbara Gravendeel" w:date="2014-05-16T13:25:00Z">
        <w:r w:rsidR="008C740A">
          <w:rPr>
            <w:lang w:val="en-GB"/>
          </w:rPr>
          <w:t xml:space="preserve"> That is why they were placed on CITES Appendices which means</w:t>
        </w:r>
      </w:ins>
      <w:ins w:id="71" w:author="Barbara Gravendeel" w:date="2014-05-16T13:26:00Z">
        <w:r w:rsidR="008C740A">
          <w:rPr>
            <w:lang w:val="en-GB"/>
          </w:rPr>
          <w:t>… Different levels of protection exist: the genera… are placed on Appendix I (very strict control in trade) whereas the genera… are placed on Appendix II (less strict control in trade).</w:t>
        </w:r>
      </w:ins>
    </w:p>
    <w:p w14:paraId="48F5F571" w14:textId="44A4B4F6" w:rsidR="00AA07D0" w:rsidRPr="00F94643" w:rsidRDefault="00AA07D0" w:rsidP="00AA07D0">
      <w:pPr>
        <w:pStyle w:val="Kop2"/>
        <w:rPr>
          <w:lang w:val="en-GB"/>
        </w:rPr>
      </w:pPr>
      <w:bookmarkStart w:id="72" w:name="_Toc261813376"/>
      <w:proofErr w:type="spellStart"/>
      <w:r w:rsidRPr="00F94643">
        <w:rPr>
          <w:i/>
          <w:lang w:val="en-GB"/>
        </w:rPr>
        <w:t>Salep</w:t>
      </w:r>
      <w:proofErr w:type="spellEnd"/>
      <w:r w:rsidRPr="00F94643">
        <w:rPr>
          <w:lang w:val="en-GB"/>
        </w:rPr>
        <w:t xml:space="preserve"> orchids</w:t>
      </w:r>
      <w:bookmarkEnd w:id="72"/>
    </w:p>
    <w:p w14:paraId="3D1BA7CA" w14:textId="3FB8C20D" w:rsidR="001464F4" w:rsidRPr="00F94643" w:rsidRDefault="001464F4" w:rsidP="00AA07D0">
      <w:pPr>
        <w:rPr>
          <w:lang w:val="en-GB"/>
        </w:rPr>
      </w:pPr>
      <w:r w:rsidRPr="00F94643">
        <w:rPr>
          <w:lang w:val="en-GB"/>
        </w:rPr>
        <w:t xml:space="preserve">Ground orchid bulbs of the </w:t>
      </w:r>
      <w:proofErr w:type="spellStart"/>
      <w:r w:rsidRPr="00F94643">
        <w:rPr>
          <w:lang w:val="en-GB"/>
        </w:rPr>
        <w:t>Orchidoideae</w:t>
      </w:r>
      <w:proofErr w:type="spellEnd"/>
      <w:r w:rsidRPr="00F94643">
        <w:rPr>
          <w:lang w:val="en-GB"/>
        </w:rPr>
        <w:t xml:space="preserve">, also known as </w:t>
      </w:r>
      <w:proofErr w:type="spellStart"/>
      <w:r w:rsidRPr="00F94643">
        <w:rPr>
          <w:i/>
          <w:lang w:val="en-GB"/>
        </w:rPr>
        <w:t>salep</w:t>
      </w:r>
      <w:proofErr w:type="spellEnd"/>
      <w:r w:rsidRPr="00F94643">
        <w:rPr>
          <w:i/>
          <w:lang w:val="en-GB"/>
        </w:rPr>
        <w:t>,</w:t>
      </w:r>
      <w:r w:rsidRPr="00F94643">
        <w:rPr>
          <w:lang w:val="en-GB"/>
        </w:rPr>
        <w:t xml:space="preserve"> are very popular in Turkey</w:t>
      </w:r>
      <w:r w:rsidR="00D93C21" w:rsidRPr="00F94643">
        <w:rPr>
          <w:lang w:val="en-GB"/>
        </w:rPr>
        <w:t xml:space="preserve"> and adjacent countries in central Asia</w:t>
      </w:r>
      <w:r w:rsidRPr="00F94643">
        <w:rPr>
          <w:lang w:val="en-GB"/>
        </w:rPr>
        <w:t xml:space="preserve">. They are used to produce ice cream in summer and </w:t>
      </w:r>
      <w:r w:rsidR="0010140C" w:rsidRPr="00F94643">
        <w:rPr>
          <w:lang w:val="en-GB"/>
        </w:rPr>
        <w:t xml:space="preserve">hot </w:t>
      </w:r>
      <w:r w:rsidRPr="00F94643">
        <w:rPr>
          <w:lang w:val="en-GB"/>
        </w:rPr>
        <w:t xml:space="preserve">drinks during winter. </w:t>
      </w:r>
      <w:proofErr w:type="spellStart"/>
      <w:r w:rsidRPr="00F94643">
        <w:rPr>
          <w:i/>
          <w:lang w:val="en-GB"/>
        </w:rPr>
        <w:t>Salep</w:t>
      </w:r>
      <w:proofErr w:type="spellEnd"/>
      <w:r w:rsidRPr="00F94643">
        <w:rPr>
          <w:i/>
          <w:lang w:val="en-GB"/>
        </w:rPr>
        <w:t xml:space="preserve"> </w:t>
      </w:r>
      <w:r w:rsidRPr="00F94643">
        <w:rPr>
          <w:lang w:val="en-GB"/>
        </w:rPr>
        <w:t xml:space="preserve">is also used as medicine. In the early 1990s the trade of </w:t>
      </w:r>
      <w:proofErr w:type="spellStart"/>
      <w:r w:rsidRPr="00F94643">
        <w:rPr>
          <w:i/>
          <w:lang w:val="en-GB"/>
        </w:rPr>
        <w:t>salep</w:t>
      </w:r>
      <w:proofErr w:type="spellEnd"/>
      <w:r w:rsidRPr="00F94643">
        <w:rPr>
          <w:lang w:val="en-GB"/>
        </w:rPr>
        <w:t xml:space="preserve"> increased strongly. </w:t>
      </w:r>
      <w:r w:rsidR="00A4087A" w:rsidRPr="00F94643">
        <w:rPr>
          <w:lang w:val="en-GB"/>
        </w:rPr>
        <w:t>O</w:t>
      </w:r>
      <w:r w:rsidRPr="00F94643">
        <w:rPr>
          <w:lang w:val="en-GB"/>
        </w:rPr>
        <w:t>fficial statistics from the Turkish State Institute of Statistics show</w:t>
      </w:r>
      <w:r w:rsidR="00E51D36" w:rsidRPr="00F94643">
        <w:rPr>
          <w:lang w:val="en-GB"/>
        </w:rPr>
        <w:t>s</w:t>
      </w:r>
      <w:r w:rsidRPr="00F94643">
        <w:rPr>
          <w:lang w:val="en-GB"/>
        </w:rPr>
        <w:t xml:space="preserve"> that the export between 1995 and 1999 was 282</w:t>
      </w:r>
      <w:r w:rsidR="00E423CD" w:rsidRPr="00F94643">
        <w:rPr>
          <w:lang w:val="en-GB"/>
        </w:rPr>
        <w:t>.</w:t>
      </w:r>
      <w:r w:rsidRPr="00F94643">
        <w:rPr>
          <w:lang w:val="en-GB"/>
        </w:rPr>
        <w:t xml:space="preserve">000 kg annually. </w:t>
      </w:r>
      <w:r w:rsidR="0038083C" w:rsidRPr="00F94643">
        <w:rPr>
          <w:lang w:val="en-GB"/>
        </w:rPr>
        <w:t xml:space="preserve">To achieve this amount of </w:t>
      </w:r>
      <w:proofErr w:type="spellStart"/>
      <w:r w:rsidR="0038083C" w:rsidRPr="00F94643">
        <w:rPr>
          <w:i/>
          <w:lang w:val="en-GB"/>
        </w:rPr>
        <w:t>salep</w:t>
      </w:r>
      <w:proofErr w:type="spellEnd"/>
      <w:r w:rsidR="0038083C" w:rsidRPr="00F94643">
        <w:rPr>
          <w:lang w:val="en-GB"/>
        </w:rPr>
        <w:t xml:space="preserve"> 9.825.000 – 19.650.000 bulbs are required.</w:t>
      </w:r>
      <w:r w:rsidR="0054453A" w:rsidRPr="00F94643">
        <w:rPr>
          <w:lang w:val="en-GB"/>
        </w:rPr>
        <w:t xml:space="preserve"> </w:t>
      </w:r>
      <w:r w:rsidRPr="00F94643">
        <w:rPr>
          <w:lang w:val="en-GB"/>
        </w:rPr>
        <w:t xml:space="preserve">It is unknown if this information is related to pure </w:t>
      </w:r>
      <w:proofErr w:type="spellStart"/>
      <w:r w:rsidRPr="00F94643">
        <w:rPr>
          <w:i/>
          <w:lang w:val="en-GB"/>
        </w:rPr>
        <w:t>salep</w:t>
      </w:r>
      <w:proofErr w:type="spellEnd"/>
      <w:r w:rsidRPr="00F94643">
        <w:rPr>
          <w:lang w:val="en-GB"/>
        </w:rPr>
        <w:t xml:space="preserve">, substitutes or mixtures. </w:t>
      </w:r>
      <w:r w:rsidR="0038083C" w:rsidRPr="00F94643">
        <w:rPr>
          <w:lang w:val="en-GB"/>
        </w:rPr>
        <w:t>However, a</w:t>
      </w:r>
      <w:r w:rsidR="00A4087A" w:rsidRPr="00F94643">
        <w:rPr>
          <w:lang w:val="en-GB"/>
        </w:rPr>
        <w:t>s t</w:t>
      </w:r>
      <w:r w:rsidRPr="00F94643">
        <w:rPr>
          <w:lang w:val="en-GB"/>
        </w:rPr>
        <w:t>his</w:t>
      </w:r>
      <w:r w:rsidR="00D93C21" w:rsidRPr="00F94643">
        <w:rPr>
          <w:lang w:val="en-GB"/>
        </w:rPr>
        <w:t xml:space="preserve"> harvesting</w:t>
      </w:r>
      <w:r w:rsidRPr="00F94643">
        <w:rPr>
          <w:lang w:val="en-GB"/>
        </w:rPr>
        <w:t xml:space="preserve"> is </w:t>
      </w:r>
      <w:r w:rsidR="00A4087A" w:rsidRPr="00F94643">
        <w:rPr>
          <w:lang w:val="en-GB"/>
        </w:rPr>
        <w:t>unsustainable,</w:t>
      </w:r>
      <w:r w:rsidRPr="00F94643">
        <w:rPr>
          <w:lang w:val="en-GB"/>
        </w:rPr>
        <w:t xml:space="preserve"> laws </w:t>
      </w:r>
      <w:r w:rsidR="00A4087A" w:rsidRPr="00F94643">
        <w:rPr>
          <w:lang w:val="en-GB"/>
        </w:rPr>
        <w:t xml:space="preserve">have been </w:t>
      </w:r>
      <w:r w:rsidRPr="00F94643">
        <w:rPr>
          <w:lang w:val="en-GB"/>
        </w:rPr>
        <w:t>established to protect these orchids. In Turkey there are three laws that would</w:t>
      </w:r>
      <w:r w:rsidR="00E3296B" w:rsidRPr="00F94643">
        <w:rPr>
          <w:lang w:val="en-GB"/>
        </w:rPr>
        <w:t xml:space="preserve"> protect them</w:t>
      </w:r>
      <w:r w:rsidR="0038083C" w:rsidRPr="00F94643">
        <w:rPr>
          <w:lang w:val="en-GB"/>
        </w:rPr>
        <w:t>:</w:t>
      </w:r>
      <w:r w:rsidR="00E3296B" w:rsidRPr="00F94643">
        <w:rPr>
          <w:lang w:val="en-GB"/>
        </w:rPr>
        <w:t xml:space="preserve"> The first law</w:t>
      </w:r>
      <w:r w:rsidRPr="00F94643">
        <w:rPr>
          <w:lang w:val="en-GB"/>
        </w:rPr>
        <w:t xml:space="preserve"> is the Turkish Forest </w:t>
      </w:r>
      <w:r w:rsidR="0054453A" w:rsidRPr="00F94643">
        <w:rPr>
          <w:lang w:val="en-GB"/>
        </w:rPr>
        <w:t>Law, which</w:t>
      </w:r>
      <w:r w:rsidR="004B3CF7" w:rsidRPr="00F94643">
        <w:rPr>
          <w:lang w:val="en-GB"/>
        </w:rPr>
        <w:t xml:space="preserve"> </w:t>
      </w:r>
      <w:r w:rsidRPr="00F94643">
        <w:rPr>
          <w:lang w:val="en-GB"/>
        </w:rPr>
        <w:t>regulates the use of non-wood forest products. In short this law states that it is forbidden to collect and remove</w:t>
      </w:r>
      <w:r w:rsidR="00E3296B" w:rsidRPr="00F94643">
        <w:rPr>
          <w:lang w:val="en-GB"/>
        </w:rPr>
        <w:t xml:space="preserve"> any form of forest vegetation. The second </w:t>
      </w:r>
      <w:r w:rsidRPr="00F94643">
        <w:rPr>
          <w:lang w:val="en-GB"/>
        </w:rPr>
        <w:t>law, the Turkish Law of Natural Parks</w:t>
      </w:r>
      <w:r w:rsidR="00020A25" w:rsidRPr="00F94643">
        <w:rPr>
          <w:lang w:val="en-GB"/>
        </w:rPr>
        <w:t>,</w:t>
      </w:r>
      <w:r w:rsidRPr="00F94643">
        <w:rPr>
          <w:lang w:val="en-GB"/>
        </w:rPr>
        <w:t xml:space="preserve"> </w:t>
      </w:r>
      <w:proofErr w:type="gramStart"/>
      <w:r w:rsidR="0054453A" w:rsidRPr="00F94643">
        <w:rPr>
          <w:lang w:val="en-GB"/>
        </w:rPr>
        <w:t>states</w:t>
      </w:r>
      <w:r w:rsidR="00D93C21" w:rsidRPr="00F94643">
        <w:rPr>
          <w:lang w:val="en-GB"/>
        </w:rPr>
        <w:t xml:space="preserve"> that</w:t>
      </w:r>
      <w:proofErr w:type="gramEnd"/>
      <w:r w:rsidRPr="00F94643">
        <w:rPr>
          <w:lang w:val="en-GB"/>
        </w:rPr>
        <w:t xml:space="preserve"> “The production of forest products, hunting and disturbing the natural balance is prohibited.” Since collecting </w:t>
      </w:r>
      <w:proofErr w:type="spellStart"/>
      <w:r w:rsidRPr="00F94643">
        <w:rPr>
          <w:i/>
          <w:lang w:val="en-GB"/>
        </w:rPr>
        <w:t>salep</w:t>
      </w:r>
      <w:proofErr w:type="spellEnd"/>
      <w:r w:rsidRPr="00F94643">
        <w:rPr>
          <w:lang w:val="en-GB"/>
        </w:rPr>
        <w:t xml:space="preserve"> is classified as production of forest products, it is prohibited in all protected areas. The last law in Turkey is The Regulation on Collection, Production and Export of Bulbs of Wildflowers. As the title of </w:t>
      </w:r>
      <w:r w:rsidR="00E3296B" w:rsidRPr="00F94643">
        <w:rPr>
          <w:lang w:val="en-GB"/>
        </w:rPr>
        <w:t xml:space="preserve">this </w:t>
      </w:r>
      <w:r w:rsidRPr="00F94643">
        <w:rPr>
          <w:lang w:val="en-GB"/>
        </w:rPr>
        <w:t xml:space="preserve">law </w:t>
      </w:r>
      <w:r w:rsidR="00A4087A" w:rsidRPr="00F94643">
        <w:rPr>
          <w:lang w:val="en-GB"/>
        </w:rPr>
        <w:t>suggests</w:t>
      </w:r>
      <w:r w:rsidRPr="00F94643">
        <w:rPr>
          <w:lang w:val="en-GB"/>
        </w:rPr>
        <w:t xml:space="preserve">, this law regulates the production and the export of bulbs, roots and tubers of flowers. It also holds a list with </w:t>
      </w:r>
      <w:r w:rsidRPr="00765C8F">
        <w:rPr>
          <w:lang w:val="en-GB"/>
        </w:rPr>
        <w:lastRenderedPageBreak/>
        <w:t>species that may not be taken away from the wild for export [5].</w:t>
      </w:r>
      <w:r w:rsidR="00235869" w:rsidRPr="00765C8F">
        <w:rPr>
          <w:lang w:val="en-GB"/>
        </w:rPr>
        <w:t xml:space="preserve"> </w:t>
      </w:r>
      <w:r w:rsidR="00765C8F">
        <w:rPr>
          <w:lang w:val="en-GB"/>
        </w:rPr>
        <w:t>T</w:t>
      </w:r>
      <w:r w:rsidR="00B02759" w:rsidRPr="00765C8F">
        <w:rPr>
          <w:lang w:val="en-GB"/>
        </w:rPr>
        <w:t>he</w:t>
      </w:r>
      <w:r w:rsidR="00B02759" w:rsidRPr="00F94643">
        <w:rPr>
          <w:lang w:val="en-GB"/>
        </w:rPr>
        <w:t xml:space="preserve"> exact ingredients in </w:t>
      </w:r>
      <w:proofErr w:type="spellStart"/>
      <w:r w:rsidR="00B02759" w:rsidRPr="00F94643">
        <w:rPr>
          <w:i/>
          <w:lang w:val="en-GB"/>
        </w:rPr>
        <w:t>salep</w:t>
      </w:r>
      <w:proofErr w:type="spellEnd"/>
      <w:r w:rsidR="00B02759" w:rsidRPr="00F94643">
        <w:rPr>
          <w:lang w:val="en-GB"/>
        </w:rPr>
        <w:t xml:space="preserve"> cannot be identified without molecular identification </w:t>
      </w:r>
      <w:proofErr w:type="gramStart"/>
      <w:r w:rsidR="00B02759" w:rsidRPr="00F94643">
        <w:rPr>
          <w:lang w:val="en-GB"/>
        </w:rPr>
        <w:t xml:space="preserve">tools, </w:t>
      </w:r>
      <w:r w:rsidR="00D93C21" w:rsidRPr="00F94643">
        <w:rPr>
          <w:lang w:val="en-GB"/>
        </w:rPr>
        <w:t>which makes</w:t>
      </w:r>
      <w:proofErr w:type="gramEnd"/>
      <w:r w:rsidR="00B02759" w:rsidRPr="00F94643">
        <w:rPr>
          <w:lang w:val="en-GB"/>
        </w:rPr>
        <w:t xml:space="preserve"> it difficult to enforce these laws. </w:t>
      </w:r>
    </w:p>
    <w:p w14:paraId="6900CCEB" w14:textId="77777777" w:rsidR="001464F4" w:rsidRPr="00F94643" w:rsidRDefault="002D5A7A" w:rsidP="00B056D7">
      <w:pPr>
        <w:pStyle w:val="Kop2"/>
        <w:rPr>
          <w:lang w:val="en-GB"/>
        </w:rPr>
      </w:pPr>
      <w:bookmarkStart w:id="73" w:name="_Toc261813377"/>
      <w:r w:rsidRPr="00F94643">
        <w:rPr>
          <w:lang w:val="en-GB"/>
        </w:rPr>
        <w:t>How a</w:t>
      </w:r>
      <w:r w:rsidR="001464F4" w:rsidRPr="00F94643">
        <w:rPr>
          <w:lang w:val="en-GB"/>
        </w:rPr>
        <w:t xml:space="preserve"> </w:t>
      </w:r>
      <w:r w:rsidRPr="00F94643">
        <w:rPr>
          <w:lang w:val="en-GB"/>
        </w:rPr>
        <w:t xml:space="preserve">web </w:t>
      </w:r>
      <w:r w:rsidR="001464F4" w:rsidRPr="00F94643">
        <w:rPr>
          <w:lang w:val="en-GB"/>
        </w:rPr>
        <w:t>app</w:t>
      </w:r>
      <w:r w:rsidRPr="00F94643">
        <w:rPr>
          <w:lang w:val="en-GB"/>
        </w:rPr>
        <w:t>lication</w:t>
      </w:r>
      <w:r w:rsidR="001464F4" w:rsidRPr="00F94643">
        <w:rPr>
          <w:lang w:val="en-GB"/>
        </w:rPr>
        <w:t xml:space="preserve"> c</w:t>
      </w:r>
      <w:r w:rsidR="00AA6E46" w:rsidRPr="00F94643">
        <w:rPr>
          <w:lang w:val="en-GB"/>
        </w:rPr>
        <w:t>an</w:t>
      </w:r>
      <w:r w:rsidR="001464F4" w:rsidRPr="00F94643">
        <w:rPr>
          <w:lang w:val="en-GB"/>
        </w:rPr>
        <w:t xml:space="preserve"> improve control in illegal orchid trade</w:t>
      </w:r>
      <w:bookmarkEnd w:id="73"/>
    </w:p>
    <w:p w14:paraId="5EC239B9" w14:textId="499AA37A" w:rsidR="001464F4" w:rsidRPr="00F94643" w:rsidRDefault="001464F4" w:rsidP="00B056D7">
      <w:pPr>
        <w:rPr>
          <w:lang w:val="en-GB"/>
        </w:rPr>
      </w:pPr>
      <w:r w:rsidRPr="00F94643">
        <w:rPr>
          <w:lang w:val="en-GB"/>
        </w:rPr>
        <w:t>To make it easier to follow the trad</w:t>
      </w:r>
      <w:r w:rsidR="002D5A7A" w:rsidRPr="00F94643">
        <w:rPr>
          <w:lang w:val="en-GB"/>
        </w:rPr>
        <w:t>e routes of orchid smuggling, a web</w:t>
      </w:r>
      <w:r w:rsidRPr="00F94643">
        <w:rPr>
          <w:lang w:val="en-GB"/>
        </w:rPr>
        <w:t xml:space="preserve"> app</w:t>
      </w:r>
      <w:r w:rsidR="002D5A7A" w:rsidRPr="00F94643">
        <w:rPr>
          <w:lang w:val="en-GB"/>
        </w:rPr>
        <w:t>lication</w:t>
      </w:r>
      <w:r w:rsidRPr="00F94643">
        <w:rPr>
          <w:lang w:val="en-GB"/>
        </w:rPr>
        <w:t xml:space="preserve"> that can identify </w:t>
      </w:r>
      <w:del w:id="74" w:author="Barbara Gravendeel" w:date="2014-05-16T10:31:00Z">
        <w:r w:rsidRPr="00F94643" w:rsidDel="00DF1670">
          <w:rPr>
            <w:lang w:val="en-GB"/>
          </w:rPr>
          <w:delText>different orchid species</w:delText>
        </w:r>
      </w:del>
      <w:ins w:id="75" w:author="Barbara Gravendeel" w:date="2014-05-16T10:31:00Z">
        <w:r w:rsidR="00DF1670">
          <w:rPr>
            <w:lang w:val="en-GB"/>
          </w:rPr>
          <w:t>illegally traded orchids</w:t>
        </w:r>
      </w:ins>
      <w:r w:rsidRPr="00F94643">
        <w:rPr>
          <w:lang w:val="en-GB"/>
        </w:rPr>
        <w:t xml:space="preserve"> </w:t>
      </w:r>
      <w:r w:rsidR="00FC5F7E" w:rsidRPr="00F94643">
        <w:rPr>
          <w:lang w:val="en-GB"/>
        </w:rPr>
        <w:t>is desired.</w:t>
      </w:r>
      <w:r w:rsidRPr="00F94643">
        <w:rPr>
          <w:lang w:val="en-GB"/>
        </w:rPr>
        <w:t xml:space="preserve"> This app</w:t>
      </w:r>
      <w:r w:rsidR="002D5A7A" w:rsidRPr="00F94643">
        <w:rPr>
          <w:lang w:val="en-GB"/>
        </w:rPr>
        <w:t>lication</w:t>
      </w:r>
      <w:r w:rsidRPr="00F94643">
        <w:rPr>
          <w:lang w:val="en-GB"/>
        </w:rPr>
        <w:t xml:space="preserve"> </w:t>
      </w:r>
      <w:r w:rsidR="00B02759" w:rsidRPr="00F94643">
        <w:rPr>
          <w:lang w:val="en-GB"/>
        </w:rPr>
        <w:t xml:space="preserve">could </w:t>
      </w:r>
      <w:r w:rsidRPr="00F94643">
        <w:rPr>
          <w:lang w:val="en-GB"/>
        </w:rPr>
        <w:t xml:space="preserve">be used on </w:t>
      </w:r>
      <w:r w:rsidR="005317E1" w:rsidRPr="00F94643">
        <w:rPr>
          <w:lang w:val="en-GB"/>
        </w:rPr>
        <w:t xml:space="preserve">laptops/desktops </w:t>
      </w:r>
      <w:r w:rsidR="002D5A7A" w:rsidRPr="00F94643">
        <w:rPr>
          <w:lang w:val="en-GB"/>
        </w:rPr>
        <w:t xml:space="preserve">and </w:t>
      </w:r>
      <w:r w:rsidR="005317E1" w:rsidRPr="00F94643">
        <w:rPr>
          <w:lang w:val="en-GB"/>
        </w:rPr>
        <w:t xml:space="preserve">smartphones/tablets </w:t>
      </w:r>
      <w:r w:rsidRPr="00F94643">
        <w:rPr>
          <w:lang w:val="en-GB"/>
        </w:rPr>
        <w:t xml:space="preserve">by taking pictures of flowers, leaves </w:t>
      </w:r>
      <w:r w:rsidR="00A4087A" w:rsidRPr="00F94643">
        <w:rPr>
          <w:lang w:val="en-GB"/>
        </w:rPr>
        <w:t xml:space="preserve">or </w:t>
      </w:r>
      <w:r w:rsidRPr="00F94643">
        <w:rPr>
          <w:lang w:val="en-GB"/>
        </w:rPr>
        <w:t>underground tubers</w:t>
      </w:r>
      <w:r w:rsidR="00E3296B" w:rsidRPr="00F94643">
        <w:rPr>
          <w:lang w:val="en-GB"/>
        </w:rPr>
        <w:t xml:space="preserve"> and upload</w:t>
      </w:r>
      <w:r w:rsidR="00B02759" w:rsidRPr="00F94643">
        <w:rPr>
          <w:lang w:val="en-GB"/>
        </w:rPr>
        <w:t>ing</w:t>
      </w:r>
      <w:r w:rsidR="00E3296B" w:rsidRPr="00F94643">
        <w:rPr>
          <w:lang w:val="en-GB"/>
        </w:rPr>
        <w:t xml:space="preserve"> the pictures to </w:t>
      </w:r>
      <w:r w:rsidR="00235869" w:rsidRPr="00F94643">
        <w:rPr>
          <w:lang w:val="en-GB"/>
        </w:rPr>
        <w:t>a</w:t>
      </w:r>
      <w:r w:rsidR="00E3296B" w:rsidRPr="00F94643">
        <w:rPr>
          <w:lang w:val="en-GB"/>
        </w:rPr>
        <w:t xml:space="preserve"> website</w:t>
      </w:r>
      <w:r w:rsidRPr="00F94643">
        <w:rPr>
          <w:lang w:val="en-GB"/>
        </w:rPr>
        <w:t>.</w:t>
      </w:r>
      <w:r w:rsidR="002D5A7A" w:rsidRPr="00F94643">
        <w:rPr>
          <w:lang w:val="en-GB"/>
        </w:rPr>
        <w:t xml:space="preserve"> </w:t>
      </w:r>
      <w:r w:rsidRPr="00F94643">
        <w:rPr>
          <w:lang w:val="en-GB"/>
        </w:rPr>
        <w:t xml:space="preserve">A simple workflow of the </w:t>
      </w:r>
      <w:r w:rsidRPr="00765C8F">
        <w:rPr>
          <w:lang w:val="en-GB"/>
        </w:rPr>
        <w:t>app</w:t>
      </w:r>
      <w:r w:rsidR="002D5A7A" w:rsidRPr="00765C8F">
        <w:rPr>
          <w:lang w:val="en-GB"/>
        </w:rPr>
        <w:t>lication</w:t>
      </w:r>
      <w:r w:rsidRPr="00765C8F">
        <w:rPr>
          <w:lang w:val="en-GB"/>
        </w:rPr>
        <w:t xml:space="preserve"> can be found in figure 2.</w:t>
      </w:r>
      <w:r w:rsidR="002D5A7A" w:rsidRPr="00765C8F">
        <w:rPr>
          <w:lang w:val="en-GB"/>
        </w:rPr>
        <w:t xml:space="preserve"> In this project the focus </w:t>
      </w:r>
      <w:r w:rsidR="00FC5F7E" w:rsidRPr="00765C8F">
        <w:rPr>
          <w:lang w:val="en-GB"/>
        </w:rPr>
        <w:t xml:space="preserve">was </w:t>
      </w:r>
      <w:r w:rsidR="002D5A7A" w:rsidRPr="00765C8F">
        <w:rPr>
          <w:lang w:val="en-GB"/>
        </w:rPr>
        <w:t xml:space="preserve">on </w:t>
      </w:r>
      <w:r w:rsidR="00E3296B" w:rsidRPr="00765C8F">
        <w:rPr>
          <w:lang w:val="en-GB"/>
        </w:rPr>
        <w:t>creating</w:t>
      </w:r>
      <w:r w:rsidR="002D5A7A" w:rsidRPr="00765C8F">
        <w:rPr>
          <w:lang w:val="en-GB"/>
        </w:rPr>
        <w:t xml:space="preserve"> the webs</w:t>
      </w:r>
      <w:r w:rsidR="00D82FBB" w:rsidRPr="00765C8F">
        <w:rPr>
          <w:lang w:val="en-GB"/>
        </w:rPr>
        <w:t>ite</w:t>
      </w:r>
      <w:r w:rsidR="00D82FBB" w:rsidRPr="00F94643">
        <w:rPr>
          <w:lang w:val="en-GB"/>
        </w:rPr>
        <w:t xml:space="preserve"> and integrat</w:t>
      </w:r>
      <w:r w:rsidR="00B02759" w:rsidRPr="00F94643">
        <w:rPr>
          <w:lang w:val="en-GB"/>
        </w:rPr>
        <w:t>ing</w:t>
      </w:r>
      <w:r w:rsidR="00D82FBB" w:rsidRPr="00F94643">
        <w:rPr>
          <w:lang w:val="en-GB"/>
        </w:rPr>
        <w:t xml:space="preserve"> the identification application</w:t>
      </w:r>
      <w:r w:rsidR="00A0700B" w:rsidRPr="00F94643">
        <w:rPr>
          <w:lang w:val="en-GB"/>
        </w:rPr>
        <w:t xml:space="preserve"> for pictures taken of flow</w:t>
      </w:r>
      <w:r w:rsidR="0036531F" w:rsidRPr="00F94643">
        <w:rPr>
          <w:lang w:val="en-GB"/>
        </w:rPr>
        <w:t>ers of</w:t>
      </w:r>
      <w:r w:rsidR="00A0700B" w:rsidRPr="00F94643">
        <w:rPr>
          <w:lang w:val="en-GB"/>
        </w:rPr>
        <w:t xml:space="preserve"> slipper orchids</w:t>
      </w:r>
      <w:r w:rsidR="002D5A7A" w:rsidRPr="00F94643">
        <w:rPr>
          <w:lang w:val="en-GB"/>
        </w:rPr>
        <w:t>.</w:t>
      </w:r>
      <w:r w:rsidR="00D82FBB" w:rsidRPr="00F94643">
        <w:rPr>
          <w:lang w:val="en-GB"/>
        </w:rPr>
        <w:t xml:space="preserve"> This application is </w:t>
      </w:r>
      <w:r w:rsidR="00A4087A" w:rsidRPr="00F94643">
        <w:rPr>
          <w:lang w:val="en-GB"/>
        </w:rPr>
        <w:t>currently under development</w:t>
      </w:r>
      <w:r w:rsidR="00D82FBB" w:rsidRPr="00F94643">
        <w:rPr>
          <w:lang w:val="en-GB"/>
        </w:rPr>
        <w:t xml:space="preserve"> at </w:t>
      </w:r>
      <w:proofErr w:type="spellStart"/>
      <w:r w:rsidR="00D82FBB" w:rsidRPr="00F94643">
        <w:rPr>
          <w:lang w:val="en-GB"/>
        </w:rPr>
        <w:t>Naturalis</w:t>
      </w:r>
      <w:proofErr w:type="spellEnd"/>
      <w:r w:rsidR="00D82FBB" w:rsidRPr="00F94643">
        <w:rPr>
          <w:lang w:val="en-GB"/>
        </w:rPr>
        <w:t>.</w:t>
      </w:r>
    </w:p>
    <w:p w14:paraId="5C2D4CB1" w14:textId="77777777" w:rsidR="001464F4" w:rsidRPr="00F94643" w:rsidRDefault="001464F4" w:rsidP="00B056D7">
      <w:pPr>
        <w:rPr>
          <w:lang w:val="en-GB"/>
        </w:rPr>
      </w:pPr>
    </w:p>
    <w:p w14:paraId="50E3FE03" w14:textId="77777777" w:rsidR="00F15985" w:rsidRPr="00F94643" w:rsidRDefault="001464F4" w:rsidP="00B056D7">
      <w:pPr>
        <w:rPr>
          <w:lang w:val="en-GB"/>
        </w:rPr>
      </w:pPr>
      <w:r w:rsidRPr="00F94643">
        <w:rPr>
          <w:noProof/>
          <w:lang w:val="en-US"/>
        </w:rPr>
        <w:drawing>
          <wp:inline distT="0" distB="0" distL="0" distR="0" wp14:anchorId="7D33914E" wp14:editId="387318BF">
            <wp:extent cx="5415252" cy="41410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3-09-19 om 13.21.24.png"/>
                    <pic:cNvPicPr/>
                  </pic:nvPicPr>
                  <pic:blipFill>
                    <a:blip r:embed="rId10">
                      <a:extLst>
                        <a:ext uri="{28A0092B-C50C-407E-A947-70E740481C1C}">
                          <a14:useLocalDpi xmlns:a14="http://schemas.microsoft.com/office/drawing/2010/main" val="0"/>
                        </a:ext>
                      </a:extLst>
                    </a:blip>
                    <a:stretch>
                      <a:fillRect/>
                    </a:stretch>
                  </pic:blipFill>
                  <pic:spPr>
                    <a:xfrm>
                      <a:off x="0" y="0"/>
                      <a:ext cx="5415252" cy="4141075"/>
                    </a:xfrm>
                    <a:prstGeom prst="rect">
                      <a:avLst/>
                    </a:prstGeom>
                  </pic:spPr>
                </pic:pic>
              </a:graphicData>
            </a:graphic>
          </wp:inline>
        </w:drawing>
      </w:r>
    </w:p>
    <w:p w14:paraId="5345C9FF" w14:textId="77777777" w:rsidR="00805099" w:rsidRPr="00F40845" w:rsidRDefault="00F15985" w:rsidP="00805099">
      <w:pPr>
        <w:pStyle w:val="Bijschrift"/>
        <w:rPr>
          <w:ins w:id="76" w:author="Barbara Gravendeel" w:date="2014-05-16T12:33:00Z"/>
          <w:noProof/>
          <w:lang w:val="en-GB"/>
        </w:rPr>
      </w:pPr>
      <w:r w:rsidRPr="00765C8F">
        <w:rPr>
          <w:lang w:val="en-GB"/>
        </w:rPr>
        <w:t xml:space="preserve">Figure </w:t>
      </w:r>
      <w:r w:rsidR="002E7A08" w:rsidRPr="00765C8F">
        <w:rPr>
          <w:lang w:val="en-GB"/>
        </w:rPr>
        <w:fldChar w:fldCharType="begin"/>
      </w:r>
      <w:r w:rsidR="002E7A08" w:rsidRPr="00765C8F">
        <w:rPr>
          <w:lang w:val="en-GB"/>
        </w:rPr>
        <w:instrText xml:space="preserve"> SEQ Figure \* ARABIC </w:instrText>
      </w:r>
      <w:r w:rsidR="002E7A08" w:rsidRPr="00765C8F">
        <w:rPr>
          <w:lang w:val="en-GB"/>
        </w:rPr>
        <w:fldChar w:fldCharType="separate"/>
      </w:r>
      <w:r w:rsidR="00E15E68">
        <w:rPr>
          <w:noProof/>
          <w:lang w:val="en-GB"/>
        </w:rPr>
        <w:t>2</w:t>
      </w:r>
      <w:r w:rsidR="002E7A08" w:rsidRPr="00765C8F">
        <w:rPr>
          <w:lang w:val="en-GB"/>
        </w:rPr>
        <w:fldChar w:fldCharType="end"/>
      </w:r>
      <w:r w:rsidRPr="00765C8F">
        <w:rPr>
          <w:lang w:val="en-GB"/>
        </w:rPr>
        <w:t xml:space="preserve"> A simple workflow of the application made during this proje</w:t>
      </w:r>
      <w:r w:rsidR="00765C8F">
        <w:rPr>
          <w:lang w:val="en-GB"/>
        </w:rPr>
        <w:t>ct. Resources of the pictures: [</w:t>
      </w:r>
      <w:r w:rsidR="009F6D98" w:rsidRPr="00765C8F">
        <w:rPr>
          <w:lang w:val="en-GB"/>
        </w:rPr>
        <w:t>6</w:t>
      </w:r>
      <w:r w:rsidRPr="00765C8F">
        <w:rPr>
          <w:lang w:val="en-GB"/>
        </w:rPr>
        <w:t>-1</w:t>
      </w:r>
      <w:r w:rsidR="00765C8F" w:rsidRPr="00765C8F">
        <w:rPr>
          <w:lang w:val="en-GB"/>
        </w:rPr>
        <w:t>3</w:t>
      </w:r>
      <w:r w:rsidRPr="00765C8F">
        <w:rPr>
          <w:lang w:val="en-GB"/>
        </w:rPr>
        <w:t>]</w:t>
      </w:r>
      <w:ins w:id="77" w:author="Barbara Gravendeel" w:date="2014-05-16T12:33:00Z">
        <w:r w:rsidR="00805099">
          <w:rPr>
            <w:lang w:val="en-GB"/>
          </w:rPr>
          <w:t xml:space="preserve"> </w:t>
        </w:r>
        <w:r w:rsidR="00805099">
          <w:rPr>
            <w:noProof/>
            <w:sz w:val="28"/>
            <w:szCs w:val="28"/>
            <w:lang w:val="en-US"/>
          </w:rPr>
          <w:t>Patrick, het font van de bijschriften is te klein, graag veranderen van 9 naar 12.</w:t>
        </w:r>
      </w:ins>
    </w:p>
    <w:p w14:paraId="55949F84" w14:textId="73DBD34B" w:rsidR="001464F4" w:rsidRPr="00F94643" w:rsidRDefault="001464F4" w:rsidP="00B056D7">
      <w:pPr>
        <w:pStyle w:val="Bijschrift"/>
        <w:rPr>
          <w:lang w:val="en-GB"/>
        </w:rPr>
      </w:pPr>
    </w:p>
    <w:p w14:paraId="41B87068" w14:textId="77777777" w:rsidR="001464F4" w:rsidRPr="00F94643" w:rsidRDefault="00561329" w:rsidP="00B056D7">
      <w:pPr>
        <w:pStyle w:val="Kop2"/>
        <w:rPr>
          <w:lang w:val="en-GB"/>
        </w:rPr>
      </w:pPr>
      <w:bookmarkStart w:id="78" w:name="_Toc261813378"/>
      <w:r w:rsidRPr="00F94643">
        <w:rPr>
          <w:lang w:val="en-GB"/>
        </w:rPr>
        <w:t>Comparable</w:t>
      </w:r>
      <w:r w:rsidR="001464F4" w:rsidRPr="00F94643">
        <w:rPr>
          <w:lang w:val="en-GB"/>
        </w:rPr>
        <w:t xml:space="preserve"> </w:t>
      </w:r>
      <w:r w:rsidR="00CC11BB" w:rsidRPr="00F94643">
        <w:rPr>
          <w:lang w:val="en-GB"/>
        </w:rPr>
        <w:t>software</w:t>
      </w:r>
      <w:bookmarkEnd w:id="78"/>
    </w:p>
    <w:p w14:paraId="5BBD1D5F" w14:textId="6D48629C" w:rsidR="001464F4" w:rsidRPr="00F94643" w:rsidRDefault="00CC11BB" w:rsidP="00B056D7">
      <w:pPr>
        <w:rPr>
          <w:lang w:val="en-GB"/>
        </w:rPr>
      </w:pPr>
      <w:r w:rsidRPr="00F94643">
        <w:rPr>
          <w:lang w:val="en-GB"/>
        </w:rPr>
        <w:t xml:space="preserve">There is software available that can identify </w:t>
      </w:r>
      <w:proofErr w:type="gramStart"/>
      <w:r w:rsidRPr="00F94643">
        <w:rPr>
          <w:lang w:val="en-GB"/>
        </w:rPr>
        <w:t>a person</w:t>
      </w:r>
      <w:proofErr w:type="gramEnd"/>
      <w:r w:rsidRPr="00F94643">
        <w:rPr>
          <w:lang w:val="en-GB"/>
        </w:rPr>
        <w:t xml:space="preserve"> using face recognition</w:t>
      </w:r>
      <w:r w:rsidR="00B02759" w:rsidRPr="00F94643">
        <w:rPr>
          <w:lang w:val="en-GB"/>
        </w:rPr>
        <w:t xml:space="preserve">, for example the </w:t>
      </w:r>
      <w:r w:rsidR="001464F4" w:rsidRPr="00765C8F">
        <w:rPr>
          <w:lang w:val="en-GB"/>
        </w:rPr>
        <w:t xml:space="preserve">software </w:t>
      </w:r>
      <w:proofErr w:type="spellStart"/>
      <w:r w:rsidR="001464F4" w:rsidRPr="00765C8F">
        <w:rPr>
          <w:lang w:val="en-GB"/>
        </w:rPr>
        <w:t>KeyLemon</w:t>
      </w:r>
      <w:proofErr w:type="spellEnd"/>
      <w:r w:rsidR="001464F4" w:rsidRPr="00765C8F">
        <w:rPr>
          <w:lang w:val="en-GB"/>
        </w:rPr>
        <w:t xml:space="preserve"> [</w:t>
      </w:r>
      <w:r w:rsidR="00765C8F" w:rsidRPr="00765C8F">
        <w:rPr>
          <w:lang w:val="en-GB"/>
        </w:rPr>
        <w:t>14</w:t>
      </w:r>
      <w:r w:rsidR="001464F4" w:rsidRPr="00765C8F">
        <w:rPr>
          <w:lang w:val="en-GB"/>
        </w:rPr>
        <w:t>]. This software could be used to unlock a computer.</w:t>
      </w:r>
    </w:p>
    <w:p w14:paraId="7CF1C618" w14:textId="77777777" w:rsidR="00A0700B" w:rsidRPr="00F94643" w:rsidRDefault="00B02759" w:rsidP="00B056D7">
      <w:pPr>
        <w:rPr>
          <w:lang w:val="en-GB"/>
        </w:rPr>
      </w:pPr>
      <w:r w:rsidRPr="00F94643">
        <w:rPr>
          <w:lang w:val="en-GB"/>
        </w:rPr>
        <w:t xml:space="preserve">Essentially the software takes </w:t>
      </w:r>
      <w:r w:rsidR="001464F4" w:rsidRPr="00F94643">
        <w:rPr>
          <w:lang w:val="en-GB"/>
        </w:rPr>
        <w:t xml:space="preserve">a picture or series of pictures of your face. When it takes a series of pictures it is almost always required to move your head up and down and / or left and right. The software saves this picture / these pictures. When you use the software to unlock your computer the software takes a picture / a series of pictures of your face and compares this picture / these pictures with the saved picture(s). When it finds </w:t>
      </w:r>
      <w:r w:rsidR="00AA6E46" w:rsidRPr="00F94643">
        <w:rPr>
          <w:lang w:val="en-GB"/>
        </w:rPr>
        <w:t xml:space="preserve">a match you </w:t>
      </w:r>
      <w:r w:rsidR="00AA6E46" w:rsidRPr="00F94643">
        <w:rPr>
          <w:lang w:val="en-GB"/>
        </w:rPr>
        <w:lastRenderedPageBreak/>
        <w:t>will be logged-in to</w:t>
      </w:r>
      <w:r w:rsidR="001464F4" w:rsidRPr="00F94643">
        <w:rPr>
          <w:lang w:val="en-GB"/>
        </w:rPr>
        <w:t xml:space="preserve"> your own account</w:t>
      </w:r>
      <w:r w:rsidR="00561329" w:rsidRPr="00F94643">
        <w:rPr>
          <w:lang w:val="en-GB"/>
        </w:rPr>
        <w:t>.</w:t>
      </w:r>
      <w:r w:rsidR="00E51D36" w:rsidRPr="00F94643">
        <w:rPr>
          <w:lang w:val="en-GB"/>
        </w:rPr>
        <w:t xml:space="preserve"> The existence of this kind of software proves that it is possible to identify objects that look very similar to each other, like two different persons. If this </w:t>
      </w:r>
      <w:proofErr w:type="gramStart"/>
      <w:r w:rsidR="00E51D36" w:rsidRPr="00F94643">
        <w:rPr>
          <w:lang w:val="en-GB"/>
        </w:rPr>
        <w:t>is</w:t>
      </w:r>
      <w:proofErr w:type="gramEnd"/>
      <w:r w:rsidR="00E51D36" w:rsidRPr="00F94643">
        <w:rPr>
          <w:lang w:val="en-GB"/>
        </w:rPr>
        <w:t xml:space="preserve"> possible, it would also be possible to identify orchids to section level. All sections have some very specific characteristics that are unique to that section.</w:t>
      </w:r>
    </w:p>
    <w:p w14:paraId="5AB5D8A8" w14:textId="77777777" w:rsidR="0082136B" w:rsidRPr="00F94643" w:rsidRDefault="00A0700B" w:rsidP="00B056D7">
      <w:pPr>
        <w:rPr>
          <w:lang w:val="en-GB"/>
        </w:rPr>
      </w:pPr>
      <w:r w:rsidRPr="00F94643">
        <w:rPr>
          <w:lang w:val="en-GB"/>
        </w:rPr>
        <w:tab/>
        <w:t>This software d</w:t>
      </w:r>
      <w:r w:rsidR="00747164" w:rsidRPr="00F94643">
        <w:rPr>
          <w:lang w:val="en-GB"/>
        </w:rPr>
        <w:t>iffers from the pipeline that was developing during this</w:t>
      </w:r>
      <w:r w:rsidRPr="00F94643">
        <w:rPr>
          <w:lang w:val="en-GB"/>
        </w:rPr>
        <w:t xml:space="preserve"> internship in several aspects. </w:t>
      </w:r>
      <w:r w:rsidR="00E13C3B" w:rsidRPr="00F94643">
        <w:rPr>
          <w:lang w:val="en-GB"/>
        </w:rPr>
        <w:t xml:space="preserve">First of all, this software is made to recognize a human face. The pipeline that was developed during this internship focused on slipper orchid flowers and </w:t>
      </w:r>
      <w:proofErr w:type="spellStart"/>
      <w:r w:rsidR="00E13C3B" w:rsidRPr="00F94643">
        <w:rPr>
          <w:i/>
          <w:lang w:val="en-GB"/>
        </w:rPr>
        <w:t>salep</w:t>
      </w:r>
      <w:proofErr w:type="spellEnd"/>
      <w:r w:rsidR="00E13C3B" w:rsidRPr="00F94643">
        <w:rPr>
          <w:lang w:val="en-GB"/>
        </w:rPr>
        <w:t xml:space="preserve"> orchid tubers.</w:t>
      </w:r>
    </w:p>
    <w:p w14:paraId="2EABFEC3" w14:textId="71A6F3B3" w:rsidR="00A0700B" w:rsidRPr="00F94643" w:rsidRDefault="00747164" w:rsidP="0082136B">
      <w:pPr>
        <w:ind w:firstLine="709"/>
        <w:rPr>
          <w:lang w:val="en-GB"/>
        </w:rPr>
      </w:pPr>
      <w:r w:rsidRPr="00F94643">
        <w:rPr>
          <w:lang w:val="en-GB"/>
        </w:rPr>
        <w:t xml:space="preserve">Secondly the pipeline will be available on a website, while the comparable software needs to be installed on </w:t>
      </w:r>
      <w:ins w:id="79" w:author="Barbara Gravendeel" w:date="2014-05-16T11:11:00Z">
        <w:r w:rsidR="00614230">
          <w:rPr>
            <w:lang w:val="en-GB"/>
          </w:rPr>
          <w:t>a</w:t>
        </w:r>
      </w:ins>
      <w:del w:id="80" w:author="Barbara Gravendeel" w:date="2014-05-16T11:11:00Z">
        <w:r w:rsidRPr="00F94643" w:rsidDel="00614230">
          <w:rPr>
            <w:lang w:val="en-GB"/>
          </w:rPr>
          <w:delText>the</w:delText>
        </w:r>
      </w:del>
      <w:r w:rsidRPr="00F94643">
        <w:rPr>
          <w:lang w:val="en-GB"/>
        </w:rPr>
        <w:t xml:space="preserve"> local machine.</w:t>
      </w:r>
    </w:p>
    <w:p w14:paraId="560B66A7" w14:textId="29203C3B" w:rsidR="00A0700B" w:rsidRPr="00F94643" w:rsidRDefault="0082136B" w:rsidP="0082136B">
      <w:pPr>
        <w:ind w:firstLine="709"/>
        <w:rPr>
          <w:lang w:val="en-GB"/>
        </w:rPr>
      </w:pPr>
      <w:r w:rsidRPr="00F94643">
        <w:rPr>
          <w:lang w:val="en-GB"/>
        </w:rPr>
        <w:t>Lastly, this software is usually not available for mobile devices. Because the pipeline will be available on a website, mobile devices also have access to it.</w:t>
      </w:r>
    </w:p>
    <w:p w14:paraId="2CC8E174" w14:textId="02A65174" w:rsidR="00A0700B" w:rsidRPr="00F94643" w:rsidRDefault="0082136B" w:rsidP="00A0700B">
      <w:pPr>
        <w:pStyle w:val="Kop2"/>
        <w:rPr>
          <w:lang w:val="en-GB"/>
        </w:rPr>
      </w:pPr>
      <w:bookmarkStart w:id="81" w:name="_Toc261813379"/>
      <w:r w:rsidRPr="00F94643">
        <w:rPr>
          <w:lang w:val="en-GB"/>
        </w:rPr>
        <w:t>Goal of this</w:t>
      </w:r>
      <w:r w:rsidR="00A0700B" w:rsidRPr="00F94643">
        <w:rPr>
          <w:lang w:val="en-GB"/>
        </w:rPr>
        <w:t xml:space="preserve"> internship</w:t>
      </w:r>
      <w:bookmarkEnd w:id="81"/>
    </w:p>
    <w:p w14:paraId="011CAC51" w14:textId="11964867" w:rsidR="00E35734" w:rsidRPr="00F94643" w:rsidRDefault="00752712" w:rsidP="00B056D7">
      <w:pPr>
        <w:rPr>
          <w:lang w:val="en-GB"/>
        </w:rPr>
      </w:pPr>
      <w:r w:rsidRPr="00F94643">
        <w:rPr>
          <w:lang w:val="en-GB"/>
        </w:rPr>
        <w:t xml:space="preserve">The </w:t>
      </w:r>
      <w:r w:rsidR="00571B2F" w:rsidRPr="00F94643">
        <w:rPr>
          <w:lang w:val="en-GB"/>
        </w:rPr>
        <w:t>goal of this internship was</w:t>
      </w:r>
      <w:r w:rsidRPr="00F94643">
        <w:rPr>
          <w:lang w:val="en-GB"/>
        </w:rPr>
        <w:t xml:space="preserve"> to proof that it is possible to classify slipper orchid flowers from pictures</w:t>
      </w:r>
      <w:del w:id="82" w:author="Barbara Gravendeel" w:date="2014-05-16T11:12:00Z">
        <w:r w:rsidRPr="00F94643" w:rsidDel="00614230">
          <w:rPr>
            <w:lang w:val="en-GB"/>
          </w:rPr>
          <w:delText xml:space="preserve"> of them</w:delText>
        </w:r>
      </w:del>
      <w:r w:rsidRPr="00F94643">
        <w:rPr>
          <w:lang w:val="en-GB"/>
        </w:rPr>
        <w:t xml:space="preserve">. When </w:t>
      </w:r>
      <w:r w:rsidR="00571B2F" w:rsidRPr="00F94643">
        <w:rPr>
          <w:lang w:val="en-GB"/>
        </w:rPr>
        <w:t>this concept was</w:t>
      </w:r>
      <w:r w:rsidRPr="00F94643">
        <w:rPr>
          <w:lang w:val="en-GB"/>
        </w:rPr>
        <w:t xml:space="preserve"> proved the classification software </w:t>
      </w:r>
      <w:r w:rsidR="00571B2F" w:rsidRPr="00F94643">
        <w:rPr>
          <w:lang w:val="en-GB"/>
        </w:rPr>
        <w:t>was</w:t>
      </w:r>
      <w:r w:rsidRPr="00F94643">
        <w:rPr>
          <w:lang w:val="en-GB"/>
        </w:rPr>
        <w:t xml:space="preserve"> trained very well. Once the classification software works </w:t>
      </w:r>
      <w:del w:id="83" w:author="Barbara Gravendeel" w:date="2014-05-16T11:12:00Z">
        <w:r w:rsidRPr="00F94643" w:rsidDel="00614230">
          <w:rPr>
            <w:lang w:val="en-GB"/>
          </w:rPr>
          <w:delText>almost perfectly</w:delText>
        </w:r>
      </w:del>
      <w:ins w:id="84" w:author="Barbara Gravendeel" w:date="2014-05-16T11:12:00Z">
        <w:r w:rsidR="00614230">
          <w:rPr>
            <w:lang w:val="en-GB"/>
          </w:rPr>
          <w:t>sufficiently accurate</w:t>
        </w:r>
      </w:ins>
      <w:r w:rsidRPr="00F94643">
        <w:rPr>
          <w:lang w:val="en-GB"/>
        </w:rPr>
        <w:t>, it will be available online. Custom</w:t>
      </w:r>
      <w:ins w:id="85" w:author="Barbara Gravendeel" w:date="2014-05-16T11:12:00Z">
        <w:r w:rsidR="001F4B8A">
          <w:rPr>
            <w:lang w:val="en-GB"/>
          </w:rPr>
          <w:t xml:space="preserve"> officer</w:t>
        </w:r>
      </w:ins>
      <w:r w:rsidRPr="00F94643">
        <w:rPr>
          <w:lang w:val="en-GB"/>
        </w:rPr>
        <w:t xml:space="preserve">s </w:t>
      </w:r>
      <w:del w:id="86" w:author="Barbara Gravendeel" w:date="2014-05-16T11:12:00Z">
        <w:r w:rsidRPr="00F94643" w:rsidDel="001F4B8A">
          <w:rPr>
            <w:lang w:val="en-GB"/>
          </w:rPr>
          <w:delText xml:space="preserve">then </w:delText>
        </w:r>
      </w:del>
      <w:r w:rsidRPr="00F94643">
        <w:rPr>
          <w:lang w:val="en-GB"/>
        </w:rPr>
        <w:t xml:space="preserve">can </w:t>
      </w:r>
      <w:ins w:id="87" w:author="Barbara Gravendeel" w:date="2014-05-16T11:12:00Z">
        <w:r w:rsidR="001F4B8A">
          <w:rPr>
            <w:lang w:val="en-GB"/>
          </w:rPr>
          <w:t xml:space="preserve">then </w:t>
        </w:r>
      </w:ins>
      <w:r w:rsidRPr="00F94643">
        <w:rPr>
          <w:lang w:val="en-GB"/>
        </w:rPr>
        <w:t xml:space="preserve">use this software to </w:t>
      </w:r>
      <w:ins w:id="88" w:author="Barbara Gravendeel" w:date="2014-05-16T13:27:00Z">
        <w:r w:rsidR="008C740A">
          <w:rPr>
            <w:lang w:val="en-GB"/>
          </w:rPr>
          <w:t xml:space="preserve">check whether accompanying permits are correct when confiscating material. If this control is simplified, it will help </w:t>
        </w:r>
      </w:ins>
      <w:r w:rsidRPr="00F94643">
        <w:rPr>
          <w:lang w:val="en-GB"/>
        </w:rPr>
        <w:t>prevent</w:t>
      </w:r>
      <w:ins w:id="89" w:author="Barbara Gravendeel" w:date="2014-05-16T13:27:00Z">
        <w:r w:rsidR="008C740A">
          <w:rPr>
            <w:lang w:val="en-GB"/>
          </w:rPr>
          <w:t>ing</w:t>
        </w:r>
      </w:ins>
      <w:r w:rsidRPr="00F94643">
        <w:rPr>
          <w:lang w:val="en-GB"/>
        </w:rPr>
        <w:t xml:space="preserve"> </w:t>
      </w:r>
      <w:del w:id="90" w:author="Barbara Gravendeel" w:date="2014-05-16T13:27:00Z">
        <w:r w:rsidRPr="00F94643" w:rsidDel="008C740A">
          <w:rPr>
            <w:lang w:val="en-GB"/>
          </w:rPr>
          <w:delText>illegal</w:delText>
        </w:r>
      </w:del>
      <w:ins w:id="91" w:author="Barbara Gravendeel" w:date="2014-05-16T13:27:00Z">
        <w:r w:rsidR="008C740A">
          <w:rPr>
            <w:lang w:val="en-GB"/>
          </w:rPr>
          <w:t xml:space="preserve">illegal </w:t>
        </w:r>
      </w:ins>
      <w:ins w:id="92" w:author="Barbara Gravendeel" w:date="2014-05-16T13:28:00Z">
        <w:r w:rsidR="008C740A">
          <w:rPr>
            <w:lang w:val="en-GB"/>
          </w:rPr>
          <w:t>trade in</w:t>
        </w:r>
      </w:ins>
      <w:del w:id="93" w:author="Barbara Gravendeel" w:date="2014-05-16T13:27:00Z">
        <w:r w:rsidRPr="00F94643" w:rsidDel="008C740A">
          <w:rPr>
            <w:lang w:val="en-GB"/>
          </w:rPr>
          <w:delText xml:space="preserve"> import</w:delText>
        </w:r>
      </w:del>
      <w:del w:id="94" w:author="Barbara Gravendeel" w:date="2014-05-16T13:28:00Z">
        <w:r w:rsidRPr="00F94643" w:rsidDel="008C740A">
          <w:rPr>
            <w:lang w:val="en-GB"/>
          </w:rPr>
          <w:delText xml:space="preserve"> of</w:delText>
        </w:r>
      </w:del>
      <w:r w:rsidRPr="00F94643">
        <w:rPr>
          <w:lang w:val="en-GB"/>
        </w:rPr>
        <w:t xml:space="preserve"> slipper </w:t>
      </w:r>
      <w:proofErr w:type="gramStart"/>
      <w:r w:rsidRPr="00F94643">
        <w:rPr>
          <w:lang w:val="en-GB"/>
        </w:rPr>
        <w:t>orchids</w:t>
      </w:r>
      <w:ins w:id="95" w:author="Barbara Gravendeel" w:date="2014-05-16T13:28:00Z">
        <w:r w:rsidR="008C740A">
          <w:rPr>
            <w:lang w:val="en-GB"/>
          </w:rPr>
          <w:t xml:space="preserve"> which</w:t>
        </w:r>
        <w:proofErr w:type="gramEnd"/>
        <w:r w:rsidR="008C740A">
          <w:rPr>
            <w:lang w:val="en-GB"/>
          </w:rPr>
          <w:t xml:space="preserve"> will prevent them from going extinct in the wild</w:t>
        </w:r>
      </w:ins>
      <w:r w:rsidRPr="00F94643">
        <w:rPr>
          <w:lang w:val="en-GB"/>
        </w:rPr>
        <w:t>.</w:t>
      </w:r>
      <w:r w:rsidR="00E35734" w:rsidRPr="00F94643">
        <w:rPr>
          <w:lang w:val="en-GB"/>
        </w:rPr>
        <w:br w:type="page"/>
      </w:r>
    </w:p>
    <w:p w14:paraId="440B5AFE" w14:textId="77777777" w:rsidR="00E35734" w:rsidRPr="00F94643" w:rsidRDefault="00E35734" w:rsidP="00B056D7">
      <w:pPr>
        <w:pStyle w:val="Kop1"/>
        <w:rPr>
          <w:lang w:val="en-GB"/>
        </w:rPr>
      </w:pPr>
      <w:bookmarkStart w:id="96" w:name="_Toc261813380"/>
      <w:r w:rsidRPr="00F94643">
        <w:rPr>
          <w:lang w:val="en-GB"/>
        </w:rPr>
        <w:lastRenderedPageBreak/>
        <w:t>Materials and Methods</w:t>
      </w:r>
      <w:bookmarkEnd w:id="96"/>
    </w:p>
    <w:p w14:paraId="02AEABA1" w14:textId="77777777" w:rsidR="00B55530" w:rsidRPr="00F94643" w:rsidRDefault="00B55530" w:rsidP="00B55530">
      <w:pPr>
        <w:pStyle w:val="Kop2"/>
        <w:rPr>
          <w:lang w:val="en-GB"/>
        </w:rPr>
      </w:pPr>
      <w:bookmarkStart w:id="97" w:name="_Toc261813381"/>
      <w:r w:rsidRPr="00F94643">
        <w:rPr>
          <w:lang w:val="en-GB"/>
        </w:rPr>
        <w:t>Website</w:t>
      </w:r>
      <w:bookmarkEnd w:id="97"/>
    </w:p>
    <w:p w14:paraId="01FAE6E8" w14:textId="7FD2C327" w:rsidR="00875FCA" w:rsidRPr="00F94643" w:rsidRDefault="00B55530" w:rsidP="00B55530">
      <w:pPr>
        <w:rPr>
          <w:lang w:val="en-GB"/>
        </w:rPr>
      </w:pPr>
      <w:r w:rsidRPr="00F94643">
        <w:rPr>
          <w:lang w:val="en-GB"/>
        </w:rPr>
        <w:t xml:space="preserve">During this internship a website </w:t>
      </w:r>
      <w:r w:rsidR="00A0700B" w:rsidRPr="00F94643">
        <w:rPr>
          <w:lang w:val="en-GB"/>
        </w:rPr>
        <w:t>was</w:t>
      </w:r>
      <w:r w:rsidR="00875FCA" w:rsidRPr="00F94643">
        <w:rPr>
          <w:lang w:val="en-GB"/>
        </w:rPr>
        <w:t xml:space="preserve"> developed. Users of this website can upload a picture to the server. On the server the software will </w:t>
      </w:r>
      <w:r w:rsidR="00782FA5" w:rsidRPr="00F94643">
        <w:rPr>
          <w:lang w:val="en-GB"/>
        </w:rPr>
        <w:t>classify the orchid on the picture to section level.</w:t>
      </w:r>
    </w:p>
    <w:p w14:paraId="1178F43B" w14:textId="13960C86" w:rsidR="00B55530" w:rsidRPr="00F94643" w:rsidRDefault="00B55530" w:rsidP="00E07197">
      <w:pPr>
        <w:ind w:firstLine="708"/>
        <w:rPr>
          <w:lang w:val="en-GB"/>
        </w:rPr>
      </w:pPr>
      <w:r w:rsidRPr="00F94643">
        <w:rPr>
          <w:lang w:val="en-GB"/>
        </w:rPr>
        <w:t>The processes behind this website</w:t>
      </w:r>
      <w:r w:rsidR="00782FA5" w:rsidRPr="00F94643">
        <w:rPr>
          <w:lang w:val="en-GB"/>
        </w:rPr>
        <w:t>, like clicking on a button,</w:t>
      </w:r>
      <w:r w:rsidR="00765C8F">
        <w:rPr>
          <w:lang w:val="en-GB"/>
        </w:rPr>
        <w:t xml:space="preserve"> were</w:t>
      </w:r>
      <w:r w:rsidRPr="00F94643">
        <w:rPr>
          <w:lang w:val="en-GB"/>
        </w:rPr>
        <w:t xml:space="preserve"> written in Python</w:t>
      </w:r>
      <w:r w:rsidR="00235869" w:rsidRPr="00F94643">
        <w:rPr>
          <w:lang w:val="en-GB"/>
        </w:rPr>
        <w:t xml:space="preserve"> </w:t>
      </w:r>
      <w:r w:rsidRPr="00F94643">
        <w:rPr>
          <w:lang w:val="en-GB"/>
        </w:rPr>
        <w:t xml:space="preserve">2.7 using the </w:t>
      </w:r>
      <w:proofErr w:type="spellStart"/>
      <w:r w:rsidRPr="00F94643">
        <w:rPr>
          <w:lang w:val="en-GB"/>
        </w:rPr>
        <w:t>Django</w:t>
      </w:r>
      <w:proofErr w:type="spellEnd"/>
      <w:r w:rsidRPr="00F94643">
        <w:rPr>
          <w:lang w:val="en-GB"/>
        </w:rPr>
        <w:t xml:space="preserve"> package. The layouts of the webpages are written in html, using </w:t>
      </w:r>
      <w:proofErr w:type="spellStart"/>
      <w:r w:rsidRPr="00F94643">
        <w:rPr>
          <w:lang w:val="en-GB"/>
        </w:rPr>
        <w:t>css</w:t>
      </w:r>
      <w:proofErr w:type="spellEnd"/>
      <w:r w:rsidRPr="00F94643">
        <w:rPr>
          <w:lang w:val="en-GB"/>
        </w:rPr>
        <w:t xml:space="preserve"> style sheets. There are two versions of every html file, one for computers and one for mobile devices. The different </w:t>
      </w:r>
      <w:proofErr w:type="spellStart"/>
      <w:r w:rsidR="000E07EC" w:rsidRPr="00F94643">
        <w:rPr>
          <w:lang w:val="en-GB"/>
        </w:rPr>
        <w:t>css</w:t>
      </w:r>
      <w:proofErr w:type="spellEnd"/>
      <w:r w:rsidR="000E07EC" w:rsidRPr="00F94643">
        <w:rPr>
          <w:lang w:val="en-GB"/>
        </w:rPr>
        <w:t xml:space="preserve"> style sheets</w:t>
      </w:r>
      <w:r w:rsidRPr="00F94643">
        <w:rPr>
          <w:lang w:val="en-GB"/>
        </w:rPr>
        <w:t>, html files and</w:t>
      </w:r>
      <w:r w:rsidR="000E07EC" w:rsidRPr="00F94643">
        <w:rPr>
          <w:lang w:val="en-GB"/>
        </w:rPr>
        <w:t xml:space="preserve"> python scripts</w:t>
      </w:r>
      <w:r w:rsidRPr="00F94643">
        <w:rPr>
          <w:lang w:val="en-GB"/>
        </w:rPr>
        <w:t xml:space="preserve"> can be found in </w:t>
      </w:r>
      <w:r w:rsidRPr="00765C8F">
        <w:rPr>
          <w:lang w:val="en-GB"/>
        </w:rPr>
        <w:t xml:space="preserve">appendices </w:t>
      </w:r>
      <w:r w:rsidR="00765C8F" w:rsidRPr="00765C8F">
        <w:rPr>
          <w:lang w:val="en-GB"/>
        </w:rPr>
        <w:t>1.2, 1.3 and 1</w:t>
      </w:r>
      <w:r w:rsidR="000E07EC" w:rsidRPr="00765C8F">
        <w:rPr>
          <w:lang w:val="en-GB"/>
        </w:rPr>
        <w:t>.6</w:t>
      </w:r>
      <w:r w:rsidRPr="00765C8F">
        <w:rPr>
          <w:lang w:val="en-GB"/>
        </w:rPr>
        <w:t xml:space="preserve">. </w:t>
      </w:r>
      <w:r w:rsidR="006D3FF2" w:rsidRPr="00765C8F">
        <w:rPr>
          <w:lang w:val="en-GB"/>
        </w:rPr>
        <w:t>To make the website usable</w:t>
      </w:r>
      <w:r w:rsidR="00765C8F">
        <w:rPr>
          <w:lang w:val="en-GB"/>
        </w:rPr>
        <w:t>,</w:t>
      </w:r>
      <w:r w:rsidR="006D3FF2" w:rsidRPr="00765C8F">
        <w:rPr>
          <w:lang w:val="en-GB"/>
        </w:rPr>
        <w:t xml:space="preserve"> a well-trained Artificial Neural</w:t>
      </w:r>
      <w:r w:rsidR="006D3FF2" w:rsidRPr="00F94643">
        <w:rPr>
          <w:lang w:val="en-GB"/>
        </w:rPr>
        <w:t xml:space="preserve"> Network</w:t>
      </w:r>
      <w:r w:rsidR="00FF251C" w:rsidRPr="00F94643">
        <w:rPr>
          <w:lang w:val="en-GB"/>
        </w:rPr>
        <w:t xml:space="preserve"> (ANN)</w:t>
      </w:r>
      <w:r w:rsidR="006D3FF2" w:rsidRPr="00F94643">
        <w:rPr>
          <w:lang w:val="en-GB"/>
        </w:rPr>
        <w:t xml:space="preserve"> is required. To train this network</w:t>
      </w:r>
      <w:r w:rsidR="00765C8F">
        <w:rPr>
          <w:lang w:val="en-GB"/>
        </w:rPr>
        <w:t>,</w:t>
      </w:r>
      <w:r w:rsidR="006D3FF2" w:rsidRPr="00F94643">
        <w:rPr>
          <w:lang w:val="en-GB"/>
        </w:rPr>
        <w:t xml:space="preserve"> pictures of slipper orchid flowers were needed. </w:t>
      </w:r>
      <w:r w:rsidR="00765C8F" w:rsidRPr="00F94643">
        <w:rPr>
          <w:lang w:val="en-GB"/>
        </w:rPr>
        <w:t>These pictures</w:t>
      </w:r>
      <w:r w:rsidR="006D3FF2" w:rsidRPr="00F94643">
        <w:rPr>
          <w:lang w:val="en-GB"/>
        </w:rPr>
        <w:t xml:space="preserve"> </w:t>
      </w:r>
      <w:r w:rsidR="00FF251C" w:rsidRPr="00F94643">
        <w:rPr>
          <w:lang w:val="en-GB"/>
        </w:rPr>
        <w:t>were saved on a shared Flickr account, to make the pictures accessible to everyone who needs them.</w:t>
      </w:r>
    </w:p>
    <w:p w14:paraId="5E41067A" w14:textId="77777777" w:rsidR="00875FCA" w:rsidRPr="00F94643" w:rsidRDefault="00875FCA" w:rsidP="0036531F">
      <w:pPr>
        <w:pStyle w:val="Kop2"/>
        <w:rPr>
          <w:lang w:val="en-GB"/>
        </w:rPr>
      </w:pPr>
      <w:bookmarkStart w:id="98" w:name="_Toc261813382"/>
      <w:r w:rsidRPr="00F94643">
        <w:rPr>
          <w:lang w:val="en-GB"/>
        </w:rPr>
        <w:t>Flickr</w:t>
      </w:r>
      <w:bookmarkEnd w:id="98"/>
    </w:p>
    <w:p w14:paraId="7FA26789" w14:textId="4889638A" w:rsidR="00875FCA" w:rsidRPr="00F94643" w:rsidRDefault="00875FCA" w:rsidP="00875FCA">
      <w:pPr>
        <w:rPr>
          <w:lang w:val="en-GB"/>
        </w:rPr>
      </w:pPr>
      <w:r w:rsidRPr="00F94643">
        <w:rPr>
          <w:lang w:val="en-GB"/>
        </w:rPr>
        <w:t xml:space="preserve">To store the pictures </w:t>
      </w:r>
      <w:r w:rsidR="00A4087A" w:rsidRPr="00F94643">
        <w:rPr>
          <w:lang w:val="en-GB"/>
        </w:rPr>
        <w:t>i</w:t>
      </w:r>
      <w:r w:rsidRPr="00F94643">
        <w:rPr>
          <w:lang w:val="en-GB"/>
        </w:rPr>
        <w:t xml:space="preserve">n a </w:t>
      </w:r>
      <w:r w:rsidR="00A4087A" w:rsidRPr="00F94643">
        <w:rPr>
          <w:lang w:val="en-GB"/>
        </w:rPr>
        <w:t xml:space="preserve">safe </w:t>
      </w:r>
      <w:r w:rsidRPr="00F94643">
        <w:rPr>
          <w:lang w:val="en-GB"/>
        </w:rPr>
        <w:t>place</w:t>
      </w:r>
      <w:r w:rsidR="00B02759" w:rsidRPr="00F94643">
        <w:rPr>
          <w:lang w:val="en-GB"/>
        </w:rPr>
        <w:t xml:space="preserve"> where they are accessible to whoever needs them,</w:t>
      </w:r>
      <w:r w:rsidRPr="00F94643">
        <w:rPr>
          <w:lang w:val="en-GB"/>
        </w:rPr>
        <w:t xml:space="preserve"> a shared Flickr account </w:t>
      </w:r>
      <w:r w:rsidR="00A4087A" w:rsidRPr="00F94643">
        <w:rPr>
          <w:lang w:val="en-GB"/>
        </w:rPr>
        <w:t xml:space="preserve">was </w:t>
      </w:r>
      <w:r w:rsidRPr="00F94643">
        <w:rPr>
          <w:lang w:val="en-GB"/>
        </w:rPr>
        <w:t>created.</w:t>
      </w:r>
      <w:r w:rsidR="007001B9" w:rsidRPr="00F94643">
        <w:rPr>
          <w:lang w:val="en-GB"/>
        </w:rPr>
        <w:t xml:space="preserve"> Flickr is a website for saving and sharing pictures. It is not allowed to share the pictures of the flowers, so the settings of the Flickr account </w:t>
      </w:r>
      <w:r w:rsidR="00124A61" w:rsidRPr="00F94643">
        <w:rPr>
          <w:lang w:val="en-GB"/>
        </w:rPr>
        <w:t>were</w:t>
      </w:r>
      <w:r w:rsidR="007001B9" w:rsidRPr="00F94643">
        <w:rPr>
          <w:lang w:val="en-GB"/>
        </w:rPr>
        <w:t xml:space="preserve"> set on private. This means that only persons with the account name and password can access the pictures.</w:t>
      </w:r>
    </w:p>
    <w:p w14:paraId="62DBD01A" w14:textId="67EDDCD2" w:rsidR="00C03E07" w:rsidRPr="00F94643" w:rsidRDefault="00C03E07" w:rsidP="00E07197">
      <w:pPr>
        <w:ind w:firstLine="708"/>
        <w:rPr>
          <w:lang w:val="en-GB"/>
        </w:rPr>
      </w:pPr>
      <w:r w:rsidRPr="00F94643">
        <w:rPr>
          <w:lang w:val="en-GB"/>
        </w:rPr>
        <w:t xml:space="preserve">On Flickr it is possible to add tags to the pictures. These tags </w:t>
      </w:r>
      <w:r w:rsidR="00765C8F">
        <w:rPr>
          <w:lang w:val="en-GB"/>
        </w:rPr>
        <w:t>were</w:t>
      </w:r>
      <w:r w:rsidRPr="00F94643">
        <w:rPr>
          <w:lang w:val="en-GB"/>
        </w:rPr>
        <w:t xml:space="preserve"> used later in the preparation process to save the pictures in the correct directory. To download the pictures and the metadata via the command line, a python script written by Hugo Haas, Offlickr</w:t>
      </w:r>
      <w:r w:rsidR="007A7F96" w:rsidRPr="00F94643">
        <w:rPr>
          <w:lang w:val="en-GB"/>
        </w:rPr>
        <w:t>.py</w:t>
      </w:r>
      <w:r w:rsidRPr="00F94643">
        <w:rPr>
          <w:lang w:val="en-GB"/>
        </w:rPr>
        <w:t xml:space="preserve">, </w:t>
      </w:r>
      <w:r w:rsidR="00A4087A" w:rsidRPr="00765C8F">
        <w:rPr>
          <w:lang w:val="en-GB"/>
        </w:rPr>
        <w:t xml:space="preserve">was </w:t>
      </w:r>
      <w:r w:rsidRPr="00765C8F">
        <w:rPr>
          <w:lang w:val="en-GB"/>
        </w:rPr>
        <w:t xml:space="preserve">modified and used (see appendix </w:t>
      </w:r>
      <w:r w:rsidR="00765C8F" w:rsidRPr="00765C8F">
        <w:rPr>
          <w:lang w:val="en-GB"/>
        </w:rPr>
        <w:t>1</w:t>
      </w:r>
      <w:r w:rsidR="000E07EC" w:rsidRPr="00765C8F">
        <w:rPr>
          <w:lang w:val="en-GB"/>
        </w:rPr>
        <w:t>.5.1</w:t>
      </w:r>
      <w:r w:rsidRPr="00765C8F">
        <w:rPr>
          <w:lang w:val="en-GB"/>
        </w:rPr>
        <w:t>) [</w:t>
      </w:r>
      <w:r w:rsidR="00765C8F" w:rsidRPr="00765C8F">
        <w:rPr>
          <w:lang w:val="en-GB"/>
        </w:rPr>
        <w:t>15</w:t>
      </w:r>
      <w:r w:rsidRPr="00765C8F">
        <w:rPr>
          <w:lang w:val="en-GB"/>
        </w:rPr>
        <w:t>].</w:t>
      </w:r>
    </w:p>
    <w:p w14:paraId="0181C88E" w14:textId="77777777" w:rsidR="00F502F2" w:rsidRPr="00F94643" w:rsidRDefault="00F502F2" w:rsidP="00F502F2">
      <w:pPr>
        <w:pStyle w:val="Kop2"/>
        <w:rPr>
          <w:lang w:val="en-GB"/>
        </w:rPr>
      </w:pPr>
      <w:bookmarkStart w:id="99" w:name="_Toc261813383"/>
      <w:r w:rsidRPr="00F94643">
        <w:rPr>
          <w:lang w:val="en-GB"/>
        </w:rPr>
        <w:t>Training</w:t>
      </w:r>
      <w:bookmarkEnd w:id="99"/>
    </w:p>
    <w:p w14:paraId="2AD313C0" w14:textId="13D63A90" w:rsidR="006D3FF2" w:rsidRPr="00F94643" w:rsidRDefault="006D3FF2" w:rsidP="006D3FF2">
      <w:pPr>
        <w:pStyle w:val="Kop3"/>
        <w:rPr>
          <w:lang w:val="en-GB"/>
        </w:rPr>
      </w:pPr>
      <w:bookmarkStart w:id="100" w:name="_Toc261813384"/>
      <w:proofErr w:type="spellStart"/>
      <w:r w:rsidRPr="00F94643">
        <w:rPr>
          <w:lang w:val="en-GB"/>
        </w:rPr>
        <w:t>Preperation</w:t>
      </w:r>
      <w:bookmarkEnd w:id="100"/>
      <w:proofErr w:type="spellEnd"/>
    </w:p>
    <w:p w14:paraId="574220C4" w14:textId="76B33B22" w:rsidR="00AA07D0" w:rsidRPr="00F94643" w:rsidRDefault="006D3FF2" w:rsidP="00AA07D0">
      <w:pPr>
        <w:rPr>
          <w:lang w:val="en-GB"/>
        </w:rPr>
      </w:pPr>
      <w:r w:rsidRPr="00F94643">
        <w:rPr>
          <w:lang w:val="en-GB"/>
        </w:rPr>
        <w:t xml:space="preserve">Before training of the </w:t>
      </w:r>
      <w:r w:rsidR="00FF251C" w:rsidRPr="00F94643">
        <w:rPr>
          <w:lang w:val="en-GB"/>
        </w:rPr>
        <w:t>ANNs</w:t>
      </w:r>
      <w:r w:rsidRPr="00F94643">
        <w:rPr>
          <w:lang w:val="en-GB"/>
        </w:rPr>
        <w:t xml:space="preserve"> is possible, a</w:t>
      </w:r>
      <w:r w:rsidR="00AA07D0" w:rsidRPr="00F94643">
        <w:rPr>
          <w:lang w:val="en-GB"/>
        </w:rPr>
        <w:t xml:space="preserve"> preparation process is needed. First of all, pictures of the </w:t>
      </w:r>
      <w:proofErr w:type="spellStart"/>
      <w:r w:rsidR="00AA07D0" w:rsidRPr="00F94643">
        <w:rPr>
          <w:i/>
          <w:lang w:val="en-GB"/>
        </w:rPr>
        <w:t>salep</w:t>
      </w:r>
      <w:proofErr w:type="spellEnd"/>
      <w:r w:rsidR="00AA07D0" w:rsidRPr="00F94643">
        <w:rPr>
          <w:i/>
          <w:lang w:val="en-GB"/>
        </w:rPr>
        <w:t xml:space="preserve"> </w:t>
      </w:r>
      <w:r w:rsidR="00AA07D0" w:rsidRPr="00F94643">
        <w:rPr>
          <w:lang w:val="en-GB"/>
        </w:rPr>
        <w:t xml:space="preserve">orchid tubers and the tubers of the look-a-likes were required. So pictures of </w:t>
      </w:r>
      <w:proofErr w:type="spellStart"/>
      <w:r w:rsidR="00AA07D0" w:rsidRPr="00F94643">
        <w:rPr>
          <w:i/>
          <w:lang w:val="en-GB"/>
        </w:rPr>
        <w:t>salep</w:t>
      </w:r>
      <w:proofErr w:type="spellEnd"/>
      <w:r w:rsidR="00AA07D0" w:rsidRPr="00F94643">
        <w:rPr>
          <w:i/>
          <w:lang w:val="en-GB"/>
        </w:rPr>
        <w:t xml:space="preserve"> </w:t>
      </w:r>
      <w:r w:rsidR="00AA07D0" w:rsidRPr="00F94643">
        <w:rPr>
          <w:lang w:val="en-GB"/>
        </w:rPr>
        <w:t xml:space="preserve">orchid tubers and tubers of look-a-likes were taken at the </w:t>
      </w:r>
      <w:proofErr w:type="spellStart"/>
      <w:r w:rsidR="00AA07D0" w:rsidRPr="00F94643">
        <w:rPr>
          <w:lang w:val="en-GB"/>
        </w:rPr>
        <w:t>Sylvius</w:t>
      </w:r>
      <w:proofErr w:type="spellEnd"/>
      <w:r w:rsidR="00AA07D0" w:rsidRPr="00F94643">
        <w:rPr>
          <w:lang w:val="en-GB"/>
        </w:rPr>
        <w:t xml:space="preserve"> lab. Although the orientation of these tubers was unregulated, it is required that it is the same for all pictures. For instance, if the first picture of a tuber with appendices has the appendices on the right, all other tubers with appendices must have the appendices on the right as well. The user has to use the same orientation as the trainer. The background has to be one colour, like white or black, and this colour must be the same for every picture. The last requirement is that there is only one tuber on the picture.</w:t>
      </w:r>
    </w:p>
    <w:p w14:paraId="4E7E027D" w14:textId="1E1A6376" w:rsidR="008C740A" w:rsidRDefault="006D3FF2">
      <w:pPr>
        <w:ind w:firstLine="708"/>
        <w:rPr>
          <w:ins w:id="101" w:author="Barbara Gravendeel" w:date="2014-05-16T13:29:00Z"/>
          <w:lang w:val="en-GB"/>
        </w:rPr>
        <w:pPrChange w:id="102" w:author="Barbara Gravendeel" w:date="2014-05-16T11:15:00Z">
          <w:pPr/>
        </w:pPrChange>
      </w:pPr>
      <w:r w:rsidRPr="00F94643">
        <w:rPr>
          <w:lang w:val="en-GB"/>
        </w:rPr>
        <w:t xml:space="preserve">The </w:t>
      </w:r>
      <w:r w:rsidR="00AA07D0" w:rsidRPr="00F94643">
        <w:rPr>
          <w:lang w:val="en-GB"/>
        </w:rPr>
        <w:t>second</w:t>
      </w:r>
      <w:r w:rsidRPr="00F94643">
        <w:rPr>
          <w:lang w:val="en-GB"/>
        </w:rPr>
        <w:t xml:space="preserve"> step in this process is to download the pictures and metadata and search for the tags in the metadata. An example of the metadata can be found in </w:t>
      </w:r>
      <w:r w:rsidR="00765C8F">
        <w:rPr>
          <w:lang w:val="en-GB"/>
        </w:rPr>
        <w:t>supplementary 1.1</w:t>
      </w:r>
      <w:r w:rsidRPr="00F94643">
        <w:rPr>
          <w:lang w:val="en-GB"/>
        </w:rPr>
        <w:t xml:space="preserve">. The blue square indicates the location of the tags. The next step is to convert the pictures from </w:t>
      </w:r>
      <w:r w:rsidR="00593442">
        <w:rPr>
          <w:lang w:val="en-GB"/>
        </w:rPr>
        <w:t>.</w:t>
      </w:r>
      <w:r w:rsidRPr="00F94643">
        <w:rPr>
          <w:lang w:val="en-GB"/>
        </w:rPr>
        <w:t xml:space="preserve">jpg- </w:t>
      </w:r>
      <w:proofErr w:type="gramStart"/>
      <w:r w:rsidRPr="00F94643">
        <w:rPr>
          <w:lang w:val="en-GB"/>
        </w:rPr>
        <w:t xml:space="preserve">to </w:t>
      </w:r>
      <w:r w:rsidR="00593442">
        <w:rPr>
          <w:lang w:val="en-GB"/>
        </w:rPr>
        <w:t>.</w:t>
      </w:r>
      <w:proofErr w:type="spellStart"/>
      <w:r w:rsidRPr="00F94643">
        <w:rPr>
          <w:lang w:val="en-GB"/>
        </w:rPr>
        <w:t>png</w:t>
      </w:r>
      <w:proofErr w:type="spellEnd"/>
      <w:proofErr w:type="gramEnd"/>
      <w:r w:rsidRPr="00F94643">
        <w:rPr>
          <w:lang w:val="en-GB"/>
        </w:rPr>
        <w:t>-format.</w:t>
      </w:r>
      <w:r w:rsidR="00765C8F">
        <w:rPr>
          <w:lang w:val="en-GB"/>
        </w:rPr>
        <w:t xml:space="preserve"> This is needed for the training scripts, which works only with .</w:t>
      </w:r>
      <w:proofErr w:type="spellStart"/>
      <w:r w:rsidR="00765C8F">
        <w:rPr>
          <w:lang w:val="en-GB"/>
        </w:rPr>
        <w:t>png</w:t>
      </w:r>
      <w:proofErr w:type="spellEnd"/>
      <w:r w:rsidR="00765C8F">
        <w:rPr>
          <w:lang w:val="en-GB"/>
        </w:rPr>
        <w:t xml:space="preserve"> files.</w:t>
      </w:r>
      <w:r w:rsidRPr="00F94643">
        <w:rPr>
          <w:lang w:val="en-GB"/>
        </w:rPr>
        <w:t xml:space="preserve"> Finally the pictures will be placed into the correct directory</w:t>
      </w:r>
      <w:r w:rsidR="00FF251C" w:rsidRPr="00F94643">
        <w:rPr>
          <w:lang w:val="en-GB"/>
        </w:rPr>
        <w:t xml:space="preserve"> using the tags. The tuber pictures were divided by shape and look-a-like or not, which result in six directories.</w:t>
      </w:r>
      <w:r w:rsidRPr="00F94643">
        <w:rPr>
          <w:lang w:val="en-GB"/>
        </w:rPr>
        <w:t xml:space="preserve"> Round, Spur and Oblong for the different </w:t>
      </w:r>
      <w:proofErr w:type="spellStart"/>
      <w:r w:rsidRPr="00F94643">
        <w:rPr>
          <w:i/>
          <w:lang w:val="en-GB"/>
        </w:rPr>
        <w:t>salep</w:t>
      </w:r>
      <w:proofErr w:type="spellEnd"/>
      <w:r w:rsidRPr="00F94643">
        <w:rPr>
          <w:i/>
          <w:lang w:val="en-GB"/>
        </w:rPr>
        <w:t xml:space="preserve"> </w:t>
      </w:r>
      <w:r w:rsidRPr="00F94643">
        <w:rPr>
          <w:lang w:val="en-GB"/>
        </w:rPr>
        <w:t xml:space="preserve">orchid tubers, </w:t>
      </w:r>
      <w:proofErr w:type="spellStart"/>
      <w:r w:rsidRPr="00F94643">
        <w:rPr>
          <w:lang w:val="en-GB"/>
        </w:rPr>
        <w:t>LRound</w:t>
      </w:r>
      <w:proofErr w:type="spellEnd"/>
      <w:r w:rsidRPr="00F94643">
        <w:rPr>
          <w:lang w:val="en-GB"/>
        </w:rPr>
        <w:t xml:space="preserve">, </w:t>
      </w:r>
      <w:proofErr w:type="spellStart"/>
      <w:r w:rsidRPr="00F94643">
        <w:rPr>
          <w:lang w:val="en-GB"/>
        </w:rPr>
        <w:t>LSpur</w:t>
      </w:r>
      <w:proofErr w:type="spellEnd"/>
      <w:r w:rsidRPr="00F94643">
        <w:rPr>
          <w:lang w:val="en-GB"/>
        </w:rPr>
        <w:t xml:space="preserve"> and </w:t>
      </w:r>
      <w:proofErr w:type="spellStart"/>
      <w:r w:rsidRPr="00F94643">
        <w:rPr>
          <w:lang w:val="en-GB"/>
        </w:rPr>
        <w:t>LOblong</w:t>
      </w:r>
      <w:proofErr w:type="spellEnd"/>
      <w:r w:rsidRPr="00F94643">
        <w:rPr>
          <w:lang w:val="en-GB"/>
        </w:rPr>
        <w:t xml:space="preserve"> for the different look-a-like tubers</w:t>
      </w:r>
      <w:r w:rsidR="00FF251C" w:rsidRPr="00F94643">
        <w:rPr>
          <w:lang w:val="en-GB"/>
        </w:rPr>
        <w:t>. T</w:t>
      </w:r>
      <w:r w:rsidRPr="00F94643">
        <w:rPr>
          <w:lang w:val="en-GB"/>
        </w:rPr>
        <w:t xml:space="preserve">he </w:t>
      </w:r>
      <w:r w:rsidR="00FF251C" w:rsidRPr="00F94643">
        <w:rPr>
          <w:lang w:val="en-GB"/>
        </w:rPr>
        <w:t>slipper orchid flowers were divided by section and within each section the pictures were divided by species.</w:t>
      </w:r>
      <w:r w:rsidRPr="00F94643">
        <w:rPr>
          <w:lang w:val="en-GB"/>
        </w:rPr>
        <w:t xml:space="preserve"> </w:t>
      </w:r>
      <w:ins w:id="103" w:author="Barbara Gravendeel" w:date="2014-05-16T11:16:00Z">
        <w:r w:rsidR="00016BE8">
          <w:rPr>
            <w:lang w:val="en-GB"/>
          </w:rPr>
          <w:t xml:space="preserve">A section is a taxonomic level </w:t>
        </w:r>
      </w:ins>
      <w:ins w:id="104" w:author="Barbara Gravendeel" w:date="2014-05-16T13:28:00Z">
        <w:r w:rsidR="008C740A">
          <w:rPr>
            <w:lang w:val="en-GB"/>
          </w:rPr>
          <w:t>below a</w:t>
        </w:r>
      </w:ins>
      <w:ins w:id="105" w:author="Barbara Gravendeel" w:date="2014-05-16T11:16:00Z">
        <w:r w:rsidR="008C740A">
          <w:rPr>
            <w:lang w:val="en-GB"/>
          </w:rPr>
          <w:t xml:space="preserve"> genus but above a species. Sections were</w:t>
        </w:r>
        <w:r w:rsidR="00016BE8">
          <w:rPr>
            <w:lang w:val="en-GB"/>
          </w:rPr>
          <w:t xml:space="preserve"> created to obtain a better overview of species rich genera. Species in the same section share a common ancestor. In </w:t>
        </w:r>
        <w:r w:rsidR="00016BE8">
          <w:rPr>
            <w:lang w:val="en-GB"/>
          </w:rPr>
          <w:lastRenderedPageBreak/>
          <w:t>this project</w:t>
        </w:r>
        <w:proofErr w:type="gramStart"/>
        <w:r w:rsidR="00016BE8">
          <w:rPr>
            <w:lang w:val="en-GB"/>
          </w:rPr>
          <w:t>,  I</w:t>
        </w:r>
        <w:proofErr w:type="gramEnd"/>
        <w:r w:rsidR="00016BE8">
          <w:rPr>
            <w:lang w:val="en-GB"/>
          </w:rPr>
          <w:t xml:space="preserve"> use</w:t>
        </w:r>
      </w:ins>
      <w:ins w:id="106" w:author="Barbara Gravendeel" w:date="2014-05-16T11:17:00Z">
        <w:r w:rsidR="00016BE8">
          <w:rPr>
            <w:lang w:val="en-GB"/>
          </w:rPr>
          <w:t xml:space="preserve"> the classification of… specify reference </w:t>
        </w:r>
      </w:ins>
      <w:ins w:id="107" w:author="Barbara Gravendeel" w:date="2014-05-16T13:28:00Z">
        <w:r w:rsidR="008C740A">
          <w:rPr>
            <w:lang w:val="en-GB"/>
          </w:rPr>
          <w:t xml:space="preserve">… </w:t>
        </w:r>
      </w:ins>
      <w:ins w:id="108" w:author="Barbara Gravendeel" w:date="2014-05-16T11:17:00Z">
        <w:r w:rsidR="00016BE8">
          <w:rPr>
            <w:lang w:val="en-GB"/>
          </w:rPr>
          <w:t xml:space="preserve">who carried out molecular phylogenetic research to </w:t>
        </w:r>
      </w:ins>
      <w:ins w:id="109" w:author="Barbara Gravendeel" w:date="2014-05-16T13:29:00Z">
        <w:r w:rsidR="008C740A">
          <w:rPr>
            <w:lang w:val="en-GB"/>
          </w:rPr>
          <w:t>come up with an evolutionary based list of sections</w:t>
        </w:r>
      </w:ins>
      <w:ins w:id="110" w:author="Barbara Gravendeel" w:date="2014-05-16T11:17:00Z">
        <w:r w:rsidR="00016BE8">
          <w:rPr>
            <w:lang w:val="en-GB"/>
          </w:rPr>
          <w:t xml:space="preserve">. </w:t>
        </w:r>
      </w:ins>
      <w:ins w:id="111" w:author="Barbara Gravendeel" w:date="2014-05-16T13:29:00Z">
        <w:r w:rsidR="008C740A">
          <w:rPr>
            <w:lang w:val="en-GB"/>
          </w:rPr>
          <w:t>Some sections contain many species such as… Other sections just contain a few species such as…</w:t>
        </w:r>
      </w:ins>
    </w:p>
    <w:p w14:paraId="77FD4470" w14:textId="53325DC9" w:rsidR="006D3FF2" w:rsidRPr="00F94643" w:rsidRDefault="006D3FF2" w:rsidP="008C740A">
      <w:pPr>
        <w:rPr>
          <w:lang w:val="en-GB"/>
        </w:rPr>
      </w:pPr>
      <w:r w:rsidRPr="00F94643">
        <w:rPr>
          <w:lang w:val="en-GB"/>
        </w:rPr>
        <w:t xml:space="preserve">After separate the pictures of the tubers from the flowers, the pictures of the tubers will be split. This means that the background is </w:t>
      </w:r>
      <w:del w:id="112" w:author="Barbara Gravendeel" w:date="2014-05-16T11:18:00Z">
        <w:r w:rsidRPr="00F94643" w:rsidDel="00016BE8">
          <w:rPr>
            <w:lang w:val="en-GB"/>
          </w:rPr>
          <w:delText xml:space="preserve">fully </w:delText>
        </w:r>
      </w:del>
      <w:r w:rsidRPr="00F94643">
        <w:rPr>
          <w:lang w:val="en-GB"/>
        </w:rPr>
        <w:t xml:space="preserve">made </w:t>
      </w:r>
      <w:ins w:id="113" w:author="Barbara Gravendeel" w:date="2014-05-16T11:18:00Z">
        <w:r w:rsidR="00016BE8">
          <w:rPr>
            <w:lang w:val="en-GB"/>
          </w:rPr>
          <w:t xml:space="preserve">entirely </w:t>
        </w:r>
      </w:ins>
      <w:r w:rsidRPr="00F94643">
        <w:rPr>
          <w:lang w:val="en-GB"/>
        </w:rPr>
        <w:t xml:space="preserve">white and the </w:t>
      </w:r>
      <w:ins w:id="114" w:author="Barbara Gravendeel" w:date="2014-05-16T11:18:00Z">
        <w:r w:rsidR="00016BE8">
          <w:rPr>
            <w:lang w:val="en-GB"/>
          </w:rPr>
          <w:t>tuber</w:t>
        </w:r>
      </w:ins>
      <w:del w:id="115" w:author="Barbara Gravendeel" w:date="2014-05-16T11:18:00Z">
        <w:r w:rsidRPr="00F94643" w:rsidDel="00016BE8">
          <w:rPr>
            <w:lang w:val="en-GB"/>
          </w:rPr>
          <w:delText>flower</w:delText>
        </w:r>
      </w:del>
      <w:r w:rsidRPr="00F94643">
        <w:rPr>
          <w:lang w:val="en-GB"/>
        </w:rPr>
        <w:t xml:space="preserve"> is cut out of the picture.</w:t>
      </w:r>
      <w:r w:rsidR="00FF251C" w:rsidRPr="00F94643">
        <w:rPr>
          <w:lang w:val="en-GB"/>
        </w:rPr>
        <w:t xml:space="preserve"> It </w:t>
      </w:r>
      <w:ins w:id="116" w:author="Barbara Gravendeel" w:date="2014-05-16T11:18:00Z">
        <w:r w:rsidR="00016BE8">
          <w:rPr>
            <w:lang w:val="en-GB"/>
          </w:rPr>
          <w:t>was</w:t>
        </w:r>
      </w:ins>
      <w:del w:id="117" w:author="Barbara Gravendeel" w:date="2014-05-16T11:18:00Z">
        <w:r w:rsidR="00FF251C" w:rsidRPr="00F94643" w:rsidDel="00016BE8">
          <w:rPr>
            <w:lang w:val="en-GB"/>
          </w:rPr>
          <w:delText>is</w:delText>
        </w:r>
      </w:del>
      <w:r w:rsidR="00FF251C" w:rsidRPr="00F94643">
        <w:rPr>
          <w:lang w:val="en-GB"/>
        </w:rPr>
        <w:t xml:space="preserve"> not necessary to split the flower pictures, because thes</w:t>
      </w:r>
      <w:r w:rsidR="00593442">
        <w:rPr>
          <w:lang w:val="en-GB"/>
        </w:rPr>
        <w:t xml:space="preserve">e pictures </w:t>
      </w:r>
      <w:ins w:id="118" w:author="Barbara Gravendeel" w:date="2014-05-16T11:18:00Z">
        <w:r w:rsidR="00016BE8">
          <w:rPr>
            <w:lang w:val="en-GB"/>
          </w:rPr>
          <w:t>were</w:t>
        </w:r>
      </w:ins>
      <w:del w:id="119" w:author="Barbara Gravendeel" w:date="2014-05-16T11:18:00Z">
        <w:r w:rsidR="00593442" w:rsidDel="00016BE8">
          <w:rPr>
            <w:lang w:val="en-GB"/>
          </w:rPr>
          <w:delText>are</w:delText>
        </w:r>
      </w:del>
      <w:r w:rsidR="00593442">
        <w:rPr>
          <w:lang w:val="en-GB"/>
        </w:rPr>
        <w:t xml:space="preserve"> already split</w:t>
      </w:r>
      <w:r w:rsidR="00FF251C" w:rsidRPr="00F94643">
        <w:rPr>
          <w:lang w:val="en-GB"/>
        </w:rPr>
        <w:t>.</w:t>
      </w:r>
    </w:p>
    <w:p w14:paraId="7EA97128" w14:textId="77777777" w:rsidR="006D3FF2" w:rsidRPr="00F94643" w:rsidRDefault="006D3FF2" w:rsidP="006D3FF2">
      <w:pPr>
        <w:rPr>
          <w:lang w:val="en-GB"/>
        </w:rPr>
      </w:pPr>
    </w:p>
    <w:p w14:paraId="1D4944D0" w14:textId="1EE1A4F3" w:rsidR="003032D1" w:rsidRPr="00F94643" w:rsidRDefault="003032D1" w:rsidP="003032D1">
      <w:pPr>
        <w:pStyle w:val="Kop3"/>
        <w:rPr>
          <w:lang w:val="en-GB"/>
        </w:rPr>
      </w:pPr>
      <w:bookmarkStart w:id="120" w:name="_Toc261813385"/>
      <w:r w:rsidRPr="00F94643">
        <w:rPr>
          <w:lang w:val="en-GB"/>
        </w:rPr>
        <w:t>Slipper orchids</w:t>
      </w:r>
      <w:bookmarkEnd w:id="120"/>
    </w:p>
    <w:p w14:paraId="5385648E" w14:textId="7A3B118D" w:rsidR="00B14A0B" w:rsidRPr="00F94643" w:rsidRDefault="00F502F2" w:rsidP="00F502F2">
      <w:pPr>
        <w:rPr>
          <w:lang w:val="en-GB"/>
        </w:rPr>
      </w:pPr>
      <w:r w:rsidRPr="00F94643">
        <w:rPr>
          <w:lang w:val="en-GB"/>
        </w:rPr>
        <w:t xml:space="preserve">During this research the </w:t>
      </w:r>
      <w:r w:rsidR="00AA07D0" w:rsidRPr="00F94643">
        <w:rPr>
          <w:lang w:val="en-GB"/>
        </w:rPr>
        <w:t>ANNs</w:t>
      </w:r>
      <w:r w:rsidR="000D346B" w:rsidRPr="00F94643">
        <w:rPr>
          <w:lang w:val="en-GB"/>
        </w:rPr>
        <w:t xml:space="preserve"> </w:t>
      </w:r>
      <w:r w:rsidR="00A0700B" w:rsidRPr="00F94643">
        <w:rPr>
          <w:lang w:val="en-GB"/>
        </w:rPr>
        <w:t>were</w:t>
      </w:r>
      <w:r w:rsidRPr="00F94643">
        <w:rPr>
          <w:lang w:val="en-GB"/>
        </w:rPr>
        <w:t xml:space="preserve"> trained to see the differences between </w:t>
      </w:r>
      <w:del w:id="121" w:author="Barbara Gravendeel" w:date="2014-05-16T11:39:00Z">
        <w:r w:rsidR="001E1F53" w:rsidRPr="00F94643" w:rsidDel="00271258">
          <w:rPr>
            <w:lang w:val="en-GB"/>
          </w:rPr>
          <w:delText>seven</w:delText>
        </w:r>
        <w:r w:rsidRPr="00F94643" w:rsidDel="00271258">
          <w:rPr>
            <w:lang w:val="en-GB"/>
          </w:rPr>
          <w:delText xml:space="preserve"> </w:delText>
        </w:r>
      </w:del>
      <w:ins w:id="122" w:author="Barbara Gravendeel" w:date="2014-05-16T11:39:00Z">
        <w:r w:rsidR="00271258">
          <w:rPr>
            <w:lang w:val="en-GB"/>
          </w:rPr>
          <w:t xml:space="preserve">four </w:t>
        </w:r>
      </w:ins>
      <w:r w:rsidRPr="00F94643">
        <w:rPr>
          <w:lang w:val="en-GB"/>
        </w:rPr>
        <w:t>sections of the slipper orchid</w:t>
      </w:r>
      <w:r w:rsidR="001504BE" w:rsidRPr="00F94643">
        <w:rPr>
          <w:lang w:val="en-GB"/>
        </w:rPr>
        <w:t>s</w:t>
      </w:r>
      <w:r w:rsidRPr="00F94643">
        <w:rPr>
          <w:lang w:val="en-GB"/>
        </w:rPr>
        <w:t>.</w:t>
      </w:r>
      <w:ins w:id="123" w:author="Barbara Gravendeel" w:date="2014-05-16T11:40:00Z">
        <w:r w:rsidR="00271258">
          <w:rPr>
            <w:lang w:val="en-GB"/>
          </w:rPr>
          <w:t xml:space="preserve"> A total of … genera </w:t>
        </w:r>
        <w:proofErr w:type="gramStart"/>
        <w:r w:rsidR="00271258">
          <w:rPr>
            <w:lang w:val="en-GB"/>
          </w:rPr>
          <w:t>and ….</w:t>
        </w:r>
        <w:proofErr w:type="gramEnd"/>
        <w:r w:rsidR="00271258">
          <w:rPr>
            <w:lang w:val="en-GB"/>
          </w:rPr>
          <w:t xml:space="preserve"> Sections within the slipper orchids exist.  The genera are </w:t>
        </w:r>
        <w:r w:rsidR="00271258" w:rsidRPr="00271258">
          <w:rPr>
            <w:i/>
            <w:lang w:val="en-GB"/>
            <w:rPrChange w:id="124" w:author="Barbara Gravendeel" w:date="2014-05-16T11:41:00Z">
              <w:rPr>
                <w:lang w:val="en-GB"/>
              </w:rPr>
            </w:rPrChange>
          </w:rPr>
          <w:t xml:space="preserve">Cypripedium, </w:t>
        </w:r>
        <w:proofErr w:type="spellStart"/>
        <w:r w:rsidR="00271258" w:rsidRPr="00271258">
          <w:rPr>
            <w:i/>
            <w:lang w:val="en-GB"/>
            <w:rPrChange w:id="125" w:author="Barbara Gravendeel" w:date="2014-05-16T11:41:00Z">
              <w:rPr>
                <w:lang w:val="en-GB"/>
              </w:rPr>
            </w:rPrChange>
          </w:rPr>
          <w:t>Mexipedium</w:t>
        </w:r>
        <w:proofErr w:type="spellEnd"/>
        <w:r w:rsidR="00271258" w:rsidRPr="00271258">
          <w:rPr>
            <w:i/>
            <w:lang w:val="en-GB"/>
            <w:rPrChange w:id="126" w:author="Barbara Gravendeel" w:date="2014-05-16T11:41:00Z">
              <w:rPr>
                <w:lang w:val="en-GB"/>
              </w:rPr>
            </w:rPrChange>
          </w:rPr>
          <w:t xml:space="preserve">, </w:t>
        </w:r>
      </w:ins>
      <w:proofErr w:type="spellStart"/>
      <w:ins w:id="127" w:author="Barbara Gravendeel" w:date="2014-05-16T11:41:00Z">
        <w:r w:rsidR="00271258" w:rsidRPr="00271258">
          <w:rPr>
            <w:i/>
            <w:lang w:val="en-GB"/>
            <w:rPrChange w:id="128" w:author="Barbara Gravendeel" w:date="2014-05-16T11:41:00Z">
              <w:rPr>
                <w:lang w:val="en-GB"/>
              </w:rPr>
            </w:rPrChange>
          </w:rPr>
          <w:t>Paphiopedilum</w:t>
        </w:r>
        <w:proofErr w:type="spellEnd"/>
        <w:r w:rsidR="00271258">
          <w:rPr>
            <w:lang w:val="en-GB"/>
          </w:rPr>
          <w:t xml:space="preserve">, </w:t>
        </w:r>
      </w:ins>
      <w:proofErr w:type="spellStart"/>
      <w:ins w:id="129" w:author="Barbara Gravendeel" w:date="2014-05-16T11:40:00Z">
        <w:r w:rsidR="00271258" w:rsidRPr="00271258">
          <w:rPr>
            <w:i/>
            <w:lang w:val="en-GB"/>
            <w:rPrChange w:id="130" w:author="Barbara Gravendeel" w:date="2014-05-16T11:41:00Z">
              <w:rPr>
                <w:lang w:val="en-GB"/>
              </w:rPr>
            </w:rPrChange>
          </w:rPr>
          <w:t>Phragmipedium</w:t>
        </w:r>
      </w:ins>
      <w:proofErr w:type="spellEnd"/>
      <w:ins w:id="131" w:author="Barbara Gravendeel" w:date="2014-05-16T11:41:00Z">
        <w:r w:rsidR="00271258">
          <w:rPr>
            <w:lang w:val="en-GB"/>
          </w:rPr>
          <w:t xml:space="preserve"> and </w:t>
        </w:r>
        <w:proofErr w:type="spellStart"/>
        <w:r w:rsidR="00271258" w:rsidRPr="00271258">
          <w:rPr>
            <w:i/>
            <w:lang w:val="en-GB"/>
            <w:rPrChange w:id="132" w:author="Barbara Gravendeel" w:date="2014-05-16T11:41:00Z">
              <w:rPr>
                <w:lang w:val="en-GB"/>
              </w:rPr>
            </w:rPrChange>
          </w:rPr>
          <w:t>Selenipedium</w:t>
        </w:r>
      </w:ins>
      <w:proofErr w:type="spellEnd"/>
      <w:ins w:id="133" w:author="Barbara Gravendeel" w:date="2014-05-16T11:40:00Z">
        <w:r w:rsidR="00271258" w:rsidRPr="00271258">
          <w:rPr>
            <w:i/>
            <w:lang w:val="en-GB"/>
            <w:rPrChange w:id="134" w:author="Barbara Gravendeel" w:date="2014-05-16T11:41:00Z">
              <w:rPr>
                <w:lang w:val="en-GB"/>
              </w:rPr>
            </w:rPrChange>
          </w:rPr>
          <w:t>.</w:t>
        </w:r>
        <w:r w:rsidR="00271258">
          <w:rPr>
            <w:lang w:val="en-GB"/>
          </w:rPr>
          <w:t xml:space="preserve"> </w:t>
        </w:r>
      </w:ins>
      <w:del w:id="135" w:author="Barbara Gravendeel" w:date="2014-05-16T11:41:00Z">
        <w:r w:rsidRPr="00F94643" w:rsidDel="00271258">
          <w:rPr>
            <w:lang w:val="en-GB"/>
          </w:rPr>
          <w:delText xml:space="preserve"> </w:delText>
        </w:r>
      </w:del>
      <w:r w:rsidRPr="00F94643">
        <w:rPr>
          <w:lang w:val="en-GB"/>
        </w:rPr>
        <w:t>The</w:t>
      </w:r>
      <w:del w:id="136" w:author="Barbara Gravendeel" w:date="2014-05-16T11:40:00Z">
        <w:r w:rsidRPr="00F94643" w:rsidDel="00271258">
          <w:rPr>
            <w:lang w:val="en-GB"/>
          </w:rPr>
          <w:delText>se</w:delText>
        </w:r>
      </w:del>
      <w:r w:rsidRPr="00F94643">
        <w:rPr>
          <w:lang w:val="en-GB"/>
        </w:rPr>
        <w:t xml:space="preserve"> sections </w:t>
      </w:r>
      <w:ins w:id="137" w:author="Barbara Gravendeel" w:date="2014-05-16T11:40:00Z">
        <w:r w:rsidR="00271258">
          <w:rPr>
            <w:lang w:val="en-GB"/>
          </w:rPr>
          <w:t>are</w:t>
        </w:r>
      </w:ins>
      <w:del w:id="138" w:author="Barbara Gravendeel" w:date="2014-05-16T11:40:00Z">
        <w:r w:rsidR="001504BE" w:rsidRPr="00F94643" w:rsidDel="00271258">
          <w:rPr>
            <w:lang w:val="en-GB"/>
          </w:rPr>
          <w:delText>were</w:delText>
        </w:r>
      </w:del>
      <w:r w:rsidRPr="00F94643">
        <w:rPr>
          <w:lang w:val="en-GB"/>
        </w:rPr>
        <w:t xml:space="preserve"> </w:t>
      </w:r>
      <w:proofErr w:type="spellStart"/>
      <w:r w:rsidRPr="00F94643">
        <w:rPr>
          <w:i/>
          <w:lang w:val="en-GB"/>
        </w:rPr>
        <w:t>Barbata</w:t>
      </w:r>
      <w:proofErr w:type="spellEnd"/>
      <w:r w:rsidRPr="00F94643">
        <w:rPr>
          <w:i/>
          <w:lang w:val="en-GB"/>
        </w:rPr>
        <w:t xml:space="preserve">, </w:t>
      </w:r>
      <w:proofErr w:type="spellStart"/>
      <w:r w:rsidRPr="00F94643">
        <w:rPr>
          <w:i/>
          <w:lang w:val="en-GB"/>
        </w:rPr>
        <w:t>Brachypetalum</w:t>
      </w:r>
      <w:proofErr w:type="spellEnd"/>
      <w:r w:rsidRPr="00F94643">
        <w:rPr>
          <w:i/>
          <w:lang w:val="en-GB"/>
        </w:rPr>
        <w:t xml:space="preserve">, </w:t>
      </w:r>
      <w:proofErr w:type="spellStart"/>
      <w:r w:rsidRPr="00F94643">
        <w:rPr>
          <w:i/>
          <w:lang w:val="en-GB"/>
        </w:rPr>
        <w:t>Cochlopetalum</w:t>
      </w:r>
      <w:proofErr w:type="spellEnd"/>
      <w:r w:rsidRPr="00F94643">
        <w:rPr>
          <w:i/>
          <w:lang w:val="en-GB"/>
        </w:rPr>
        <w:t xml:space="preserve">, </w:t>
      </w:r>
      <w:proofErr w:type="spellStart"/>
      <w:r w:rsidRPr="00F94643">
        <w:rPr>
          <w:i/>
          <w:lang w:val="en-GB"/>
        </w:rPr>
        <w:t>Coryopedilum</w:t>
      </w:r>
      <w:proofErr w:type="spellEnd"/>
      <w:r w:rsidRPr="00F94643">
        <w:rPr>
          <w:i/>
          <w:lang w:val="en-GB"/>
        </w:rPr>
        <w:t xml:space="preserve">, </w:t>
      </w:r>
      <w:proofErr w:type="spellStart"/>
      <w:r w:rsidRPr="00F94643">
        <w:rPr>
          <w:i/>
          <w:lang w:val="en-GB"/>
        </w:rPr>
        <w:t>Paphiopedilum</w:t>
      </w:r>
      <w:proofErr w:type="spellEnd"/>
      <w:r w:rsidRPr="00F94643">
        <w:rPr>
          <w:i/>
          <w:lang w:val="en-GB"/>
        </w:rPr>
        <w:t xml:space="preserve">, </w:t>
      </w:r>
      <w:proofErr w:type="spellStart"/>
      <w:r w:rsidRPr="00F94643">
        <w:rPr>
          <w:i/>
          <w:lang w:val="en-GB"/>
        </w:rPr>
        <w:t>Pardalopetalum</w:t>
      </w:r>
      <w:proofErr w:type="spellEnd"/>
      <w:r w:rsidRPr="00F94643">
        <w:rPr>
          <w:i/>
          <w:lang w:val="en-GB"/>
        </w:rPr>
        <w:t xml:space="preserve"> </w:t>
      </w:r>
      <w:r w:rsidRPr="00F94643">
        <w:rPr>
          <w:lang w:val="en-GB"/>
        </w:rPr>
        <w:t xml:space="preserve">and </w:t>
      </w:r>
      <w:proofErr w:type="spellStart"/>
      <w:r w:rsidRPr="00F94643">
        <w:rPr>
          <w:i/>
          <w:lang w:val="en-GB"/>
        </w:rPr>
        <w:t>Parvisepalum</w:t>
      </w:r>
      <w:proofErr w:type="spellEnd"/>
      <w:r w:rsidR="00195B5B" w:rsidRPr="00F94643">
        <w:rPr>
          <w:lang w:val="en-GB"/>
        </w:rPr>
        <w:t>, which</w:t>
      </w:r>
      <w:r w:rsidR="00B14A0B" w:rsidRPr="00F94643">
        <w:rPr>
          <w:lang w:val="en-GB"/>
        </w:rPr>
        <w:t xml:space="preserve"> are based on </w:t>
      </w:r>
      <w:r w:rsidR="00B14A0B" w:rsidRPr="00593442">
        <w:rPr>
          <w:lang w:val="en-GB"/>
        </w:rPr>
        <w:t xml:space="preserve">molecular phylogenetic research </w:t>
      </w:r>
      <w:r w:rsidR="00195B5B" w:rsidRPr="00593442">
        <w:rPr>
          <w:lang w:val="en-GB"/>
        </w:rPr>
        <w:t>[</w:t>
      </w:r>
      <w:r w:rsidR="00593442" w:rsidRPr="00593442">
        <w:rPr>
          <w:lang w:val="en-GB"/>
        </w:rPr>
        <w:t>16</w:t>
      </w:r>
      <w:r w:rsidR="00195B5B" w:rsidRPr="00593442">
        <w:rPr>
          <w:lang w:val="en-GB"/>
        </w:rPr>
        <w:t>]</w:t>
      </w:r>
      <w:r w:rsidR="008E78B7" w:rsidRPr="00593442">
        <w:rPr>
          <w:lang w:val="en-GB"/>
        </w:rPr>
        <w:t>.</w:t>
      </w:r>
      <w:ins w:id="139" w:author="Barbara Gravendeel" w:date="2014-05-16T11:19:00Z">
        <w:r w:rsidR="00181FB2">
          <w:rPr>
            <w:lang w:val="en-GB"/>
          </w:rPr>
          <w:t xml:space="preserve"> Due to time constraints, I restricted </w:t>
        </w:r>
        <w:proofErr w:type="gramStart"/>
        <w:r w:rsidR="00181FB2">
          <w:rPr>
            <w:lang w:val="en-GB"/>
          </w:rPr>
          <w:t>myself to</w:t>
        </w:r>
      </w:ins>
      <w:ins w:id="140" w:author="Barbara Gravendeel" w:date="2014-05-16T11:41:00Z">
        <w:r w:rsidR="00271258">
          <w:rPr>
            <w:lang w:val="en-GB"/>
          </w:rPr>
          <w:t xml:space="preserve"> the single genus </w:t>
        </w:r>
        <w:proofErr w:type="spellStart"/>
        <w:r w:rsidR="00271258" w:rsidRPr="00271258">
          <w:rPr>
            <w:i/>
            <w:lang w:val="en-GB"/>
            <w:rPrChange w:id="141" w:author="Barbara Gravendeel" w:date="2014-05-16T11:42:00Z">
              <w:rPr>
                <w:lang w:val="en-GB"/>
              </w:rPr>
            </w:rPrChange>
          </w:rPr>
          <w:t>Paphiopedilum</w:t>
        </w:r>
        <w:proofErr w:type="spellEnd"/>
        <w:r w:rsidR="00271258">
          <w:rPr>
            <w:lang w:val="en-GB"/>
          </w:rPr>
          <w:t xml:space="preserve"> and</w:t>
        </w:r>
      </w:ins>
      <w:ins w:id="142" w:author="Barbara Gravendeel" w:date="2014-05-16T11:20:00Z">
        <w:r w:rsidR="00271258">
          <w:rPr>
            <w:lang w:val="en-GB"/>
          </w:rPr>
          <w:t xml:space="preserve"> the four sections </w:t>
        </w:r>
      </w:ins>
      <w:ins w:id="143" w:author="Barbara Gravendeel" w:date="2014-05-16T11:42:00Z">
        <w:r w:rsidR="00271258">
          <w:rPr>
            <w:lang w:val="en-GB"/>
          </w:rPr>
          <w:t>… within this genus</w:t>
        </w:r>
        <w:proofErr w:type="gramEnd"/>
        <w:r w:rsidR="00271258">
          <w:rPr>
            <w:lang w:val="en-GB"/>
          </w:rPr>
          <w:t>.</w:t>
        </w:r>
      </w:ins>
    </w:p>
    <w:p w14:paraId="26E9750B" w14:textId="4719C1AD" w:rsidR="001504BE" w:rsidRPr="00F94643" w:rsidRDefault="0036531F" w:rsidP="0036531F">
      <w:pPr>
        <w:ind w:firstLine="708"/>
        <w:rPr>
          <w:lang w:val="en-GB"/>
        </w:rPr>
      </w:pPr>
      <w:proofErr w:type="gramStart"/>
      <w:r w:rsidRPr="00F94643">
        <w:rPr>
          <w:lang w:val="en-GB"/>
        </w:rPr>
        <w:t xml:space="preserve">The script that trained the network was already developed at </w:t>
      </w:r>
      <w:proofErr w:type="spellStart"/>
      <w:r w:rsidRPr="00F94643">
        <w:rPr>
          <w:lang w:val="en-GB"/>
        </w:rPr>
        <w:t>Naturalis</w:t>
      </w:r>
      <w:proofErr w:type="spellEnd"/>
      <w:r w:rsidRPr="00F94643">
        <w:rPr>
          <w:lang w:val="en-GB"/>
        </w:rPr>
        <w:t xml:space="preserve"> by </w:t>
      </w:r>
      <w:proofErr w:type="spellStart"/>
      <w:r w:rsidRPr="00F94643">
        <w:rPr>
          <w:lang w:val="en-GB"/>
        </w:rPr>
        <w:t>Rutger</w:t>
      </w:r>
      <w:proofErr w:type="spellEnd"/>
      <w:r w:rsidRPr="00F94643">
        <w:rPr>
          <w:lang w:val="en-GB"/>
        </w:rPr>
        <w:t xml:space="preserve"> </w:t>
      </w:r>
      <w:proofErr w:type="spellStart"/>
      <w:r w:rsidRPr="00F94643">
        <w:rPr>
          <w:lang w:val="en-GB"/>
        </w:rPr>
        <w:t>Vos</w:t>
      </w:r>
      <w:proofErr w:type="spellEnd"/>
      <w:proofErr w:type="gramEnd"/>
      <w:r w:rsidRPr="00F94643">
        <w:rPr>
          <w:lang w:val="en-GB"/>
        </w:rPr>
        <w:t>. This script accepts a parameter to specify the Desired Error. This is the maximum error rate that will be accepted. If the parameter is left empty the Desired Error will be 0,0001.</w:t>
      </w:r>
      <w:r w:rsidR="001420E3" w:rsidRPr="00F94643">
        <w:rPr>
          <w:lang w:val="en-GB"/>
        </w:rPr>
        <w:t xml:space="preserve"> When the error comes below this threshold the training is finished. To find the optimal Desired Error, seven networks were trained </w:t>
      </w:r>
      <w:proofErr w:type="gramStart"/>
      <w:r w:rsidR="000D346B" w:rsidRPr="00F94643">
        <w:rPr>
          <w:lang w:val="en-GB"/>
        </w:rPr>
        <w:t>w</w:t>
      </w:r>
      <w:ins w:id="144" w:author="Barbara Gravendeel" w:date="2014-05-16T11:37:00Z">
        <w:r w:rsidR="00DA29EC">
          <w:rPr>
            <w:lang w:val="en-GB"/>
          </w:rPr>
          <w:t>i</w:t>
        </w:r>
      </w:ins>
      <w:proofErr w:type="gramEnd"/>
      <w:del w:id="145" w:author="Barbara Gravendeel" w:date="2014-05-16T11:37:00Z">
        <w:r w:rsidR="000D346B" w:rsidRPr="00F94643" w:rsidDel="00DA29EC">
          <w:rPr>
            <w:lang w:val="en-GB"/>
          </w:rPr>
          <w:delText>hi</w:delText>
        </w:r>
      </w:del>
      <w:r w:rsidR="000D346B" w:rsidRPr="00F94643">
        <w:rPr>
          <w:lang w:val="en-GB"/>
        </w:rPr>
        <w:t>t</w:t>
      </w:r>
      <w:ins w:id="146" w:author="Barbara Gravendeel" w:date="2014-05-16T11:37:00Z">
        <w:r w:rsidR="00DA29EC">
          <w:rPr>
            <w:lang w:val="en-GB"/>
          </w:rPr>
          <w:t>h</w:t>
        </w:r>
      </w:ins>
      <w:r w:rsidR="000D346B" w:rsidRPr="00F94643">
        <w:rPr>
          <w:lang w:val="en-GB"/>
        </w:rPr>
        <w:t xml:space="preserve"> a Desired Error ten times less then the network before. So the first network ha</w:t>
      </w:r>
      <w:r w:rsidR="00B14A0B" w:rsidRPr="00F94643">
        <w:rPr>
          <w:lang w:val="en-GB"/>
        </w:rPr>
        <w:t>d</w:t>
      </w:r>
      <w:r w:rsidR="000D346B" w:rsidRPr="00F94643">
        <w:rPr>
          <w:lang w:val="en-GB"/>
        </w:rPr>
        <w:t xml:space="preserve"> a Desired Error of 0,0001, the second network ha</w:t>
      </w:r>
      <w:r w:rsidR="00B14A0B" w:rsidRPr="00F94643">
        <w:rPr>
          <w:lang w:val="en-GB"/>
        </w:rPr>
        <w:t>d</w:t>
      </w:r>
      <w:r w:rsidR="000D346B" w:rsidRPr="00F94643">
        <w:rPr>
          <w:lang w:val="en-GB"/>
        </w:rPr>
        <w:t xml:space="preserve"> a Desired Error of 0,00001 and so on. The expectation </w:t>
      </w:r>
      <w:r w:rsidR="00B14A0B" w:rsidRPr="00F94643">
        <w:rPr>
          <w:lang w:val="en-GB"/>
        </w:rPr>
        <w:t>was</w:t>
      </w:r>
      <w:r w:rsidR="000D346B" w:rsidRPr="00F94643">
        <w:rPr>
          <w:lang w:val="en-GB"/>
        </w:rPr>
        <w:t xml:space="preserve"> that a network with a lower Desired Error w</w:t>
      </w:r>
      <w:r w:rsidR="00B14A0B" w:rsidRPr="00F94643">
        <w:rPr>
          <w:lang w:val="en-GB"/>
        </w:rPr>
        <w:t>ould</w:t>
      </w:r>
      <w:r w:rsidR="000D346B" w:rsidRPr="00F94643">
        <w:rPr>
          <w:lang w:val="en-GB"/>
        </w:rPr>
        <w:t xml:space="preserve"> classify a new picture better. </w:t>
      </w:r>
      <w:r w:rsidR="00512D6F" w:rsidRPr="00F94643">
        <w:rPr>
          <w:lang w:val="en-GB"/>
        </w:rPr>
        <w:t xml:space="preserve">To semi-automate the preparation for the training some scripts </w:t>
      </w:r>
      <w:r w:rsidR="00B14A0B" w:rsidRPr="00F94643">
        <w:rPr>
          <w:lang w:val="en-GB"/>
        </w:rPr>
        <w:t>were</w:t>
      </w:r>
      <w:r w:rsidR="00512D6F" w:rsidRPr="00F94643">
        <w:rPr>
          <w:lang w:val="en-GB"/>
        </w:rPr>
        <w:t xml:space="preserve"> written in python and bash. The workflow of these </w:t>
      </w:r>
      <w:r w:rsidR="00AB4868" w:rsidRPr="00F94643">
        <w:rPr>
          <w:lang w:val="en-GB"/>
        </w:rPr>
        <w:t xml:space="preserve">scripts can be </w:t>
      </w:r>
      <w:r w:rsidR="00AB4868" w:rsidRPr="00593442">
        <w:rPr>
          <w:lang w:val="en-GB"/>
        </w:rPr>
        <w:t>found in figure 3</w:t>
      </w:r>
      <w:r w:rsidR="00512D6F" w:rsidRPr="00593442">
        <w:rPr>
          <w:lang w:val="en-GB"/>
        </w:rPr>
        <w:t>.</w:t>
      </w:r>
      <w:r w:rsidR="00AB4868" w:rsidRPr="00593442">
        <w:rPr>
          <w:lang w:val="en-GB"/>
        </w:rPr>
        <w:t xml:space="preserve"> </w:t>
      </w:r>
      <w:r w:rsidR="008E78B7" w:rsidRPr="00593442">
        <w:rPr>
          <w:lang w:val="en-GB"/>
        </w:rPr>
        <w:t>T</w:t>
      </w:r>
      <w:r w:rsidR="00AB4868" w:rsidRPr="00593442">
        <w:rPr>
          <w:lang w:val="en-GB"/>
        </w:rPr>
        <w:t xml:space="preserve">hese scripts </w:t>
      </w:r>
      <w:r w:rsidR="00B14A0B" w:rsidRPr="00593442">
        <w:rPr>
          <w:lang w:val="en-GB"/>
        </w:rPr>
        <w:t>were</w:t>
      </w:r>
      <w:r w:rsidR="00AB4868" w:rsidRPr="00593442">
        <w:rPr>
          <w:lang w:val="en-GB"/>
        </w:rPr>
        <w:t xml:space="preserve"> f</w:t>
      </w:r>
      <w:r w:rsidR="00D47893" w:rsidRPr="00593442">
        <w:rPr>
          <w:lang w:val="en-GB"/>
        </w:rPr>
        <w:t xml:space="preserve">or training the </w:t>
      </w:r>
      <w:r w:rsidR="001420E3" w:rsidRPr="00593442">
        <w:rPr>
          <w:lang w:val="en-GB"/>
        </w:rPr>
        <w:t>Artificial Neural Networks (</w:t>
      </w:r>
      <w:r w:rsidR="00D47893" w:rsidRPr="00593442">
        <w:rPr>
          <w:lang w:val="en-GB"/>
        </w:rPr>
        <w:t>ANNs</w:t>
      </w:r>
      <w:r w:rsidR="001420E3" w:rsidRPr="00593442">
        <w:rPr>
          <w:lang w:val="en-GB"/>
        </w:rPr>
        <w:t>)</w:t>
      </w:r>
      <w:r w:rsidR="00AA07D0" w:rsidRPr="00593442">
        <w:rPr>
          <w:lang w:val="en-GB"/>
        </w:rPr>
        <w:t>,</w:t>
      </w:r>
      <w:r w:rsidR="00AA07D0" w:rsidRPr="00F94643">
        <w:rPr>
          <w:lang w:val="en-GB"/>
        </w:rPr>
        <w:t xml:space="preserve"> which </w:t>
      </w:r>
      <w:r w:rsidR="00D47893" w:rsidRPr="00F94643">
        <w:rPr>
          <w:lang w:val="en-GB"/>
        </w:rPr>
        <w:t xml:space="preserve">is only done by </w:t>
      </w:r>
      <w:r w:rsidR="00593442">
        <w:rPr>
          <w:lang w:val="en-GB"/>
        </w:rPr>
        <w:t xml:space="preserve">the </w:t>
      </w:r>
      <w:r w:rsidR="00D47893" w:rsidRPr="00F94643">
        <w:rPr>
          <w:lang w:val="en-GB"/>
        </w:rPr>
        <w:t xml:space="preserve">administrator of the website and not by the </w:t>
      </w:r>
      <w:r w:rsidR="007F4E54" w:rsidRPr="00F94643">
        <w:rPr>
          <w:lang w:val="en-GB"/>
        </w:rPr>
        <w:t>end-users</w:t>
      </w:r>
      <w:r w:rsidR="00AA07D0" w:rsidRPr="00F94643">
        <w:rPr>
          <w:lang w:val="en-GB"/>
        </w:rPr>
        <w:t xml:space="preserve"> of the website</w:t>
      </w:r>
      <w:r w:rsidR="00D47893" w:rsidRPr="00F94643">
        <w:rPr>
          <w:lang w:val="en-GB"/>
        </w:rPr>
        <w:t>. The administrator has access to the shared Flickr account, so the m</w:t>
      </w:r>
      <w:r w:rsidR="007F4E54" w:rsidRPr="00F94643">
        <w:rPr>
          <w:lang w:val="en-GB"/>
        </w:rPr>
        <w:t>anual</w:t>
      </w:r>
      <w:r w:rsidR="00D47893" w:rsidRPr="00F94643">
        <w:rPr>
          <w:lang w:val="en-GB"/>
        </w:rPr>
        <w:t xml:space="preserve"> </w:t>
      </w:r>
      <w:proofErr w:type="gramStart"/>
      <w:r w:rsidR="00D47893" w:rsidRPr="00F94643">
        <w:rPr>
          <w:lang w:val="en-GB"/>
        </w:rPr>
        <w:t>check</w:t>
      </w:r>
      <w:proofErr w:type="gramEnd"/>
      <w:r w:rsidR="00D47893" w:rsidRPr="00F94643">
        <w:rPr>
          <w:lang w:val="en-GB"/>
        </w:rPr>
        <w:t xml:space="preserve"> (and download)</w:t>
      </w:r>
      <w:r w:rsidR="00AA07D0" w:rsidRPr="00F94643">
        <w:rPr>
          <w:lang w:val="en-GB"/>
        </w:rPr>
        <w:t xml:space="preserve"> of the pictures</w:t>
      </w:r>
      <w:r w:rsidR="00D47893" w:rsidRPr="00F94643">
        <w:rPr>
          <w:lang w:val="en-GB"/>
        </w:rPr>
        <w:t xml:space="preserve"> </w:t>
      </w:r>
      <w:r w:rsidR="007F4E54" w:rsidRPr="00F94643">
        <w:rPr>
          <w:lang w:val="en-GB"/>
        </w:rPr>
        <w:t>that is required for one of the scripts, w</w:t>
      </w:r>
      <w:r w:rsidR="00B14A0B" w:rsidRPr="00F94643">
        <w:rPr>
          <w:lang w:val="en-GB"/>
        </w:rPr>
        <w:t>ould not</w:t>
      </w:r>
      <w:r w:rsidR="007F4E54" w:rsidRPr="00F94643">
        <w:rPr>
          <w:lang w:val="en-GB"/>
        </w:rPr>
        <w:t xml:space="preserve"> be</w:t>
      </w:r>
      <w:r w:rsidR="001A3A90" w:rsidRPr="00F94643">
        <w:rPr>
          <w:lang w:val="en-GB"/>
        </w:rPr>
        <w:t xml:space="preserve"> </w:t>
      </w:r>
      <w:r w:rsidR="00D47893" w:rsidRPr="00F94643">
        <w:rPr>
          <w:lang w:val="en-GB"/>
        </w:rPr>
        <w:t>a problem.</w:t>
      </w:r>
      <w:r w:rsidR="0030521B" w:rsidRPr="00F94643">
        <w:rPr>
          <w:lang w:val="en-GB"/>
        </w:rPr>
        <w:t xml:space="preserve"> </w:t>
      </w:r>
      <w:r w:rsidR="00F94643" w:rsidRPr="00F94643">
        <w:rPr>
          <w:lang w:val="en-GB"/>
        </w:rPr>
        <w:t xml:space="preserve">Beside networks for classifying the slipper orchid flowers, ANNs for classifying </w:t>
      </w:r>
      <w:proofErr w:type="spellStart"/>
      <w:r w:rsidR="00F94643" w:rsidRPr="00F94643">
        <w:rPr>
          <w:i/>
          <w:lang w:val="en-GB"/>
        </w:rPr>
        <w:t>salep</w:t>
      </w:r>
      <w:proofErr w:type="spellEnd"/>
      <w:r w:rsidR="00F94643" w:rsidRPr="00F94643">
        <w:rPr>
          <w:lang w:val="en-GB"/>
        </w:rPr>
        <w:t xml:space="preserve"> orchid tubers were </w:t>
      </w:r>
      <w:r w:rsidR="00593442" w:rsidRPr="00F94643">
        <w:rPr>
          <w:lang w:val="en-GB"/>
        </w:rPr>
        <w:t xml:space="preserve">also </w:t>
      </w:r>
      <w:r w:rsidR="00F94643" w:rsidRPr="00F94643">
        <w:rPr>
          <w:lang w:val="en-GB"/>
        </w:rPr>
        <w:t>created.</w:t>
      </w:r>
    </w:p>
    <w:p w14:paraId="4901AE89" w14:textId="0525FC36" w:rsidR="001504BE" w:rsidRPr="00F94643" w:rsidRDefault="003032D1" w:rsidP="003032D1">
      <w:pPr>
        <w:pStyle w:val="Kop3"/>
        <w:rPr>
          <w:lang w:val="en-GB"/>
        </w:rPr>
      </w:pPr>
      <w:bookmarkStart w:id="147" w:name="_Toc261813386"/>
      <w:proofErr w:type="spellStart"/>
      <w:r w:rsidRPr="00F94643">
        <w:rPr>
          <w:i/>
          <w:lang w:val="en-GB"/>
        </w:rPr>
        <w:t>Salep</w:t>
      </w:r>
      <w:proofErr w:type="spellEnd"/>
      <w:r w:rsidRPr="00F94643">
        <w:rPr>
          <w:lang w:val="en-GB"/>
        </w:rPr>
        <w:t xml:space="preserve"> orchids</w:t>
      </w:r>
      <w:bookmarkEnd w:id="147"/>
    </w:p>
    <w:p w14:paraId="34C10DDD" w14:textId="3A7E9075" w:rsidR="00F94643" w:rsidRDefault="00F94643" w:rsidP="00F94643">
      <w:pPr>
        <w:rPr>
          <w:lang w:val="en-GB"/>
        </w:rPr>
      </w:pPr>
      <w:proofErr w:type="spellStart"/>
      <w:r w:rsidRPr="00F94643">
        <w:rPr>
          <w:i/>
          <w:lang w:val="en-GB"/>
        </w:rPr>
        <w:t>Salep</w:t>
      </w:r>
      <w:proofErr w:type="spellEnd"/>
      <w:r w:rsidR="00593442">
        <w:rPr>
          <w:lang w:val="en-GB"/>
        </w:rPr>
        <w:t xml:space="preserve"> orchid</w:t>
      </w:r>
      <w:r>
        <w:rPr>
          <w:lang w:val="en-GB"/>
        </w:rPr>
        <w:t xml:space="preserve"> tuber</w:t>
      </w:r>
      <w:r w:rsidR="004857B4">
        <w:rPr>
          <w:lang w:val="en-GB"/>
        </w:rPr>
        <w:t>s</w:t>
      </w:r>
      <w:r w:rsidRPr="00F94643">
        <w:rPr>
          <w:lang w:val="en-GB"/>
        </w:rPr>
        <w:t xml:space="preserve"> are </w:t>
      </w:r>
      <w:r>
        <w:rPr>
          <w:lang w:val="en-GB"/>
        </w:rPr>
        <w:t xml:space="preserve">very popular in Turkey. These tubers are used to make ice creams during summer and hot drinks during winter. </w:t>
      </w:r>
    </w:p>
    <w:p w14:paraId="6AF79978" w14:textId="1D19E2B2" w:rsidR="00F502F2" w:rsidRPr="00F94643" w:rsidRDefault="00F94643" w:rsidP="00F94643">
      <w:pPr>
        <w:ind w:firstLine="709"/>
        <w:rPr>
          <w:lang w:val="en-GB"/>
        </w:rPr>
      </w:pPr>
      <w:r>
        <w:rPr>
          <w:lang w:val="en-GB"/>
        </w:rPr>
        <w:t xml:space="preserve">Due to </w:t>
      </w:r>
      <w:r w:rsidR="00593442">
        <w:rPr>
          <w:lang w:val="en-GB"/>
        </w:rPr>
        <w:t>a</w:t>
      </w:r>
      <w:r>
        <w:rPr>
          <w:lang w:val="en-GB"/>
        </w:rPr>
        <w:t xml:space="preserve"> lack of information about the collected tubers, the ANNs could only be trained to recognize differences between </w:t>
      </w:r>
      <w:proofErr w:type="spellStart"/>
      <w:r>
        <w:rPr>
          <w:i/>
          <w:lang w:val="en-GB"/>
        </w:rPr>
        <w:t>salep</w:t>
      </w:r>
      <w:proofErr w:type="spellEnd"/>
      <w:r>
        <w:rPr>
          <w:lang w:val="en-GB"/>
        </w:rPr>
        <w:t xml:space="preserve"> orchid tubers and look-a-likes</w:t>
      </w:r>
      <w:ins w:id="148" w:author="Barbara Gravendeel" w:date="2014-05-16T11:38:00Z">
        <w:r w:rsidR="00271258">
          <w:rPr>
            <w:lang w:val="en-GB"/>
          </w:rPr>
          <w:t xml:space="preserve"> obtained from </w:t>
        </w:r>
        <w:proofErr w:type="gramStart"/>
        <w:r w:rsidR="00271258">
          <w:rPr>
            <w:lang w:val="en-GB"/>
          </w:rPr>
          <w:t>non orchid</w:t>
        </w:r>
        <w:proofErr w:type="gramEnd"/>
        <w:r w:rsidR="00271258">
          <w:rPr>
            <w:lang w:val="en-GB"/>
          </w:rPr>
          <w:t xml:space="preserve"> </w:t>
        </w:r>
        <w:proofErr w:type="spellStart"/>
        <w:r w:rsidR="00271258">
          <w:rPr>
            <w:lang w:val="en-GB"/>
          </w:rPr>
          <w:t>famlies</w:t>
        </w:r>
      </w:ins>
      <w:proofErr w:type="spellEnd"/>
      <w:r>
        <w:rPr>
          <w:lang w:val="en-GB"/>
        </w:rPr>
        <w:t xml:space="preserve">. </w:t>
      </w:r>
      <w:r w:rsidR="00F502F2" w:rsidRPr="00F94643">
        <w:rPr>
          <w:lang w:val="en-GB"/>
        </w:rPr>
        <w:t>The tubers of look-a-likes</w:t>
      </w:r>
      <w:r w:rsidR="00B14A0B" w:rsidRPr="00F94643">
        <w:rPr>
          <w:lang w:val="en-GB"/>
        </w:rPr>
        <w:t xml:space="preserve"> </w:t>
      </w:r>
      <w:r w:rsidR="00F502F2" w:rsidRPr="00F94643">
        <w:rPr>
          <w:lang w:val="en-GB"/>
        </w:rPr>
        <w:t xml:space="preserve">that </w:t>
      </w:r>
      <w:r w:rsidR="00B14A0B" w:rsidRPr="00F94643">
        <w:rPr>
          <w:lang w:val="en-GB"/>
        </w:rPr>
        <w:t>were</w:t>
      </w:r>
      <w:r w:rsidR="00F502F2" w:rsidRPr="00F94643">
        <w:rPr>
          <w:lang w:val="en-GB"/>
        </w:rPr>
        <w:t xml:space="preserve"> used </w:t>
      </w:r>
      <w:r w:rsidR="00B14A0B" w:rsidRPr="00F94643">
        <w:rPr>
          <w:lang w:val="en-GB"/>
        </w:rPr>
        <w:t>were</w:t>
      </w:r>
      <w:r w:rsidR="00F502F2" w:rsidRPr="00F94643">
        <w:rPr>
          <w:lang w:val="en-GB"/>
        </w:rPr>
        <w:t xml:space="preserve"> from </w:t>
      </w:r>
      <w:r w:rsidR="00F502F2" w:rsidRPr="00F94643">
        <w:rPr>
          <w:rFonts w:eastAsia="Times New Roman" w:cs="Times New Roman"/>
          <w:i/>
          <w:iCs/>
          <w:color w:val="000000"/>
          <w:lang w:val="en-GB"/>
        </w:rPr>
        <w:t xml:space="preserve">Arum </w:t>
      </w:r>
      <w:proofErr w:type="spellStart"/>
      <w:r w:rsidR="00F502F2" w:rsidRPr="00F94643">
        <w:rPr>
          <w:rFonts w:eastAsia="Times New Roman" w:cs="Times New Roman"/>
          <w:i/>
          <w:iCs/>
          <w:color w:val="000000"/>
          <w:lang w:val="en-GB"/>
        </w:rPr>
        <w:t>maculatum</w:t>
      </w:r>
      <w:proofErr w:type="spellEnd"/>
      <w:ins w:id="149" w:author="Barbara Gravendeel" w:date="2014-05-16T13:30:00Z">
        <w:r w:rsidR="008C740A">
          <w:rPr>
            <w:rFonts w:eastAsia="Times New Roman" w:cs="Times New Roman"/>
            <w:i/>
            <w:iCs/>
            <w:color w:val="000000"/>
            <w:lang w:val="en-GB"/>
          </w:rPr>
          <w:t xml:space="preserve"> </w:t>
        </w:r>
        <w:r w:rsidR="008C740A">
          <w:rPr>
            <w:rFonts w:eastAsia="Times New Roman" w:cs="Times New Roman"/>
            <w:iCs/>
            <w:color w:val="000000"/>
            <w:lang w:val="en-GB"/>
          </w:rPr>
          <w:t>(</w:t>
        </w:r>
        <w:proofErr w:type="spellStart"/>
        <w:r w:rsidR="008C740A">
          <w:rPr>
            <w:rFonts w:eastAsia="Times New Roman" w:cs="Times New Roman"/>
            <w:iCs/>
            <w:color w:val="000000"/>
            <w:lang w:val="en-GB"/>
          </w:rPr>
          <w:t>Araceae</w:t>
        </w:r>
        <w:proofErr w:type="spellEnd"/>
        <w:r w:rsidR="008C740A">
          <w:rPr>
            <w:rFonts w:eastAsia="Times New Roman" w:cs="Times New Roman"/>
            <w:iCs/>
            <w:color w:val="000000"/>
            <w:lang w:val="en-GB"/>
          </w:rPr>
          <w:t>)</w:t>
        </w:r>
      </w:ins>
      <w:r w:rsidR="00F502F2" w:rsidRPr="00F94643">
        <w:rPr>
          <w:lang w:val="en-GB"/>
        </w:rPr>
        <w:t xml:space="preserve">, </w:t>
      </w:r>
      <w:r w:rsidR="00F502F2" w:rsidRPr="00F94643">
        <w:rPr>
          <w:i/>
          <w:color w:val="000000"/>
          <w:lang w:val="en-GB"/>
        </w:rPr>
        <w:t xml:space="preserve">Asparagus </w:t>
      </w:r>
      <w:proofErr w:type="spellStart"/>
      <w:r w:rsidR="00F502F2" w:rsidRPr="00F94643">
        <w:rPr>
          <w:i/>
          <w:color w:val="000000"/>
          <w:lang w:val="en-GB"/>
        </w:rPr>
        <w:t>officinalis</w:t>
      </w:r>
      <w:proofErr w:type="spellEnd"/>
      <w:ins w:id="150" w:author="Barbara Gravendeel" w:date="2014-05-16T13:30:00Z">
        <w:r w:rsidR="008C740A">
          <w:rPr>
            <w:i/>
            <w:color w:val="000000"/>
            <w:lang w:val="en-GB"/>
          </w:rPr>
          <w:t xml:space="preserve"> </w:t>
        </w:r>
        <w:r w:rsidR="008C740A">
          <w:rPr>
            <w:color w:val="000000"/>
            <w:lang w:val="en-GB"/>
          </w:rPr>
          <w:t>(</w:t>
        </w:r>
        <w:proofErr w:type="spellStart"/>
        <w:r w:rsidR="008C740A">
          <w:rPr>
            <w:color w:val="000000"/>
            <w:lang w:val="en-GB"/>
          </w:rPr>
          <w:t>Asparagaceae</w:t>
        </w:r>
        <w:proofErr w:type="spellEnd"/>
        <w:r w:rsidR="008C740A">
          <w:rPr>
            <w:color w:val="000000"/>
            <w:lang w:val="en-GB"/>
          </w:rPr>
          <w:t>)</w:t>
        </w:r>
      </w:ins>
      <w:r w:rsidR="00F502F2" w:rsidRPr="00F94643">
        <w:rPr>
          <w:i/>
          <w:color w:val="000000"/>
          <w:lang w:val="en-GB"/>
        </w:rPr>
        <w:t xml:space="preserve">, </w:t>
      </w:r>
      <w:proofErr w:type="spellStart"/>
      <w:r w:rsidR="00F502F2" w:rsidRPr="00F94643">
        <w:rPr>
          <w:i/>
          <w:color w:val="000000"/>
          <w:lang w:val="en-GB"/>
        </w:rPr>
        <w:t>Polygonatum</w:t>
      </w:r>
      <w:proofErr w:type="spellEnd"/>
      <w:r w:rsidR="00F502F2" w:rsidRPr="00F94643">
        <w:rPr>
          <w:i/>
          <w:color w:val="000000"/>
          <w:lang w:val="en-GB"/>
        </w:rPr>
        <w:t xml:space="preserve"> </w:t>
      </w:r>
      <w:proofErr w:type="spellStart"/>
      <w:r w:rsidR="00F502F2" w:rsidRPr="00593442">
        <w:rPr>
          <w:i/>
          <w:color w:val="000000"/>
          <w:lang w:val="en-GB"/>
        </w:rPr>
        <w:t>verticillatum</w:t>
      </w:r>
      <w:proofErr w:type="spellEnd"/>
      <w:r w:rsidR="00F502F2" w:rsidRPr="00593442">
        <w:rPr>
          <w:i/>
          <w:color w:val="000000"/>
          <w:lang w:val="en-GB"/>
        </w:rPr>
        <w:t xml:space="preserve">, </w:t>
      </w:r>
      <w:proofErr w:type="spellStart"/>
      <w:r w:rsidR="00F502F2" w:rsidRPr="00593442">
        <w:rPr>
          <w:i/>
          <w:color w:val="000000"/>
          <w:lang w:val="en-GB"/>
        </w:rPr>
        <w:t>Tulipa</w:t>
      </w:r>
      <w:proofErr w:type="spellEnd"/>
      <w:r w:rsidR="00F502F2" w:rsidRPr="00593442">
        <w:rPr>
          <w:i/>
          <w:color w:val="000000"/>
          <w:lang w:val="en-GB"/>
        </w:rPr>
        <w:t xml:space="preserve"> </w:t>
      </w:r>
      <w:proofErr w:type="spellStart"/>
      <w:r w:rsidR="00F502F2" w:rsidRPr="00593442">
        <w:rPr>
          <w:i/>
          <w:color w:val="000000"/>
          <w:lang w:val="en-GB"/>
        </w:rPr>
        <w:t>greigii</w:t>
      </w:r>
      <w:proofErr w:type="spellEnd"/>
      <w:r w:rsidR="00F502F2" w:rsidRPr="00593442">
        <w:rPr>
          <w:i/>
          <w:color w:val="000000"/>
          <w:lang w:val="en-GB"/>
        </w:rPr>
        <w:t xml:space="preserve">, </w:t>
      </w:r>
      <w:r w:rsidR="00F502F2" w:rsidRPr="00593442">
        <w:rPr>
          <w:color w:val="000000"/>
          <w:lang w:val="en-GB"/>
        </w:rPr>
        <w:t>and</w:t>
      </w:r>
      <w:r w:rsidR="00F502F2" w:rsidRPr="00593442">
        <w:rPr>
          <w:i/>
          <w:color w:val="000000"/>
          <w:lang w:val="en-GB"/>
        </w:rPr>
        <w:t xml:space="preserve"> T. sp.</w:t>
      </w:r>
      <w:ins w:id="151" w:author="Barbara Gravendeel" w:date="2014-05-16T13:30:00Z">
        <w:r w:rsidR="008C740A">
          <w:rPr>
            <w:i/>
            <w:color w:val="000000"/>
            <w:lang w:val="en-GB"/>
          </w:rPr>
          <w:t xml:space="preserve"> </w:t>
        </w:r>
        <w:r w:rsidR="008C740A">
          <w:rPr>
            <w:color w:val="000000"/>
            <w:lang w:val="en-GB"/>
          </w:rPr>
          <w:t>(</w:t>
        </w:r>
        <w:proofErr w:type="spellStart"/>
        <w:r w:rsidR="008C740A">
          <w:rPr>
            <w:color w:val="000000"/>
            <w:lang w:val="en-GB"/>
          </w:rPr>
          <w:t>Liliaceae</w:t>
        </w:r>
        <w:proofErr w:type="spellEnd"/>
        <w:r w:rsidR="008C740A">
          <w:rPr>
            <w:color w:val="000000"/>
            <w:lang w:val="en-GB"/>
          </w:rPr>
          <w:t>)</w:t>
        </w:r>
      </w:ins>
      <w:r w:rsidR="00F502F2" w:rsidRPr="00593442">
        <w:rPr>
          <w:i/>
          <w:color w:val="000000"/>
          <w:lang w:val="en-GB"/>
        </w:rPr>
        <w:t xml:space="preserve"> </w:t>
      </w:r>
      <w:r w:rsidR="00F502F2" w:rsidRPr="00593442">
        <w:rPr>
          <w:lang w:val="en-GB"/>
        </w:rPr>
        <w:t xml:space="preserve">[17]. </w:t>
      </w:r>
      <w:r w:rsidR="00593442" w:rsidRPr="00593442">
        <w:rPr>
          <w:lang w:val="en-GB"/>
        </w:rPr>
        <w:t xml:space="preserve">Supplementary 2 </w:t>
      </w:r>
      <w:r w:rsidR="00F502F2" w:rsidRPr="00593442">
        <w:rPr>
          <w:lang w:val="en-GB"/>
        </w:rPr>
        <w:t>contains pictures of these</w:t>
      </w:r>
      <w:r w:rsidR="00F502F2" w:rsidRPr="00F94643">
        <w:rPr>
          <w:lang w:val="en-GB"/>
        </w:rPr>
        <w:t xml:space="preserve"> tubers.</w:t>
      </w:r>
    </w:p>
    <w:p w14:paraId="37C77F0A" w14:textId="5552F774" w:rsidR="00F502F2" w:rsidRPr="00F94643" w:rsidRDefault="00F502F2" w:rsidP="00F502F2">
      <w:pPr>
        <w:ind w:firstLine="708"/>
        <w:rPr>
          <w:lang w:val="en-GB"/>
        </w:rPr>
      </w:pPr>
    </w:p>
    <w:p w14:paraId="2F42CA59" w14:textId="43743EFA" w:rsidR="000D346B" w:rsidRPr="00F94643" w:rsidRDefault="008C740A" w:rsidP="000D346B">
      <w:pPr>
        <w:ind w:firstLine="708"/>
        <w:rPr>
          <w:lang w:val="en-GB"/>
        </w:rPr>
      </w:pPr>
      <w:r w:rsidRPr="00F94643">
        <w:rPr>
          <w:noProof/>
          <w:lang w:val="en-US"/>
        </w:rPr>
        <w:lastRenderedPageBreak/>
        <mc:AlternateContent>
          <mc:Choice Requires="wps">
            <w:drawing>
              <wp:anchor distT="0" distB="0" distL="114300" distR="114300" simplePos="0" relativeHeight="251665408" behindDoc="0" locked="0" layoutInCell="1" allowOverlap="1" wp14:anchorId="705DF78F" wp14:editId="3EA12FFA">
                <wp:simplePos x="0" y="0"/>
                <wp:positionH relativeFrom="column">
                  <wp:posOffset>0</wp:posOffset>
                </wp:positionH>
                <wp:positionV relativeFrom="paragraph">
                  <wp:posOffset>4362450</wp:posOffset>
                </wp:positionV>
                <wp:extent cx="5814695" cy="1184275"/>
                <wp:effectExtent l="0" t="0" r="1905" b="0"/>
                <wp:wrapSquare wrapText="bothSides"/>
                <wp:docPr id="7" name="Tekstvak 7"/>
                <wp:cNvGraphicFramePr/>
                <a:graphic xmlns:a="http://schemas.openxmlformats.org/drawingml/2006/main">
                  <a:graphicData uri="http://schemas.microsoft.com/office/word/2010/wordprocessingShape">
                    <wps:wsp>
                      <wps:cNvSpPr txBox="1"/>
                      <wps:spPr>
                        <a:xfrm>
                          <a:off x="0" y="0"/>
                          <a:ext cx="5814695" cy="118427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3188E80" w14:textId="0CDB9728" w:rsidR="00E8285B" w:rsidRPr="00F40845" w:rsidRDefault="00E8285B" w:rsidP="00805099">
                            <w:pPr>
                              <w:pStyle w:val="Bijschrift"/>
                              <w:rPr>
                                <w:ins w:id="152" w:author="Barbara Gravendeel" w:date="2014-05-16T12:33:00Z"/>
                                <w:noProof/>
                                <w:lang w:val="en-GB"/>
                              </w:rPr>
                            </w:pPr>
                            <w:r w:rsidRPr="00AB4868">
                              <w:rPr>
                                <w:lang w:val="en-GB"/>
                              </w:rPr>
                              <w:t xml:space="preserve">Figure </w:t>
                            </w:r>
                            <w:r w:rsidRPr="00AB4868">
                              <w:rPr>
                                <w:lang w:val="en-GB"/>
                              </w:rPr>
                              <w:fldChar w:fldCharType="begin"/>
                            </w:r>
                            <w:r w:rsidRPr="00AB4868">
                              <w:rPr>
                                <w:lang w:val="en-GB"/>
                              </w:rPr>
                              <w:instrText xml:space="preserve"> SEQ Figure \* ARABIC </w:instrText>
                            </w:r>
                            <w:r w:rsidRPr="00AB4868">
                              <w:rPr>
                                <w:lang w:val="en-GB"/>
                              </w:rPr>
                              <w:fldChar w:fldCharType="separate"/>
                            </w:r>
                            <w:r>
                              <w:rPr>
                                <w:noProof/>
                                <w:lang w:val="en-GB"/>
                              </w:rPr>
                              <w:t>3</w:t>
                            </w:r>
                            <w:r w:rsidRPr="00AB4868">
                              <w:rPr>
                                <w:lang w:val="en-GB"/>
                              </w:rPr>
                              <w:fldChar w:fldCharType="end"/>
                            </w:r>
                            <w:r w:rsidRPr="00AB4868">
                              <w:rPr>
                                <w:lang w:val="en-GB"/>
                              </w:rPr>
                              <w:t xml:space="preserve"> Workflow of training preparation scripts. Blue: preparation steps. Green: processing step to produce useful data for training</w:t>
                            </w:r>
                            <w:r>
                              <w:rPr>
                                <w:lang w:val="en-GB"/>
                              </w:rPr>
                              <w:t xml:space="preserve"> the flower Artificial Neural Networks</w:t>
                            </w:r>
                            <w:r w:rsidRPr="00AB4868">
                              <w:rPr>
                                <w:lang w:val="en-GB"/>
                              </w:rPr>
                              <w:t>. Purple: Training of the Artificial Neural Network</w:t>
                            </w:r>
                            <w:r>
                              <w:rPr>
                                <w:lang w:val="en-GB"/>
                              </w:rPr>
                              <w:t>s</w:t>
                            </w:r>
                            <w:ins w:id="153" w:author="Barbara Gravendeel" w:date="2014-05-16T12:33:00Z">
                              <w:r>
                                <w:rPr>
                                  <w:lang w:val="en-GB"/>
                                </w:rPr>
                                <w:t xml:space="preserve"> </w:t>
                              </w:r>
                              <w:r>
                                <w:rPr>
                                  <w:noProof/>
                                  <w:sz w:val="28"/>
                                  <w:szCs w:val="28"/>
                                  <w:lang w:val="en-US"/>
                                </w:rPr>
                                <w:t>Patrick, het font van de bijschriften is te klein, graag veranderen van 9 naar 12.</w:t>
                              </w:r>
                            </w:ins>
                            <w:ins w:id="154" w:author="Barbara Gravendeel" w:date="2014-05-16T13:31:00Z">
                              <w:r>
                                <w:rPr>
                                  <w:noProof/>
                                  <w:sz w:val="28"/>
                                  <w:szCs w:val="28"/>
                                  <w:lang w:val="en-US"/>
                                </w:rPr>
                                <w:t xml:space="preserve"> Ook de tekst in de blokken is te klein, graag vergroten van 10 naar 12.</w:t>
                              </w:r>
                            </w:ins>
                          </w:p>
                          <w:p w14:paraId="070B0672" w14:textId="37632F40" w:rsidR="00E8285B" w:rsidRPr="00AB4868" w:rsidRDefault="00E8285B" w:rsidP="00512D6F">
                            <w:pPr>
                              <w:pStyle w:val="Bijschrift"/>
                              <w:rPr>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kstvak 7" o:spid="_x0000_s1026" type="#_x0000_t202" style="position:absolute;left:0;text-align:left;margin-left:0;margin-top:343.5pt;width:457.85pt;height:93.2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" stroked="f">
                <v:textbox style="mso-fit-shape-to-text:t" inset="0,0,0,0">
                  <w:txbxContent>
                    <w:p w14:paraId="73188E80" w14:textId="0CDB9728" w:rsidR="00007C07" w:rsidRPr="00F40845" w:rsidRDefault="00007C07" w:rsidP="00805099">
                      <w:pPr>
                        <w:pStyle w:val="Bijschrift"/>
                        <w:rPr>
                          <w:ins w:id="154" w:author="Barbara Gravendeel" w:date="2014-05-16T12:33:00Z"/>
                          <w:noProof/>
                          <w:lang w:val="en-GB"/>
                        </w:rPr>
                      </w:pPr>
                      <w:r w:rsidRPr="00AB4868">
                        <w:rPr>
                          <w:lang w:val="en-GB"/>
                        </w:rPr>
                        <w:t xml:space="preserve">Figure </w:t>
                      </w:r>
                      <w:r w:rsidRPr="00AB4868">
                        <w:rPr>
                          <w:lang w:val="en-GB"/>
                        </w:rPr>
                        <w:fldChar w:fldCharType="begin"/>
                      </w:r>
                      <w:r w:rsidRPr="00AB4868">
                        <w:rPr>
                          <w:lang w:val="en-GB"/>
                        </w:rPr>
                        <w:instrText xml:space="preserve"> SEQ Figure \* ARABIC </w:instrText>
                      </w:r>
                      <w:r w:rsidRPr="00AB4868">
                        <w:rPr>
                          <w:lang w:val="en-GB"/>
                        </w:rPr>
                        <w:fldChar w:fldCharType="separate"/>
                      </w:r>
                      <w:r>
                        <w:rPr>
                          <w:noProof/>
                          <w:lang w:val="en-GB"/>
                        </w:rPr>
                        <w:t>3</w:t>
                      </w:r>
                      <w:r w:rsidRPr="00AB4868">
                        <w:rPr>
                          <w:lang w:val="en-GB"/>
                        </w:rPr>
                        <w:fldChar w:fldCharType="end"/>
                      </w:r>
                      <w:r w:rsidRPr="00AB4868">
                        <w:rPr>
                          <w:lang w:val="en-GB"/>
                        </w:rPr>
                        <w:t xml:space="preserve"> Workflow of training preparation scripts. Blue: preparation steps. Green: processing step to produce useful data for training</w:t>
                      </w:r>
                      <w:r>
                        <w:rPr>
                          <w:lang w:val="en-GB"/>
                        </w:rPr>
                        <w:t xml:space="preserve"> the flower Artificial Neural Networks</w:t>
                      </w:r>
                      <w:r w:rsidRPr="00AB4868">
                        <w:rPr>
                          <w:lang w:val="en-GB"/>
                        </w:rPr>
                        <w:t>. Purple: Training of the Artificial Neural Network</w:t>
                      </w:r>
                      <w:r>
                        <w:rPr>
                          <w:lang w:val="en-GB"/>
                        </w:rPr>
                        <w:t>s</w:t>
                      </w:r>
                      <w:ins w:id="155" w:author="Barbara Gravendeel" w:date="2014-05-16T12:33:00Z">
                        <w:r>
                          <w:rPr>
                            <w:lang w:val="en-GB"/>
                          </w:rPr>
                          <w:t xml:space="preserve"> </w:t>
                        </w:r>
                        <w:r>
                          <w:rPr>
                            <w:noProof/>
                            <w:sz w:val="28"/>
                            <w:szCs w:val="28"/>
                            <w:lang w:val="en-US"/>
                          </w:rPr>
                          <w:t>Patrick, het font van de bijschriften is te klein, graag veranderen van 9 naar 12.</w:t>
                        </w:r>
                      </w:ins>
                      <w:ins w:id="156" w:author="Barbara Gravendeel" w:date="2014-05-16T13:31:00Z">
                        <w:r>
                          <w:rPr>
                            <w:noProof/>
                            <w:sz w:val="28"/>
                            <w:szCs w:val="28"/>
                            <w:lang w:val="en-US"/>
                          </w:rPr>
                          <w:t xml:space="preserve"> Ook de tekst in de blokken is te klein, graag vergroten van 10 naar 12.</w:t>
                        </w:r>
                      </w:ins>
                    </w:p>
                    <w:p w14:paraId="070B0672" w14:textId="37632F40" w:rsidR="00007C07" w:rsidRPr="00AB4868" w:rsidRDefault="00007C07" w:rsidP="00512D6F">
                      <w:pPr>
                        <w:pStyle w:val="Bijschrift"/>
                        <w:rPr>
                          <w:lang w:val="en-GB"/>
                        </w:rPr>
                      </w:pPr>
                    </w:p>
                  </w:txbxContent>
                </v:textbox>
                <w10:wrap type="square"/>
              </v:shape>
            </w:pict>
          </mc:Fallback>
        </mc:AlternateContent>
      </w:r>
      <w:r w:rsidR="003E7430" w:rsidRPr="00F94643">
        <w:rPr>
          <w:noProof/>
          <w:lang w:val="en-US"/>
        </w:rPr>
        <mc:AlternateContent>
          <mc:Choice Requires="wps">
            <w:drawing>
              <wp:anchor distT="0" distB="0" distL="114300" distR="114300" simplePos="0" relativeHeight="251663360" behindDoc="0" locked="0" layoutInCell="1" allowOverlap="1" wp14:anchorId="279D03E4" wp14:editId="5DA0CAF8">
                <wp:simplePos x="0" y="0"/>
                <wp:positionH relativeFrom="column">
                  <wp:posOffset>0</wp:posOffset>
                </wp:positionH>
                <wp:positionV relativeFrom="paragraph">
                  <wp:posOffset>229870</wp:posOffset>
                </wp:positionV>
                <wp:extent cx="863600" cy="503555"/>
                <wp:effectExtent l="0" t="0" r="0" b="4445"/>
                <wp:wrapNone/>
                <wp:docPr id="11" name="Rechthoek 11"/>
                <wp:cNvGraphicFramePr/>
                <a:graphic xmlns:a="http://schemas.openxmlformats.org/drawingml/2006/main">
                  <a:graphicData uri="http://schemas.microsoft.com/office/word/2010/wordprocessingShape">
                    <wps:wsp>
                      <wps:cNvSpPr/>
                      <wps:spPr>
                        <a:xfrm>
                          <a:off x="0" y="0"/>
                          <a:ext cx="863600" cy="503555"/>
                        </a:xfrm>
                        <a:prstGeom prst="rect">
                          <a:avLst/>
                        </a:prstGeom>
                        <a:gradFill>
                          <a:gsLst>
                            <a:gs pos="0">
                              <a:srgbClr val="76A9E7"/>
                            </a:gs>
                            <a:gs pos="100000">
                              <a:schemeClr val="accent1">
                                <a:tint val="50000"/>
                                <a:shade val="100000"/>
                                <a:satMod val="350000"/>
                              </a:schemeClr>
                            </a:gs>
                          </a:gsLst>
                        </a:gra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1" o:spid="_x0000_s1026" style="position:absolute;margin-left:0;margin-top:18.1pt;width:68pt;height:39.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" fillcolor="#76a9e7" stroked="f">
                <v:fill color2="#a7bfde [1620]" rotate="t" type="gradient">
                  <o:fill v:ext="view" type="gradientUnscaled"/>
                </v:fill>
              </v:rect>
            </w:pict>
          </mc:Fallback>
        </mc:AlternateContent>
      </w:r>
      <w:r w:rsidR="001A3A90" w:rsidRPr="00F94643">
        <w:rPr>
          <w:noProof/>
          <w:lang w:val="en-US"/>
        </w:rPr>
        <mc:AlternateContent>
          <mc:Choice Requires="wps">
            <w:drawing>
              <wp:anchor distT="0" distB="0" distL="114300" distR="114300" simplePos="0" relativeHeight="251664384" behindDoc="0" locked="0" layoutInCell="1" allowOverlap="1" wp14:anchorId="343DB56C" wp14:editId="53AFAA8F">
                <wp:simplePos x="0" y="0"/>
                <wp:positionH relativeFrom="column">
                  <wp:posOffset>0</wp:posOffset>
                </wp:positionH>
                <wp:positionV relativeFrom="paragraph">
                  <wp:posOffset>4170680</wp:posOffset>
                </wp:positionV>
                <wp:extent cx="864000" cy="459740"/>
                <wp:effectExtent l="0" t="0" r="0" b="0"/>
                <wp:wrapNone/>
                <wp:docPr id="12" name="Rechthoek 12"/>
                <wp:cNvGraphicFramePr/>
                <a:graphic xmlns:a="http://schemas.openxmlformats.org/drawingml/2006/main">
                  <a:graphicData uri="http://schemas.microsoft.com/office/word/2010/wordprocessingShape">
                    <wps:wsp>
                      <wps:cNvSpPr/>
                      <wps:spPr>
                        <a:xfrm>
                          <a:off x="0" y="0"/>
                          <a:ext cx="864000" cy="45974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2" o:spid="_x0000_s1026" style="position:absolute;margin-left:0;margin-top:328.4pt;width:68.05pt;height:36.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" fillcolor="white [3212]" stroked="f"/>
            </w:pict>
          </mc:Fallback>
        </mc:AlternateContent>
      </w:r>
      <w:r w:rsidR="00512D6F" w:rsidRPr="00F94643">
        <w:rPr>
          <w:noProof/>
          <w:lang w:val="en-US"/>
        </w:rPr>
        <w:drawing>
          <wp:anchor distT="0" distB="0" distL="114300" distR="114300" simplePos="0" relativeHeight="251656703" behindDoc="0" locked="0" layoutInCell="1" allowOverlap="1" wp14:anchorId="20784625" wp14:editId="1D9BF4FF">
            <wp:simplePos x="0" y="0"/>
            <wp:positionH relativeFrom="column">
              <wp:posOffset>0</wp:posOffset>
            </wp:positionH>
            <wp:positionV relativeFrom="paragraph">
              <wp:posOffset>131445</wp:posOffset>
            </wp:positionV>
            <wp:extent cx="5814695" cy="4451350"/>
            <wp:effectExtent l="76200" t="0" r="27305" b="95250"/>
            <wp:wrapSquare wrapText="bothSides"/>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page">
              <wp14:pctWidth>0</wp14:pctWidth>
            </wp14:sizeRelH>
            <wp14:sizeRelV relativeFrom="page">
              <wp14:pctHeight>0</wp14:pctHeight>
            </wp14:sizeRelV>
          </wp:anchor>
        </w:drawing>
      </w:r>
    </w:p>
    <w:p w14:paraId="6F3442FF" w14:textId="77777777" w:rsidR="003032D1" w:rsidRPr="00F94643" w:rsidRDefault="003032D1" w:rsidP="000D346B">
      <w:pPr>
        <w:pStyle w:val="Kop2"/>
        <w:rPr>
          <w:lang w:val="en-GB"/>
        </w:rPr>
      </w:pPr>
      <w:r w:rsidRPr="00F94643">
        <w:rPr>
          <w:lang w:val="en-GB"/>
        </w:rPr>
        <w:br w:type="page"/>
      </w:r>
    </w:p>
    <w:p w14:paraId="305991B9" w14:textId="2CC7271D" w:rsidR="000D346B" w:rsidRPr="00F94643" w:rsidRDefault="000D346B" w:rsidP="000D346B">
      <w:pPr>
        <w:pStyle w:val="Kop2"/>
        <w:rPr>
          <w:lang w:val="en-GB"/>
        </w:rPr>
      </w:pPr>
      <w:bookmarkStart w:id="155" w:name="_Toc261813387"/>
      <w:r w:rsidRPr="00F94643">
        <w:rPr>
          <w:lang w:val="en-GB"/>
        </w:rPr>
        <w:lastRenderedPageBreak/>
        <w:t>Testing</w:t>
      </w:r>
      <w:r w:rsidR="00A65893" w:rsidRPr="00F94643">
        <w:rPr>
          <w:lang w:val="en-GB"/>
        </w:rPr>
        <w:t xml:space="preserve"> the networks</w:t>
      </w:r>
      <w:bookmarkEnd w:id="155"/>
    </w:p>
    <w:p w14:paraId="3DD800BA" w14:textId="0BADBA8B" w:rsidR="003032D1" w:rsidRPr="00F94643" w:rsidRDefault="003032D1" w:rsidP="003032D1">
      <w:pPr>
        <w:pStyle w:val="Kop3"/>
        <w:rPr>
          <w:lang w:val="en-GB"/>
        </w:rPr>
      </w:pPr>
      <w:bookmarkStart w:id="156" w:name="_Toc261813388"/>
      <w:r w:rsidRPr="00F94643">
        <w:rPr>
          <w:lang w:val="en-GB"/>
        </w:rPr>
        <w:t>Slipper orchids</w:t>
      </w:r>
      <w:bookmarkEnd w:id="156"/>
    </w:p>
    <w:p w14:paraId="4A5877B8" w14:textId="7F141217" w:rsidR="003032D1" w:rsidRPr="00F94643" w:rsidRDefault="000D346B" w:rsidP="000D346B">
      <w:pPr>
        <w:rPr>
          <w:lang w:val="en-GB"/>
        </w:rPr>
      </w:pPr>
      <w:r w:rsidRPr="00F94643">
        <w:rPr>
          <w:lang w:val="en-GB"/>
        </w:rPr>
        <w:t xml:space="preserve">After training the </w:t>
      </w:r>
      <w:r w:rsidR="00CE7836" w:rsidRPr="00F94643">
        <w:rPr>
          <w:lang w:val="en-GB"/>
        </w:rPr>
        <w:t>networks</w:t>
      </w:r>
      <w:r w:rsidR="003032D1" w:rsidRPr="00F94643">
        <w:rPr>
          <w:lang w:val="en-GB"/>
        </w:rPr>
        <w:t xml:space="preserve"> for the slipper orchid flowers</w:t>
      </w:r>
      <w:r w:rsidR="00CE7836" w:rsidRPr="00F94643">
        <w:rPr>
          <w:lang w:val="en-GB"/>
        </w:rPr>
        <w:t xml:space="preserve">, they </w:t>
      </w:r>
      <w:r w:rsidR="001504BE" w:rsidRPr="00F94643">
        <w:rPr>
          <w:lang w:val="en-GB"/>
        </w:rPr>
        <w:t>were</w:t>
      </w:r>
      <w:r w:rsidR="00CE7836" w:rsidRPr="00F94643">
        <w:rPr>
          <w:lang w:val="en-GB"/>
        </w:rPr>
        <w:t xml:space="preserve"> tested on pictures of four sections</w:t>
      </w:r>
      <w:r w:rsidR="001504BE" w:rsidRPr="00F94643">
        <w:rPr>
          <w:lang w:val="en-GB"/>
        </w:rPr>
        <w:t xml:space="preserve"> of slipper orchids</w:t>
      </w:r>
      <w:r w:rsidR="00CE7836" w:rsidRPr="00F94643">
        <w:rPr>
          <w:lang w:val="en-GB"/>
        </w:rPr>
        <w:t xml:space="preserve">. The tested sections </w:t>
      </w:r>
      <w:r w:rsidR="001504BE" w:rsidRPr="00F94643">
        <w:rPr>
          <w:lang w:val="en-GB"/>
        </w:rPr>
        <w:t>were</w:t>
      </w:r>
      <w:r w:rsidR="00CE7836" w:rsidRPr="00F94643">
        <w:rPr>
          <w:lang w:val="en-GB"/>
        </w:rPr>
        <w:t xml:space="preserve"> </w:t>
      </w:r>
      <w:proofErr w:type="spellStart"/>
      <w:r w:rsidR="00CE7836" w:rsidRPr="00F94643">
        <w:rPr>
          <w:i/>
          <w:lang w:val="en-GB"/>
        </w:rPr>
        <w:t>Barbata</w:t>
      </w:r>
      <w:proofErr w:type="spellEnd"/>
      <w:r w:rsidR="00CE7836" w:rsidRPr="00F94643">
        <w:rPr>
          <w:i/>
          <w:lang w:val="en-GB"/>
        </w:rPr>
        <w:t xml:space="preserve">, </w:t>
      </w:r>
      <w:proofErr w:type="spellStart"/>
      <w:r w:rsidR="00CE7836" w:rsidRPr="00F94643">
        <w:rPr>
          <w:i/>
          <w:lang w:val="en-GB"/>
        </w:rPr>
        <w:t>Brachypetalum</w:t>
      </w:r>
      <w:proofErr w:type="spellEnd"/>
      <w:r w:rsidR="00CE7836" w:rsidRPr="00F94643">
        <w:rPr>
          <w:i/>
          <w:lang w:val="en-GB"/>
        </w:rPr>
        <w:t xml:space="preserve">, </w:t>
      </w:r>
      <w:proofErr w:type="spellStart"/>
      <w:r w:rsidR="00CE7836" w:rsidRPr="00F94643">
        <w:rPr>
          <w:i/>
          <w:lang w:val="en-GB"/>
        </w:rPr>
        <w:t>Coryopedilum</w:t>
      </w:r>
      <w:proofErr w:type="spellEnd"/>
      <w:r w:rsidR="00CE7836" w:rsidRPr="00F94643">
        <w:rPr>
          <w:i/>
          <w:lang w:val="en-GB"/>
        </w:rPr>
        <w:t xml:space="preserve"> </w:t>
      </w:r>
      <w:r w:rsidR="00CE7836" w:rsidRPr="00F94643">
        <w:rPr>
          <w:lang w:val="en-GB"/>
        </w:rPr>
        <w:t>and</w:t>
      </w:r>
      <w:r w:rsidR="00CE7836" w:rsidRPr="00F94643">
        <w:rPr>
          <w:i/>
          <w:lang w:val="en-GB"/>
        </w:rPr>
        <w:t xml:space="preserve"> </w:t>
      </w:r>
      <w:proofErr w:type="spellStart"/>
      <w:r w:rsidR="00CE7836" w:rsidRPr="00F94643">
        <w:rPr>
          <w:i/>
          <w:lang w:val="en-GB"/>
        </w:rPr>
        <w:t>Parvisepalum</w:t>
      </w:r>
      <w:proofErr w:type="spellEnd"/>
      <w:r w:rsidR="00CE7836" w:rsidRPr="00F94643">
        <w:rPr>
          <w:lang w:val="en-GB"/>
        </w:rPr>
        <w:t>.</w:t>
      </w:r>
      <w:r w:rsidR="00F918E0" w:rsidRPr="00F94643">
        <w:rPr>
          <w:lang w:val="en-GB"/>
        </w:rPr>
        <w:t xml:space="preserve"> The networks </w:t>
      </w:r>
      <w:r w:rsidR="001504BE" w:rsidRPr="00F94643">
        <w:rPr>
          <w:lang w:val="en-GB"/>
        </w:rPr>
        <w:t>were</w:t>
      </w:r>
      <w:r w:rsidR="00F918E0" w:rsidRPr="00F94643">
        <w:rPr>
          <w:lang w:val="en-GB"/>
        </w:rPr>
        <w:t xml:space="preserve"> also tested with pictures of</w:t>
      </w:r>
      <w:r w:rsidR="00CE7836" w:rsidRPr="00F94643">
        <w:rPr>
          <w:lang w:val="en-GB"/>
        </w:rPr>
        <w:t xml:space="preserve"> some primary hybrids of </w:t>
      </w:r>
      <w:proofErr w:type="spellStart"/>
      <w:r w:rsidR="00CE7836" w:rsidRPr="00F94643">
        <w:rPr>
          <w:i/>
          <w:lang w:val="en-GB"/>
        </w:rPr>
        <w:t>Parvisepalum</w:t>
      </w:r>
      <w:proofErr w:type="spellEnd"/>
      <w:r w:rsidR="00CE7836" w:rsidRPr="00F94643">
        <w:rPr>
          <w:i/>
          <w:lang w:val="en-GB"/>
        </w:rPr>
        <w:t xml:space="preserve"> </w:t>
      </w:r>
      <w:r w:rsidR="00CE7836" w:rsidRPr="00F94643">
        <w:rPr>
          <w:lang w:val="en-GB"/>
        </w:rPr>
        <w:t xml:space="preserve">and </w:t>
      </w:r>
      <w:proofErr w:type="spellStart"/>
      <w:r w:rsidR="00CE7836" w:rsidRPr="00F94643">
        <w:rPr>
          <w:i/>
          <w:lang w:val="en-GB"/>
        </w:rPr>
        <w:t>Brachypetalum</w:t>
      </w:r>
      <w:proofErr w:type="spellEnd"/>
      <w:r w:rsidR="001232BD" w:rsidRPr="00F94643">
        <w:rPr>
          <w:lang w:val="en-GB"/>
        </w:rPr>
        <w:t xml:space="preserve"> </w:t>
      </w:r>
      <w:r w:rsidR="00BA042C" w:rsidRPr="00F94643">
        <w:rPr>
          <w:lang w:val="en-GB"/>
        </w:rPr>
        <w:t xml:space="preserve">with the aim of </w:t>
      </w:r>
      <w:r w:rsidR="00501685" w:rsidRPr="00F94643">
        <w:rPr>
          <w:lang w:val="en-GB"/>
        </w:rPr>
        <w:t xml:space="preserve">testing if it is also possible to </w:t>
      </w:r>
      <w:ins w:id="157" w:author="Barbara Gravendeel" w:date="2014-05-16T11:43:00Z">
        <w:r w:rsidR="00271258">
          <w:rPr>
            <w:lang w:val="en-GB"/>
          </w:rPr>
          <w:t>correctly identify</w:t>
        </w:r>
      </w:ins>
      <w:del w:id="158" w:author="Barbara Gravendeel" w:date="2014-05-16T11:43:00Z">
        <w:r w:rsidR="00501685" w:rsidRPr="00F94643" w:rsidDel="00271258">
          <w:rPr>
            <w:lang w:val="en-GB"/>
          </w:rPr>
          <w:delText>find</w:delText>
        </w:r>
      </w:del>
      <w:r w:rsidR="00501685" w:rsidRPr="00F94643">
        <w:rPr>
          <w:lang w:val="en-GB"/>
        </w:rPr>
        <w:t xml:space="preserve"> hybrids with the software</w:t>
      </w:r>
      <w:r w:rsidR="001232BD" w:rsidRPr="00F94643">
        <w:rPr>
          <w:lang w:val="en-GB"/>
        </w:rPr>
        <w:t>.</w:t>
      </w:r>
      <w:ins w:id="159" w:author="Barbara Gravendeel" w:date="2014-05-16T11:43:00Z">
        <w:r w:rsidR="00271258">
          <w:rPr>
            <w:lang w:val="en-GB"/>
          </w:rPr>
          <w:t xml:space="preserve"> The assumption was that for primary hybrids a trained network would ideally list the sections </w:t>
        </w:r>
      </w:ins>
      <w:ins w:id="160" w:author="Barbara Gravendeel" w:date="2014-05-16T11:44:00Z">
        <w:r w:rsidR="00271258">
          <w:rPr>
            <w:lang w:val="en-GB"/>
          </w:rPr>
          <w:t xml:space="preserve">of both parents </w:t>
        </w:r>
      </w:ins>
      <w:ins w:id="161" w:author="Barbara Gravendeel" w:date="2014-05-16T11:43:00Z">
        <w:r w:rsidR="00271258">
          <w:rPr>
            <w:lang w:val="en-GB"/>
          </w:rPr>
          <w:t>as possible identification.</w:t>
        </w:r>
      </w:ins>
      <w:r w:rsidR="001232BD" w:rsidRPr="00F94643">
        <w:rPr>
          <w:lang w:val="en-GB"/>
        </w:rPr>
        <w:t xml:space="preserve"> </w:t>
      </w:r>
      <w:r w:rsidR="00F918E0" w:rsidRPr="00F94643">
        <w:rPr>
          <w:lang w:val="en-GB"/>
        </w:rPr>
        <w:t xml:space="preserve">Some results of the first test round were very bad. To find the source of these bad results, pictures of some bad classified species were </w:t>
      </w:r>
      <w:r w:rsidR="00F918E0" w:rsidRPr="00593442">
        <w:rPr>
          <w:lang w:val="en-GB"/>
        </w:rPr>
        <w:t>checked on the characteristics of the corresponding section</w:t>
      </w:r>
      <w:r w:rsidR="00A63B63" w:rsidRPr="00593442">
        <w:rPr>
          <w:lang w:val="en-GB"/>
        </w:rPr>
        <w:t xml:space="preserve">. </w:t>
      </w:r>
      <w:r w:rsidR="00593442" w:rsidRPr="00593442">
        <w:rPr>
          <w:lang w:val="en-GB"/>
        </w:rPr>
        <w:t>Table 1</w:t>
      </w:r>
      <w:r w:rsidR="00501685" w:rsidRPr="00593442">
        <w:rPr>
          <w:lang w:val="en-GB"/>
        </w:rPr>
        <w:t xml:space="preserve"> holds a list with the</w:t>
      </w:r>
      <w:r w:rsidR="00501685" w:rsidRPr="00F94643">
        <w:rPr>
          <w:lang w:val="en-GB"/>
        </w:rPr>
        <w:t xml:space="preserve"> </w:t>
      </w:r>
      <w:r w:rsidR="00501685" w:rsidRPr="00593442">
        <w:rPr>
          <w:lang w:val="en-GB"/>
        </w:rPr>
        <w:t>characteristics per section</w:t>
      </w:r>
      <w:r w:rsidR="00765E5D" w:rsidRPr="00593442">
        <w:rPr>
          <w:lang w:val="en-GB"/>
        </w:rPr>
        <w:t xml:space="preserve"> based on </w:t>
      </w:r>
      <w:proofErr w:type="spellStart"/>
      <w:r w:rsidR="00765E5D" w:rsidRPr="00593442">
        <w:rPr>
          <w:lang w:val="en-GB"/>
        </w:rPr>
        <w:t>Cribb</w:t>
      </w:r>
      <w:proofErr w:type="spellEnd"/>
      <w:r w:rsidR="00765E5D" w:rsidRPr="00593442">
        <w:rPr>
          <w:lang w:val="en-GB"/>
        </w:rPr>
        <w:t xml:space="preserve"> </w:t>
      </w:r>
      <w:ins w:id="162" w:author="Barbara Gravendeel" w:date="2014-05-16T11:43:00Z">
        <w:r w:rsidR="00271258">
          <w:rPr>
            <w:lang w:val="en-GB"/>
          </w:rPr>
          <w:t xml:space="preserve">(19…) </w:t>
        </w:r>
      </w:ins>
      <w:del w:id="163" w:author="Barbara Gravendeel" w:date="2014-05-16T11:43:00Z">
        <w:r w:rsidR="00765E5D" w:rsidRPr="00593442" w:rsidDel="00271258">
          <w:rPr>
            <w:lang w:val="en-GB"/>
          </w:rPr>
          <w:delText xml:space="preserve">P </w:delText>
        </w:r>
      </w:del>
      <w:r w:rsidR="00593442">
        <w:rPr>
          <w:lang w:val="en-GB"/>
        </w:rPr>
        <w:t>[18</w:t>
      </w:r>
      <w:r w:rsidR="00765E5D" w:rsidRPr="00593442">
        <w:rPr>
          <w:lang w:val="en-GB"/>
        </w:rPr>
        <w:t>]</w:t>
      </w:r>
      <w:r w:rsidR="00501685" w:rsidRPr="00593442">
        <w:rPr>
          <w:lang w:val="en-GB"/>
        </w:rPr>
        <w:t>.</w:t>
      </w:r>
      <w:r w:rsidR="004857B4" w:rsidRPr="00593442">
        <w:rPr>
          <w:lang w:val="en-GB"/>
        </w:rPr>
        <w:t xml:space="preserve"> </w:t>
      </w:r>
      <w:r w:rsidR="0034424A" w:rsidRPr="00593442">
        <w:rPr>
          <w:lang w:val="en-GB"/>
        </w:rPr>
        <w:t>During this research it</w:t>
      </w:r>
      <w:r w:rsidR="001504BE" w:rsidRPr="00593442">
        <w:rPr>
          <w:lang w:val="en-GB"/>
        </w:rPr>
        <w:t xml:space="preserve"> was</w:t>
      </w:r>
      <w:r w:rsidR="0034424A" w:rsidRPr="00593442">
        <w:rPr>
          <w:lang w:val="en-GB"/>
        </w:rPr>
        <w:t xml:space="preserve"> </w:t>
      </w:r>
      <w:r w:rsidR="00A65893" w:rsidRPr="00593442">
        <w:rPr>
          <w:lang w:val="en-GB"/>
        </w:rPr>
        <w:t xml:space="preserve">also </w:t>
      </w:r>
      <w:r w:rsidR="001504BE" w:rsidRPr="00593442">
        <w:rPr>
          <w:lang w:val="en-GB"/>
        </w:rPr>
        <w:t>discovered</w:t>
      </w:r>
      <w:r w:rsidR="00A65893" w:rsidRPr="00F94643">
        <w:rPr>
          <w:lang w:val="en-GB"/>
        </w:rPr>
        <w:t xml:space="preserve"> that some species </w:t>
      </w:r>
      <w:r w:rsidR="0034424A" w:rsidRPr="00F94643">
        <w:rPr>
          <w:lang w:val="en-GB"/>
        </w:rPr>
        <w:t xml:space="preserve">had only one picture in the train data. </w:t>
      </w:r>
      <w:r w:rsidR="004857B4">
        <w:rPr>
          <w:lang w:val="en-GB"/>
        </w:rPr>
        <w:t>Therefore,</w:t>
      </w:r>
      <w:r w:rsidR="00CE7836" w:rsidRPr="00F94643">
        <w:rPr>
          <w:lang w:val="en-GB"/>
        </w:rPr>
        <w:t xml:space="preserve"> extra pictures were added to the train data and the networks were trained again</w:t>
      </w:r>
      <w:r w:rsidR="001504BE" w:rsidRPr="00F94643">
        <w:rPr>
          <w:lang w:val="en-GB"/>
        </w:rPr>
        <w:t xml:space="preserve"> to find out if better results could be obtained after more extensive training</w:t>
      </w:r>
      <w:r w:rsidR="00CE7836" w:rsidRPr="00F94643">
        <w:rPr>
          <w:lang w:val="en-GB"/>
        </w:rPr>
        <w:t xml:space="preserve">. </w:t>
      </w:r>
      <w:r w:rsidR="0026420C" w:rsidRPr="00F94643">
        <w:rPr>
          <w:lang w:val="en-GB"/>
        </w:rPr>
        <w:t>These networks were tested again with the same test set</w:t>
      </w:r>
      <w:r w:rsidR="00FD48D5" w:rsidRPr="00F94643">
        <w:rPr>
          <w:lang w:val="en-GB"/>
        </w:rPr>
        <w:t>s</w:t>
      </w:r>
      <w:r w:rsidR="004857B4">
        <w:rPr>
          <w:lang w:val="en-GB"/>
        </w:rPr>
        <w:t>.</w:t>
      </w:r>
    </w:p>
    <w:p w14:paraId="6C11001D" w14:textId="77777777" w:rsidR="00501685" w:rsidRPr="00F94643" w:rsidRDefault="00501685" w:rsidP="000D346B">
      <w:pPr>
        <w:rPr>
          <w:lang w:val="en-GB"/>
        </w:rPr>
      </w:pPr>
    </w:p>
    <w:p w14:paraId="4A88C979" w14:textId="1A7B311F" w:rsidR="00765E5D" w:rsidRPr="008C740A" w:rsidRDefault="00765E5D" w:rsidP="00765E5D">
      <w:pPr>
        <w:pStyle w:val="Bijschrift"/>
        <w:keepNext/>
        <w:rPr>
          <w:sz w:val="24"/>
          <w:szCs w:val="24"/>
          <w:lang w:val="en-GB"/>
          <w:rPrChange w:id="164" w:author="Barbara Gravendeel" w:date="2014-05-16T13:32:00Z">
            <w:rPr>
              <w:lang w:val="en-GB"/>
            </w:rPr>
          </w:rPrChange>
        </w:rPr>
      </w:pPr>
      <w:r w:rsidRPr="00F94643">
        <w:rPr>
          <w:lang w:val="en-GB"/>
        </w:rPr>
        <w:t xml:space="preserve">Table </w:t>
      </w:r>
      <w:r w:rsidRPr="00F94643">
        <w:rPr>
          <w:lang w:val="en-GB"/>
        </w:rPr>
        <w:fldChar w:fldCharType="begin"/>
      </w:r>
      <w:r w:rsidRPr="00F94643">
        <w:rPr>
          <w:lang w:val="en-GB"/>
        </w:rPr>
        <w:instrText xml:space="preserve"> SEQ Table \* ARABIC </w:instrText>
      </w:r>
      <w:r w:rsidRPr="00F94643">
        <w:rPr>
          <w:lang w:val="en-GB"/>
        </w:rPr>
        <w:fldChar w:fldCharType="separate"/>
      </w:r>
      <w:r w:rsidR="00020E87">
        <w:rPr>
          <w:noProof/>
          <w:lang w:val="en-GB"/>
        </w:rPr>
        <w:t>1</w:t>
      </w:r>
      <w:r w:rsidRPr="00F94643">
        <w:rPr>
          <w:lang w:val="en-GB"/>
        </w:rPr>
        <w:fldChar w:fldCharType="end"/>
      </w:r>
      <w:proofErr w:type="gramStart"/>
      <w:r w:rsidRPr="00F94643">
        <w:rPr>
          <w:lang w:val="en-GB"/>
        </w:rPr>
        <w:t xml:space="preserve"> characteristics</w:t>
      </w:r>
      <w:proofErr w:type="gramEnd"/>
      <w:r w:rsidRPr="00F94643">
        <w:rPr>
          <w:lang w:val="en-GB"/>
        </w:rPr>
        <w:t xml:space="preserve"> per section</w:t>
      </w:r>
      <w:ins w:id="165" w:author="Barbara Gravendeel" w:date="2014-05-16T13:31:00Z">
        <w:r w:rsidR="008C740A">
          <w:rPr>
            <w:lang w:val="en-GB"/>
          </w:rPr>
          <w:t xml:space="preserve"> </w:t>
        </w:r>
      </w:ins>
      <w:proofErr w:type="spellStart"/>
      <w:ins w:id="166" w:author="Barbara Gravendeel" w:date="2014-05-16T13:32:00Z">
        <w:r w:rsidR="008C740A">
          <w:rPr>
            <w:sz w:val="24"/>
            <w:szCs w:val="24"/>
            <w:lang w:val="en-GB"/>
          </w:rPr>
          <w:t>Bijschrift</w:t>
        </w:r>
        <w:proofErr w:type="spellEnd"/>
        <w:r w:rsidR="008C740A">
          <w:rPr>
            <w:sz w:val="24"/>
            <w:szCs w:val="24"/>
            <w:lang w:val="en-GB"/>
          </w:rPr>
          <w:t xml:space="preserve"> in </w:t>
        </w:r>
        <w:proofErr w:type="spellStart"/>
        <w:r w:rsidR="008C740A">
          <w:rPr>
            <w:sz w:val="24"/>
            <w:szCs w:val="24"/>
            <w:lang w:val="en-GB"/>
          </w:rPr>
          <w:t>groter</w:t>
        </w:r>
        <w:proofErr w:type="spellEnd"/>
        <w:r w:rsidR="008C740A">
          <w:rPr>
            <w:sz w:val="24"/>
            <w:szCs w:val="24"/>
            <w:lang w:val="en-GB"/>
          </w:rPr>
          <w:t xml:space="preserve"> font </w:t>
        </w:r>
        <w:proofErr w:type="spellStart"/>
        <w:r w:rsidR="008C740A">
          <w:rPr>
            <w:sz w:val="24"/>
            <w:szCs w:val="24"/>
            <w:lang w:val="en-GB"/>
          </w:rPr>
          <w:t>zetten</w:t>
        </w:r>
        <w:proofErr w:type="spellEnd"/>
        <w:r w:rsidR="008C740A">
          <w:rPr>
            <w:sz w:val="24"/>
            <w:szCs w:val="24"/>
            <w:lang w:val="en-GB"/>
          </w:rPr>
          <w:t xml:space="preserve"> </w:t>
        </w:r>
        <w:proofErr w:type="spellStart"/>
        <w:r w:rsidR="008C740A">
          <w:rPr>
            <w:sz w:val="24"/>
            <w:szCs w:val="24"/>
            <w:lang w:val="en-GB"/>
          </w:rPr>
          <w:t>alsjeblieft</w:t>
        </w:r>
      </w:ins>
      <w:proofErr w:type="spellEnd"/>
    </w:p>
    <w:tbl>
      <w:tblPr>
        <w:tblStyle w:val="Lichtelijst-accent5"/>
        <w:tblW w:w="0" w:type="auto"/>
        <w:tblBorders>
          <w:insideH w:val="single" w:sz="6" w:space="0" w:color="4BACC6" w:themeColor="accent5"/>
          <w:insideV w:val="single" w:sz="6" w:space="0" w:color="4BACC6" w:themeColor="accent5"/>
        </w:tblBorders>
        <w:tblLook w:val="0420" w:firstRow="1" w:lastRow="0" w:firstColumn="0" w:lastColumn="0" w:noHBand="0" w:noVBand="1"/>
      </w:tblPr>
      <w:tblGrid>
        <w:gridCol w:w="2301"/>
        <w:gridCol w:w="2301"/>
        <w:gridCol w:w="2302"/>
        <w:gridCol w:w="2302"/>
      </w:tblGrid>
      <w:tr w:rsidR="00BD0100" w:rsidRPr="00F94643" w14:paraId="3A1CBCBC" w14:textId="77777777" w:rsidTr="00593442">
        <w:trPr>
          <w:cnfStyle w:val="100000000000" w:firstRow="1" w:lastRow="0" w:firstColumn="0" w:lastColumn="0" w:oddVBand="0" w:evenVBand="0" w:oddHBand="0" w:evenHBand="0" w:firstRowFirstColumn="0" w:firstRowLastColumn="0" w:lastRowFirstColumn="0" w:lastRowLastColumn="0"/>
        </w:trPr>
        <w:tc>
          <w:tcPr>
            <w:tcW w:w="2301" w:type="dxa"/>
          </w:tcPr>
          <w:p w14:paraId="6FBEE519" w14:textId="579C634E" w:rsidR="00BD0100" w:rsidRPr="00F94643" w:rsidRDefault="00BD0100" w:rsidP="000D346B">
            <w:pPr>
              <w:rPr>
                <w:i/>
                <w:lang w:val="en-GB"/>
              </w:rPr>
            </w:pPr>
            <w:proofErr w:type="spellStart"/>
            <w:r w:rsidRPr="00F94643">
              <w:rPr>
                <w:i/>
                <w:lang w:val="en-GB"/>
              </w:rPr>
              <w:t>Barbata</w:t>
            </w:r>
            <w:proofErr w:type="spellEnd"/>
          </w:p>
        </w:tc>
        <w:tc>
          <w:tcPr>
            <w:tcW w:w="2301" w:type="dxa"/>
          </w:tcPr>
          <w:p w14:paraId="0967DA09" w14:textId="259A8AFE" w:rsidR="00BD0100" w:rsidRPr="00F94643" w:rsidRDefault="00BD0100" w:rsidP="000D346B">
            <w:pPr>
              <w:rPr>
                <w:i/>
                <w:lang w:val="en-GB"/>
              </w:rPr>
            </w:pPr>
            <w:proofErr w:type="spellStart"/>
            <w:r w:rsidRPr="00F94643">
              <w:rPr>
                <w:i/>
                <w:lang w:val="en-GB"/>
              </w:rPr>
              <w:t>Brachypetalum</w:t>
            </w:r>
            <w:proofErr w:type="spellEnd"/>
          </w:p>
        </w:tc>
        <w:tc>
          <w:tcPr>
            <w:tcW w:w="2302" w:type="dxa"/>
          </w:tcPr>
          <w:p w14:paraId="702438C0" w14:textId="34D2FC14" w:rsidR="00BD0100" w:rsidRPr="00F94643" w:rsidRDefault="00BD0100" w:rsidP="000D346B">
            <w:pPr>
              <w:rPr>
                <w:i/>
                <w:lang w:val="en-GB"/>
              </w:rPr>
            </w:pPr>
            <w:proofErr w:type="spellStart"/>
            <w:r w:rsidRPr="00F94643">
              <w:rPr>
                <w:i/>
                <w:lang w:val="en-GB"/>
              </w:rPr>
              <w:t>Coryopedilum</w:t>
            </w:r>
            <w:proofErr w:type="spellEnd"/>
          </w:p>
        </w:tc>
        <w:tc>
          <w:tcPr>
            <w:tcW w:w="2302" w:type="dxa"/>
          </w:tcPr>
          <w:p w14:paraId="38A20168" w14:textId="1D1D61E3" w:rsidR="00BD0100" w:rsidRPr="00F94643" w:rsidRDefault="00BD0100" w:rsidP="000D346B">
            <w:pPr>
              <w:rPr>
                <w:i/>
                <w:lang w:val="en-GB"/>
              </w:rPr>
            </w:pPr>
            <w:proofErr w:type="spellStart"/>
            <w:r w:rsidRPr="00F94643">
              <w:rPr>
                <w:i/>
                <w:lang w:val="en-GB"/>
              </w:rPr>
              <w:t>Parvisepalum</w:t>
            </w:r>
            <w:proofErr w:type="spellEnd"/>
          </w:p>
        </w:tc>
      </w:tr>
      <w:tr w:rsidR="00BD0100" w:rsidRPr="00F94643" w14:paraId="3CF329EE" w14:textId="77777777" w:rsidTr="00593442">
        <w:trPr>
          <w:cnfStyle w:val="000000100000" w:firstRow="0" w:lastRow="0" w:firstColumn="0" w:lastColumn="0" w:oddVBand="0" w:evenVBand="0" w:oddHBand="1" w:evenHBand="0" w:firstRowFirstColumn="0" w:firstRowLastColumn="0" w:lastRowFirstColumn="0" w:lastRowLastColumn="0"/>
        </w:trPr>
        <w:tc>
          <w:tcPr>
            <w:tcW w:w="2301" w:type="dxa"/>
            <w:tcBorders>
              <w:top w:val="none" w:sz="0" w:space="0" w:color="auto"/>
              <w:left w:val="none" w:sz="0" w:space="0" w:color="auto"/>
              <w:bottom w:val="none" w:sz="0" w:space="0" w:color="auto"/>
            </w:tcBorders>
          </w:tcPr>
          <w:p w14:paraId="7B815CD9" w14:textId="6C94AA44" w:rsidR="00BD0100" w:rsidRPr="00F94643" w:rsidRDefault="00BD0100" w:rsidP="000D346B">
            <w:pPr>
              <w:rPr>
                <w:lang w:val="en-GB"/>
              </w:rPr>
            </w:pPr>
            <w:proofErr w:type="spellStart"/>
            <w:r w:rsidRPr="00F94643">
              <w:rPr>
                <w:lang w:val="en-GB"/>
              </w:rPr>
              <w:t>Spathulate</w:t>
            </w:r>
            <w:proofErr w:type="spellEnd"/>
            <w:r w:rsidRPr="00F94643">
              <w:rPr>
                <w:lang w:val="en-GB"/>
              </w:rPr>
              <w:t xml:space="preserve"> </w:t>
            </w:r>
            <w:r w:rsidR="00097A11" w:rsidRPr="00F94643">
              <w:rPr>
                <w:lang w:val="en-GB"/>
              </w:rPr>
              <w:t>petals</w:t>
            </w:r>
          </w:p>
        </w:tc>
        <w:tc>
          <w:tcPr>
            <w:tcW w:w="2301" w:type="dxa"/>
            <w:tcBorders>
              <w:top w:val="none" w:sz="0" w:space="0" w:color="auto"/>
              <w:bottom w:val="none" w:sz="0" w:space="0" w:color="auto"/>
            </w:tcBorders>
          </w:tcPr>
          <w:p w14:paraId="2CD3E7E5" w14:textId="2F9234DF" w:rsidR="00BD0100" w:rsidRPr="00F94643" w:rsidRDefault="00BD0100" w:rsidP="000D346B">
            <w:pPr>
              <w:rPr>
                <w:lang w:val="en-GB"/>
              </w:rPr>
            </w:pPr>
            <w:r w:rsidRPr="00F94643">
              <w:rPr>
                <w:lang w:val="en-GB"/>
              </w:rPr>
              <w:t>Broad-elliptic petals</w:t>
            </w:r>
          </w:p>
        </w:tc>
        <w:tc>
          <w:tcPr>
            <w:tcW w:w="2302" w:type="dxa"/>
            <w:tcBorders>
              <w:top w:val="none" w:sz="0" w:space="0" w:color="auto"/>
              <w:bottom w:val="none" w:sz="0" w:space="0" w:color="auto"/>
            </w:tcBorders>
          </w:tcPr>
          <w:p w14:paraId="587407CB" w14:textId="0C04F7B5" w:rsidR="00BD0100" w:rsidRPr="00F94643" w:rsidRDefault="00BD0100" w:rsidP="000D346B">
            <w:pPr>
              <w:rPr>
                <w:lang w:val="en-GB"/>
              </w:rPr>
            </w:pPr>
            <w:r w:rsidRPr="00F94643">
              <w:rPr>
                <w:lang w:val="en-GB"/>
              </w:rPr>
              <w:t>Long petals</w:t>
            </w:r>
          </w:p>
        </w:tc>
        <w:tc>
          <w:tcPr>
            <w:tcW w:w="2302" w:type="dxa"/>
            <w:tcBorders>
              <w:top w:val="none" w:sz="0" w:space="0" w:color="auto"/>
              <w:bottom w:val="none" w:sz="0" w:space="0" w:color="auto"/>
              <w:right w:val="none" w:sz="0" w:space="0" w:color="auto"/>
            </w:tcBorders>
          </w:tcPr>
          <w:p w14:paraId="765BDB26" w14:textId="17DDA684" w:rsidR="00BD0100" w:rsidRPr="00F94643" w:rsidRDefault="00BD0100" w:rsidP="000D346B">
            <w:pPr>
              <w:rPr>
                <w:lang w:val="en-GB"/>
              </w:rPr>
            </w:pPr>
            <w:r w:rsidRPr="00F94643">
              <w:rPr>
                <w:lang w:val="en-GB"/>
              </w:rPr>
              <w:t>Broad-elliptic petals</w:t>
            </w:r>
          </w:p>
        </w:tc>
      </w:tr>
      <w:tr w:rsidR="00BD0100" w:rsidRPr="00F94643" w14:paraId="4F69A41B" w14:textId="77777777" w:rsidTr="00593442">
        <w:tc>
          <w:tcPr>
            <w:tcW w:w="2301" w:type="dxa"/>
          </w:tcPr>
          <w:p w14:paraId="0278589E" w14:textId="274F1647" w:rsidR="00BD0100" w:rsidRPr="00F94643" w:rsidRDefault="00BD0100" w:rsidP="00BD0100">
            <w:pPr>
              <w:rPr>
                <w:lang w:val="en-GB"/>
              </w:rPr>
            </w:pPr>
            <w:r w:rsidRPr="00F94643">
              <w:rPr>
                <w:lang w:val="en-GB"/>
              </w:rPr>
              <w:t xml:space="preserve">Spotted and/or </w:t>
            </w:r>
            <w:proofErr w:type="spellStart"/>
            <w:r w:rsidRPr="00F94643">
              <w:rPr>
                <w:lang w:val="en-GB"/>
              </w:rPr>
              <w:t>warted</w:t>
            </w:r>
            <w:proofErr w:type="spellEnd"/>
            <w:r w:rsidRPr="00F94643">
              <w:rPr>
                <w:lang w:val="en-GB"/>
              </w:rPr>
              <w:t xml:space="preserve"> petals</w:t>
            </w:r>
          </w:p>
        </w:tc>
        <w:tc>
          <w:tcPr>
            <w:tcW w:w="2301" w:type="dxa"/>
          </w:tcPr>
          <w:p w14:paraId="5DEC5461" w14:textId="4007058D" w:rsidR="00BD0100" w:rsidRPr="00F94643" w:rsidRDefault="00BD0100" w:rsidP="000D346B">
            <w:pPr>
              <w:rPr>
                <w:lang w:val="en-GB"/>
              </w:rPr>
            </w:pPr>
            <w:r w:rsidRPr="00F94643">
              <w:rPr>
                <w:lang w:val="en-GB"/>
              </w:rPr>
              <w:t xml:space="preserve">Variously ornamented </w:t>
            </w:r>
            <w:ins w:id="167" w:author="Barbara Gravendeel" w:date="2014-05-16T11:44:00Z">
              <w:r w:rsidR="00271258">
                <w:rPr>
                  <w:lang w:val="en-GB"/>
                </w:rPr>
                <w:t xml:space="preserve">petals </w:t>
              </w:r>
            </w:ins>
            <w:r w:rsidRPr="00F94643">
              <w:rPr>
                <w:lang w:val="en-GB"/>
              </w:rPr>
              <w:t>with purple spots</w:t>
            </w:r>
          </w:p>
        </w:tc>
        <w:tc>
          <w:tcPr>
            <w:tcW w:w="2302" w:type="dxa"/>
          </w:tcPr>
          <w:p w14:paraId="4E6DE2CF" w14:textId="7AD8D9F0" w:rsidR="00BD0100" w:rsidRPr="00F94643" w:rsidRDefault="00BD0100" w:rsidP="000D346B">
            <w:pPr>
              <w:rPr>
                <w:lang w:val="en-GB"/>
              </w:rPr>
            </w:pPr>
            <w:r w:rsidRPr="00F94643">
              <w:rPr>
                <w:lang w:val="en-GB"/>
              </w:rPr>
              <w:t>Petals hanging down</w:t>
            </w:r>
          </w:p>
        </w:tc>
        <w:tc>
          <w:tcPr>
            <w:tcW w:w="2302" w:type="dxa"/>
          </w:tcPr>
          <w:p w14:paraId="68A2FA4F" w14:textId="35BABCD0" w:rsidR="00BD0100" w:rsidRPr="00F94643" w:rsidRDefault="00BD0100" w:rsidP="000D346B">
            <w:pPr>
              <w:rPr>
                <w:lang w:val="en-GB"/>
              </w:rPr>
            </w:pPr>
            <w:proofErr w:type="spellStart"/>
            <w:r w:rsidRPr="00F94643">
              <w:rPr>
                <w:lang w:val="en-GB"/>
              </w:rPr>
              <w:t>Subcircular</w:t>
            </w:r>
            <w:proofErr w:type="spellEnd"/>
            <w:r w:rsidRPr="00F94643">
              <w:rPr>
                <w:lang w:val="en-GB"/>
              </w:rPr>
              <w:t xml:space="preserve"> petals</w:t>
            </w:r>
          </w:p>
        </w:tc>
      </w:tr>
      <w:tr w:rsidR="00BD0100" w:rsidRPr="00F94643" w14:paraId="4591CDC5" w14:textId="77777777" w:rsidTr="00593442">
        <w:trPr>
          <w:cnfStyle w:val="000000100000" w:firstRow="0" w:lastRow="0" w:firstColumn="0" w:lastColumn="0" w:oddVBand="0" w:evenVBand="0" w:oddHBand="1" w:evenHBand="0" w:firstRowFirstColumn="0" w:firstRowLastColumn="0" w:lastRowFirstColumn="0" w:lastRowLastColumn="0"/>
        </w:trPr>
        <w:tc>
          <w:tcPr>
            <w:tcW w:w="2301" w:type="dxa"/>
            <w:tcBorders>
              <w:top w:val="none" w:sz="0" w:space="0" w:color="auto"/>
              <w:left w:val="none" w:sz="0" w:space="0" w:color="auto"/>
              <w:bottom w:val="none" w:sz="0" w:space="0" w:color="auto"/>
            </w:tcBorders>
          </w:tcPr>
          <w:p w14:paraId="384877AD" w14:textId="3C90CEA7" w:rsidR="00BD0100" w:rsidRPr="00F94643" w:rsidRDefault="00BD0100" w:rsidP="00BD0100">
            <w:pPr>
              <w:rPr>
                <w:lang w:val="en-GB"/>
              </w:rPr>
            </w:pPr>
            <w:r w:rsidRPr="00F94643">
              <w:rPr>
                <w:lang w:val="en-GB"/>
              </w:rPr>
              <w:t xml:space="preserve">Incurved </w:t>
            </w:r>
            <w:r w:rsidR="00097A11" w:rsidRPr="00F94643">
              <w:rPr>
                <w:lang w:val="en-GB"/>
              </w:rPr>
              <w:t>side lobes</w:t>
            </w:r>
          </w:p>
        </w:tc>
        <w:tc>
          <w:tcPr>
            <w:tcW w:w="2301" w:type="dxa"/>
            <w:tcBorders>
              <w:top w:val="none" w:sz="0" w:space="0" w:color="auto"/>
              <w:bottom w:val="none" w:sz="0" w:space="0" w:color="auto"/>
            </w:tcBorders>
          </w:tcPr>
          <w:p w14:paraId="4F240548" w14:textId="7B8624B8" w:rsidR="00BD0100" w:rsidRPr="00F94643" w:rsidRDefault="00BD0100" w:rsidP="000D346B">
            <w:pPr>
              <w:rPr>
                <w:lang w:val="en-GB"/>
              </w:rPr>
            </w:pPr>
            <w:r w:rsidRPr="00F94643">
              <w:rPr>
                <w:lang w:val="en-GB"/>
              </w:rPr>
              <w:t>Small lip</w:t>
            </w:r>
          </w:p>
        </w:tc>
        <w:tc>
          <w:tcPr>
            <w:tcW w:w="2302" w:type="dxa"/>
            <w:tcBorders>
              <w:top w:val="none" w:sz="0" w:space="0" w:color="auto"/>
              <w:bottom w:val="none" w:sz="0" w:space="0" w:color="auto"/>
            </w:tcBorders>
          </w:tcPr>
          <w:p w14:paraId="33EB8867" w14:textId="564FDEA7" w:rsidR="00BD0100" w:rsidRPr="00F94643" w:rsidRDefault="00765E5D" w:rsidP="000D346B">
            <w:pPr>
              <w:rPr>
                <w:lang w:val="en-GB"/>
              </w:rPr>
            </w:pPr>
            <w:r w:rsidRPr="00F94643">
              <w:rPr>
                <w:lang w:val="en-GB"/>
              </w:rPr>
              <w:t xml:space="preserve">Incurved </w:t>
            </w:r>
            <w:r w:rsidR="00097A11" w:rsidRPr="00F94643">
              <w:rPr>
                <w:lang w:val="en-GB"/>
              </w:rPr>
              <w:t>side lobes</w:t>
            </w:r>
          </w:p>
        </w:tc>
        <w:tc>
          <w:tcPr>
            <w:tcW w:w="2302" w:type="dxa"/>
            <w:tcBorders>
              <w:top w:val="none" w:sz="0" w:space="0" w:color="auto"/>
              <w:bottom w:val="none" w:sz="0" w:space="0" w:color="auto"/>
              <w:right w:val="none" w:sz="0" w:space="0" w:color="auto"/>
            </w:tcBorders>
          </w:tcPr>
          <w:p w14:paraId="6DDCAAD0" w14:textId="6D702082" w:rsidR="00BD0100" w:rsidRPr="00F94643" w:rsidRDefault="00BD0100" w:rsidP="000D346B">
            <w:pPr>
              <w:rPr>
                <w:lang w:val="en-GB"/>
              </w:rPr>
            </w:pPr>
            <w:r w:rsidRPr="00F94643">
              <w:rPr>
                <w:lang w:val="en-GB"/>
              </w:rPr>
              <w:t xml:space="preserve">Large </w:t>
            </w:r>
            <w:proofErr w:type="spellStart"/>
            <w:r w:rsidRPr="00F94643">
              <w:rPr>
                <w:lang w:val="en-GB"/>
              </w:rPr>
              <w:t>staminode</w:t>
            </w:r>
            <w:proofErr w:type="spellEnd"/>
          </w:p>
        </w:tc>
      </w:tr>
      <w:tr w:rsidR="00BD0100" w:rsidRPr="00F94643" w14:paraId="42B33109" w14:textId="77777777" w:rsidTr="00593442">
        <w:tc>
          <w:tcPr>
            <w:tcW w:w="2301" w:type="dxa"/>
          </w:tcPr>
          <w:p w14:paraId="5FB956B4" w14:textId="77777777" w:rsidR="00BD0100" w:rsidRPr="00F94643" w:rsidRDefault="00BD0100" w:rsidP="00BD0100">
            <w:pPr>
              <w:rPr>
                <w:lang w:val="en-GB"/>
              </w:rPr>
            </w:pPr>
          </w:p>
        </w:tc>
        <w:tc>
          <w:tcPr>
            <w:tcW w:w="2301" w:type="dxa"/>
          </w:tcPr>
          <w:p w14:paraId="64400E01" w14:textId="4D63A06C" w:rsidR="00BD0100" w:rsidRPr="00F94643" w:rsidRDefault="00BD0100" w:rsidP="000D346B">
            <w:pPr>
              <w:rPr>
                <w:lang w:val="en-GB"/>
              </w:rPr>
            </w:pPr>
            <w:r w:rsidRPr="00F94643">
              <w:rPr>
                <w:lang w:val="en-GB"/>
              </w:rPr>
              <w:t>Ovoid lip</w:t>
            </w:r>
          </w:p>
        </w:tc>
        <w:tc>
          <w:tcPr>
            <w:tcW w:w="2302" w:type="dxa"/>
          </w:tcPr>
          <w:p w14:paraId="08663BAC" w14:textId="73F7A3D2" w:rsidR="00BD0100" w:rsidRPr="00F94643" w:rsidRDefault="00BD0100" w:rsidP="000D346B">
            <w:pPr>
              <w:rPr>
                <w:lang w:val="en-GB"/>
              </w:rPr>
            </w:pPr>
            <w:r w:rsidRPr="00F94643">
              <w:rPr>
                <w:lang w:val="en-GB"/>
              </w:rPr>
              <w:t xml:space="preserve">Spirally twisted </w:t>
            </w:r>
            <w:r w:rsidR="00097A11" w:rsidRPr="00F94643">
              <w:rPr>
                <w:lang w:val="en-GB"/>
              </w:rPr>
              <w:t>petals</w:t>
            </w:r>
          </w:p>
        </w:tc>
        <w:tc>
          <w:tcPr>
            <w:tcW w:w="2302" w:type="dxa"/>
          </w:tcPr>
          <w:p w14:paraId="550BD9E6" w14:textId="2AAB0CE8" w:rsidR="00BD0100" w:rsidRPr="00F94643" w:rsidRDefault="00BD0100" w:rsidP="000D346B">
            <w:pPr>
              <w:rPr>
                <w:lang w:val="en-GB"/>
              </w:rPr>
            </w:pPr>
            <w:r w:rsidRPr="00F94643">
              <w:rPr>
                <w:lang w:val="en-GB"/>
              </w:rPr>
              <w:t>Cream/yellow coloured petals</w:t>
            </w:r>
          </w:p>
        </w:tc>
      </w:tr>
      <w:tr w:rsidR="00BD0100" w:rsidRPr="00F94643" w14:paraId="41BE9073" w14:textId="77777777" w:rsidTr="00593442">
        <w:trPr>
          <w:cnfStyle w:val="000000100000" w:firstRow="0" w:lastRow="0" w:firstColumn="0" w:lastColumn="0" w:oddVBand="0" w:evenVBand="0" w:oddHBand="1" w:evenHBand="0" w:firstRowFirstColumn="0" w:firstRowLastColumn="0" w:lastRowFirstColumn="0" w:lastRowLastColumn="0"/>
        </w:trPr>
        <w:tc>
          <w:tcPr>
            <w:tcW w:w="2301" w:type="dxa"/>
            <w:tcBorders>
              <w:top w:val="none" w:sz="0" w:space="0" w:color="auto"/>
              <w:left w:val="none" w:sz="0" w:space="0" w:color="auto"/>
              <w:bottom w:val="none" w:sz="0" w:space="0" w:color="auto"/>
            </w:tcBorders>
          </w:tcPr>
          <w:p w14:paraId="6FEDAFF3" w14:textId="77777777" w:rsidR="00BD0100" w:rsidRPr="00F94643" w:rsidRDefault="00BD0100" w:rsidP="00BD0100">
            <w:pPr>
              <w:rPr>
                <w:lang w:val="en-GB"/>
              </w:rPr>
            </w:pPr>
          </w:p>
        </w:tc>
        <w:tc>
          <w:tcPr>
            <w:tcW w:w="2301" w:type="dxa"/>
            <w:tcBorders>
              <w:top w:val="none" w:sz="0" w:space="0" w:color="auto"/>
              <w:bottom w:val="none" w:sz="0" w:space="0" w:color="auto"/>
            </w:tcBorders>
          </w:tcPr>
          <w:p w14:paraId="0C83F17F" w14:textId="1DC599F5" w:rsidR="00BD0100" w:rsidRPr="00F94643" w:rsidRDefault="00BD0100" w:rsidP="000D346B">
            <w:pPr>
              <w:rPr>
                <w:lang w:val="en-GB"/>
              </w:rPr>
            </w:pPr>
            <w:r w:rsidRPr="00F94643">
              <w:rPr>
                <w:lang w:val="en-GB"/>
              </w:rPr>
              <w:t>Lip with incurved margin</w:t>
            </w:r>
          </w:p>
        </w:tc>
        <w:tc>
          <w:tcPr>
            <w:tcW w:w="2302" w:type="dxa"/>
            <w:tcBorders>
              <w:top w:val="none" w:sz="0" w:space="0" w:color="auto"/>
              <w:bottom w:val="none" w:sz="0" w:space="0" w:color="auto"/>
            </w:tcBorders>
          </w:tcPr>
          <w:p w14:paraId="3CD43E1F" w14:textId="72B686A7" w:rsidR="00BD0100" w:rsidRPr="00F94643" w:rsidRDefault="00BD0100" w:rsidP="000D346B">
            <w:pPr>
              <w:rPr>
                <w:lang w:val="en-GB"/>
              </w:rPr>
            </w:pPr>
            <w:r w:rsidRPr="00F94643">
              <w:rPr>
                <w:lang w:val="en-GB"/>
              </w:rPr>
              <w:t>Warts on margins of petals</w:t>
            </w:r>
          </w:p>
        </w:tc>
        <w:tc>
          <w:tcPr>
            <w:tcW w:w="2302" w:type="dxa"/>
            <w:tcBorders>
              <w:top w:val="none" w:sz="0" w:space="0" w:color="auto"/>
              <w:bottom w:val="none" w:sz="0" w:space="0" w:color="auto"/>
              <w:right w:val="none" w:sz="0" w:space="0" w:color="auto"/>
            </w:tcBorders>
          </w:tcPr>
          <w:p w14:paraId="356012D0" w14:textId="77777777" w:rsidR="00BD0100" w:rsidRPr="00F94643" w:rsidRDefault="00BD0100" w:rsidP="000D346B">
            <w:pPr>
              <w:rPr>
                <w:lang w:val="en-GB"/>
              </w:rPr>
            </w:pPr>
          </w:p>
        </w:tc>
      </w:tr>
      <w:tr w:rsidR="00BD0100" w:rsidRPr="00F94643" w14:paraId="212FFA73" w14:textId="77777777" w:rsidTr="00593442">
        <w:tc>
          <w:tcPr>
            <w:tcW w:w="2301" w:type="dxa"/>
          </w:tcPr>
          <w:p w14:paraId="0901B0A1" w14:textId="77777777" w:rsidR="00BD0100" w:rsidRPr="00F94643" w:rsidRDefault="00BD0100" w:rsidP="00BD0100">
            <w:pPr>
              <w:rPr>
                <w:lang w:val="en-GB"/>
              </w:rPr>
            </w:pPr>
          </w:p>
        </w:tc>
        <w:tc>
          <w:tcPr>
            <w:tcW w:w="2301" w:type="dxa"/>
          </w:tcPr>
          <w:p w14:paraId="20E1BF2C" w14:textId="7E833E96" w:rsidR="00BD0100" w:rsidRPr="00F94643" w:rsidRDefault="00BD0100" w:rsidP="000D346B">
            <w:pPr>
              <w:rPr>
                <w:lang w:val="en-GB"/>
              </w:rPr>
            </w:pPr>
            <w:r w:rsidRPr="00F94643">
              <w:rPr>
                <w:lang w:val="en-GB"/>
              </w:rPr>
              <w:t>Pale yellow or white flower</w:t>
            </w:r>
          </w:p>
        </w:tc>
        <w:tc>
          <w:tcPr>
            <w:tcW w:w="2302" w:type="dxa"/>
          </w:tcPr>
          <w:p w14:paraId="0F6FB4AF" w14:textId="2F56CD40" w:rsidR="00BD0100" w:rsidRPr="00F94643" w:rsidRDefault="00BD0100" w:rsidP="000D346B">
            <w:pPr>
              <w:rPr>
                <w:lang w:val="en-GB"/>
              </w:rPr>
            </w:pPr>
            <w:r w:rsidRPr="00F94643">
              <w:rPr>
                <w:lang w:val="en-GB"/>
              </w:rPr>
              <w:t>Glandular at tip</w:t>
            </w:r>
          </w:p>
        </w:tc>
        <w:tc>
          <w:tcPr>
            <w:tcW w:w="2302" w:type="dxa"/>
          </w:tcPr>
          <w:p w14:paraId="4B734BCE" w14:textId="21A97102" w:rsidR="00BD0100" w:rsidRPr="00F94643" w:rsidRDefault="00BD0100" w:rsidP="000D346B">
            <w:pPr>
              <w:rPr>
                <w:lang w:val="en-GB"/>
              </w:rPr>
            </w:pPr>
          </w:p>
        </w:tc>
      </w:tr>
      <w:tr w:rsidR="00BD0100" w:rsidRPr="00F94643" w14:paraId="64639B72" w14:textId="77777777" w:rsidTr="00593442">
        <w:trPr>
          <w:cnfStyle w:val="000000100000" w:firstRow="0" w:lastRow="0" w:firstColumn="0" w:lastColumn="0" w:oddVBand="0" w:evenVBand="0" w:oddHBand="1" w:evenHBand="0" w:firstRowFirstColumn="0" w:firstRowLastColumn="0" w:lastRowFirstColumn="0" w:lastRowLastColumn="0"/>
        </w:trPr>
        <w:tc>
          <w:tcPr>
            <w:tcW w:w="2301" w:type="dxa"/>
            <w:tcBorders>
              <w:top w:val="none" w:sz="0" w:space="0" w:color="auto"/>
              <w:left w:val="none" w:sz="0" w:space="0" w:color="auto"/>
              <w:bottom w:val="none" w:sz="0" w:space="0" w:color="auto"/>
            </w:tcBorders>
          </w:tcPr>
          <w:p w14:paraId="03C1429A" w14:textId="77777777" w:rsidR="00BD0100" w:rsidRPr="00F94643" w:rsidRDefault="00BD0100" w:rsidP="00BD0100">
            <w:pPr>
              <w:rPr>
                <w:lang w:val="en-GB"/>
              </w:rPr>
            </w:pPr>
          </w:p>
        </w:tc>
        <w:tc>
          <w:tcPr>
            <w:tcW w:w="2301" w:type="dxa"/>
            <w:tcBorders>
              <w:top w:val="none" w:sz="0" w:space="0" w:color="auto"/>
              <w:bottom w:val="none" w:sz="0" w:space="0" w:color="auto"/>
            </w:tcBorders>
          </w:tcPr>
          <w:p w14:paraId="2824CA90" w14:textId="3A1643B1" w:rsidR="00BD0100" w:rsidRPr="00F94643" w:rsidRDefault="00BD0100" w:rsidP="000D346B">
            <w:pPr>
              <w:rPr>
                <w:lang w:val="en-GB"/>
              </w:rPr>
            </w:pPr>
          </w:p>
        </w:tc>
        <w:tc>
          <w:tcPr>
            <w:tcW w:w="2302" w:type="dxa"/>
            <w:tcBorders>
              <w:top w:val="none" w:sz="0" w:space="0" w:color="auto"/>
              <w:bottom w:val="none" w:sz="0" w:space="0" w:color="auto"/>
            </w:tcBorders>
          </w:tcPr>
          <w:p w14:paraId="267BCE21" w14:textId="7C6110D5" w:rsidR="00BD0100" w:rsidRPr="00F94643" w:rsidRDefault="00765E5D" w:rsidP="000D346B">
            <w:pPr>
              <w:rPr>
                <w:lang w:val="en-GB"/>
              </w:rPr>
            </w:pPr>
            <w:r w:rsidRPr="00F94643">
              <w:rPr>
                <w:lang w:val="en-GB"/>
              </w:rPr>
              <w:t>Tapering petals</w:t>
            </w:r>
          </w:p>
        </w:tc>
        <w:tc>
          <w:tcPr>
            <w:tcW w:w="2302" w:type="dxa"/>
            <w:tcBorders>
              <w:top w:val="none" w:sz="0" w:space="0" w:color="auto"/>
              <w:bottom w:val="none" w:sz="0" w:space="0" w:color="auto"/>
              <w:right w:val="none" w:sz="0" w:space="0" w:color="auto"/>
            </w:tcBorders>
          </w:tcPr>
          <w:p w14:paraId="769F9D54" w14:textId="77777777" w:rsidR="00BD0100" w:rsidRPr="00F94643" w:rsidRDefault="00BD0100" w:rsidP="000D346B">
            <w:pPr>
              <w:rPr>
                <w:lang w:val="en-GB"/>
              </w:rPr>
            </w:pPr>
          </w:p>
        </w:tc>
      </w:tr>
    </w:tbl>
    <w:p w14:paraId="633E4B8C" w14:textId="161E0E53" w:rsidR="00501685" w:rsidRPr="00F94643" w:rsidRDefault="00271258" w:rsidP="000D346B">
      <w:pPr>
        <w:rPr>
          <w:lang w:val="en-GB"/>
        </w:rPr>
      </w:pPr>
      <w:ins w:id="168" w:author="Barbara Gravendeel" w:date="2014-05-16T11:45:00Z">
        <w:r>
          <w:rPr>
            <w:lang w:val="en-GB"/>
          </w:rPr>
          <w:t xml:space="preserve">Patrick: </w:t>
        </w:r>
        <w:proofErr w:type="spellStart"/>
        <w:r>
          <w:rPr>
            <w:lang w:val="en-GB"/>
          </w:rPr>
          <w:t>deze</w:t>
        </w:r>
        <w:proofErr w:type="spellEnd"/>
        <w:r>
          <w:rPr>
            <w:lang w:val="en-GB"/>
          </w:rPr>
          <w:t xml:space="preserve"> </w:t>
        </w:r>
        <w:proofErr w:type="spellStart"/>
        <w:r>
          <w:rPr>
            <w:lang w:val="en-GB"/>
          </w:rPr>
          <w:t>tabel</w:t>
        </w:r>
        <w:proofErr w:type="spellEnd"/>
        <w:r>
          <w:rPr>
            <w:lang w:val="en-GB"/>
          </w:rPr>
          <w:t xml:space="preserve"> </w:t>
        </w:r>
        <w:r w:rsidR="00B14B05">
          <w:rPr>
            <w:lang w:val="en-GB"/>
          </w:rPr>
          <w:t xml:space="preserve">is </w:t>
        </w:r>
        <w:proofErr w:type="spellStart"/>
        <w:proofErr w:type="gramStart"/>
        <w:r w:rsidR="00B14B05">
          <w:rPr>
            <w:lang w:val="en-GB"/>
          </w:rPr>
          <w:t>te</w:t>
        </w:r>
        <w:proofErr w:type="spellEnd"/>
        <w:proofErr w:type="gramEnd"/>
        <w:r>
          <w:rPr>
            <w:lang w:val="en-GB"/>
          </w:rPr>
          <w:t xml:space="preserve"> </w:t>
        </w:r>
        <w:proofErr w:type="spellStart"/>
        <w:r>
          <w:rPr>
            <w:lang w:val="en-GB"/>
          </w:rPr>
          <w:t>rommelig</w:t>
        </w:r>
        <w:proofErr w:type="spellEnd"/>
        <w:r w:rsidR="00B14B05">
          <w:rPr>
            <w:lang w:val="en-GB"/>
          </w:rPr>
          <w:t xml:space="preserve">. </w:t>
        </w:r>
        <w:proofErr w:type="spellStart"/>
        <w:r w:rsidR="00B14B05">
          <w:rPr>
            <w:lang w:val="en-GB"/>
          </w:rPr>
          <w:t>Maak</w:t>
        </w:r>
        <w:proofErr w:type="spellEnd"/>
        <w:r w:rsidR="00B14B05">
          <w:rPr>
            <w:lang w:val="en-GB"/>
          </w:rPr>
          <w:t xml:space="preserve"> links </w:t>
        </w:r>
        <w:proofErr w:type="spellStart"/>
        <w:r w:rsidR="00B14B05">
          <w:rPr>
            <w:lang w:val="en-GB"/>
          </w:rPr>
          <w:t>nog</w:t>
        </w:r>
        <w:proofErr w:type="spellEnd"/>
        <w:r w:rsidR="00B14B05">
          <w:rPr>
            <w:lang w:val="en-GB"/>
          </w:rPr>
          <w:t xml:space="preserve"> </w:t>
        </w:r>
        <w:proofErr w:type="spellStart"/>
        <w:r w:rsidR="00B14B05">
          <w:rPr>
            <w:lang w:val="en-GB"/>
          </w:rPr>
          <w:t>een</w:t>
        </w:r>
        <w:proofErr w:type="spellEnd"/>
        <w:r w:rsidR="00B14B05">
          <w:rPr>
            <w:lang w:val="en-GB"/>
          </w:rPr>
          <w:t xml:space="preserve"> extra </w:t>
        </w:r>
        <w:proofErr w:type="spellStart"/>
        <w:r w:rsidR="00B14B05">
          <w:rPr>
            <w:lang w:val="en-GB"/>
          </w:rPr>
          <w:t>kolom</w:t>
        </w:r>
        <w:proofErr w:type="spellEnd"/>
        <w:r w:rsidR="00B14B05">
          <w:rPr>
            <w:lang w:val="en-GB"/>
          </w:rPr>
          <w:t xml:space="preserve"> en </w:t>
        </w:r>
        <w:proofErr w:type="spellStart"/>
        <w:r w:rsidR="00B14B05">
          <w:rPr>
            <w:lang w:val="en-GB"/>
          </w:rPr>
          <w:t>zet</w:t>
        </w:r>
        <w:proofErr w:type="spellEnd"/>
        <w:r w:rsidR="00B14B05">
          <w:rPr>
            <w:lang w:val="en-GB"/>
          </w:rPr>
          <w:t xml:space="preserve"> </w:t>
        </w:r>
        <w:proofErr w:type="spellStart"/>
        <w:r w:rsidR="00B14B05">
          <w:rPr>
            <w:lang w:val="en-GB"/>
          </w:rPr>
          <w:t>daarin</w:t>
        </w:r>
        <w:proofErr w:type="spellEnd"/>
        <w:r w:rsidR="00B14B05">
          <w:rPr>
            <w:lang w:val="en-GB"/>
          </w:rPr>
          <w:t xml:space="preserve"> het </w:t>
        </w:r>
        <w:proofErr w:type="spellStart"/>
        <w:proofErr w:type="gramStart"/>
        <w:r w:rsidR="00B14B05">
          <w:rPr>
            <w:lang w:val="en-GB"/>
          </w:rPr>
          <w:t>te</w:t>
        </w:r>
        <w:proofErr w:type="spellEnd"/>
        <w:proofErr w:type="gramEnd"/>
        <w:r w:rsidR="00B14B05">
          <w:rPr>
            <w:lang w:val="en-GB"/>
          </w:rPr>
          <w:t xml:space="preserve"> </w:t>
        </w:r>
        <w:proofErr w:type="spellStart"/>
        <w:r w:rsidR="00B14B05">
          <w:rPr>
            <w:lang w:val="en-GB"/>
          </w:rPr>
          <w:t>scoren</w:t>
        </w:r>
        <w:proofErr w:type="spellEnd"/>
        <w:r w:rsidR="00B14B05">
          <w:rPr>
            <w:lang w:val="en-GB"/>
          </w:rPr>
          <w:t xml:space="preserve"> </w:t>
        </w:r>
        <w:proofErr w:type="spellStart"/>
        <w:r w:rsidR="00B14B05">
          <w:rPr>
            <w:lang w:val="en-GB"/>
          </w:rPr>
          <w:t>onderdeel</w:t>
        </w:r>
        <w:proofErr w:type="spellEnd"/>
        <w:r w:rsidR="00B14B05">
          <w:rPr>
            <w:lang w:val="en-GB"/>
          </w:rPr>
          <w:t xml:space="preserve"> (petal shape, petal ornamentation, side lobe shape, lip shape, flower colour). </w:t>
        </w:r>
        <w:proofErr w:type="spellStart"/>
        <w:r w:rsidR="00B14B05">
          <w:rPr>
            <w:lang w:val="en-GB"/>
          </w:rPr>
          <w:t>Zet</w:t>
        </w:r>
        <w:proofErr w:type="spellEnd"/>
        <w:r w:rsidR="00B14B05">
          <w:rPr>
            <w:lang w:val="en-GB"/>
          </w:rPr>
          <w:t xml:space="preserve"> </w:t>
        </w:r>
        <w:proofErr w:type="spellStart"/>
        <w:r w:rsidR="00B14B05">
          <w:rPr>
            <w:lang w:val="en-GB"/>
          </w:rPr>
          <w:t>vervolgens</w:t>
        </w:r>
        <w:proofErr w:type="spellEnd"/>
        <w:r w:rsidR="00B14B05">
          <w:rPr>
            <w:lang w:val="en-GB"/>
          </w:rPr>
          <w:t xml:space="preserve"> de </w:t>
        </w:r>
        <w:proofErr w:type="spellStart"/>
        <w:r w:rsidR="00B14B05">
          <w:rPr>
            <w:lang w:val="en-GB"/>
          </w:rPr>
          <w:t>onderdelen</w:t>
        </w:r>
        <w:proofErr w:type="spellEnd"/>
        <w:r w:rsidR="00B14B05">
          <w:rPr>
            <w:lang w:val="en-GB"/>
          </w:rPr>
          <w:t xml:space="preserve"> </w:t>
        </w:r>
        <w:proofErr w:type="spellStart"/>
        <w:r w:rsidR="00B14B05">
          <w:rPr>
            <w:lang w:val="en-GB"/>
          </w:rPr>
          <w:t>allemaal</w:t>
        </w:r>
        <w:proofErr w:type="spellEnd"/>
        <w:r w:rsidR="00B14B05">
          <w:rPr>
            <w:lang w:val="en-GB"/>
          </w:rPr>
          <w:t xml:space="preserve"> op </w:t>
        </w:r>
        <w:proofErr w:type="spellStart"/>
        <w:r w:rsidR="00B14B05">
          <w:rPr>
            <w:lang w:val="en-GB"/>
          </w:rPr>
          <w:t>dezelfde</w:t>
        </w:r>
        <w:proofErr w:type="spellEnd"/>
        <w:r w:rsidR="00B14B05">
          <w:rPr>
            <w:lang w:val="en-GB"/>
          </w:rPr>
          <w:t xml:space="preserve"> regel per </w:t>
        </w:r>
        <w:proofErr w:type="spellStart"/>
        <w:r w:rsidR="00B14B05">
          <w:rPr>
            <w:lang w:val="en-GB"/>
          </w:rPr>
          <w:t>sectie</w:t>
        </w:r>
        <w:proofErr w:type="spellEnd"/>
        <w:r w:rsidR="00B14B05">
          <w:rPr>
            <w:lang w:val="en-GB"/>
          </w:rPr>
          <w:t xml:space="preserve"> in </w:t>
        </w:r>
        <w:proofErr w:type="spellStart"/>
        <w:r w:rsidR="00B14B05">
          <w:rPr>
            <w:lang w:val="en-GB"/>
          </w:rPr>
          <w:t>plaats</w:t>
        </w:r>
        <w:proofErr w:type="spellEnd"/>
        <w:r w:rsidR="00B14B05">
          <w:rPr>
            <w:lang w:val="en-GB"/>
          </w:rPr>
          <w:t xml:space="preserve"> van </w:t>
        </w:r>
        <w:proofErr w:type="spellStart"/>
        <w:r w:rsidR="00B14B05">
          <w:rPr>
            <w:lang w:val="en-GB"/>
          </w:rPr>
          <w:t>kriskras</w:t>
        </w:r>
        <w:proofErr w:type="spellEnd"/>
        <w:r w:rsidR="00B14B05">
          <w:rPr>
            <w:lang w:val="en-GB"/>
          </w:rPr>
          <w:t xml:space="preserve"> </w:t>
        </w:r>
        <w:proofErr w:type="spellStart"/>
        <w:r w:rsidR="00B14B05">
          <w:rPr>
            <w:lang w:val="en-GB"/>
          </w:rPr>
          <w:t>doorelkaar</w:t>
        </w:r>
        <w:proofErr w:type="spellEnd"/>
        <w:r w:rsidR="00B14B05">
          <w:rPr>
            <w:lang w:val="en-GB"/>
          </w:rPr>
          <w:t>.</w:t>
        </w:r>
      </w:ins>
    </w:p>
    <w:p w14:paraId="71FAC409" w14:textId="3C3F7139" w:rsidR="003032D1" w:rsidRPr="00F94643" w:rsidRDefault="003032D1" w:rsidP="003032D1">
      <w:pPr>
        <w:pStyle w:val="Kop3"/>
        <w:rPr>
          <w:lang w:val="en-GB"/>
        </w:rPr>
      </w:pPr>
      <w:bookmarkStart w:id="169" w:name="_Toc261813389"/>
      <w:proofErr w:type="spellStart"/>
      <w:r w:rsidRPr="00593442">
        <w:rPr>
          <w:i/>
          <w:lang w:val="en-GB"/>
        </w:rPr>
        <w:t>Salep</w:t>
      </w:r>
      <w:proofErr w:type="spellEnd"/>
      <w:r w:rsidRPr="00F94643">
        <w:rPr>
          <w:lang w:val="en-GB"/>
        </w:rPr>
        <w:t xml:space="preserve"> orchids</w:t>
      </w:r>
      <w:bookmarkEnd w:id="169"/>
    </w:p>
    <w:p w14:paraId="3A9CBB1C" w14:textId="68F1CB41" w:rsidR="001504BE" w:rsidRPr="00F94643" w:rsidRDefault="003032D1" w:rsidP="003032D1">
      <w:pPr>
        <w:rPr>
          <w:lang w:val="en-GB"/>
        </w:rPr>
      </w:pPr>
      <w:r w:rsidRPr="00F94643">
        <w:rPr>
          <w:lang w:val="en-GB"/>
        </w:rPr>
        <w:t>D</w:t>
      </w:r>
      <w:r w:rsidR="001504BE" w:rsidRPr="00F94643">
        <w:rPr>
          <w:lang w:val="en-GB"/>
        </w:rPr>
        <w:t xml:space="preserve">ue to time </w:t>
      </w:r>
      <w:r w:rsidRPr="00F94643">
        <w:rPr>
          <w:lang w:val="en-GB"/>
        </w:rPr>
        <w:t>constraints</w:t>
      </w:r>
      <w:r w:rsidR="001504BE" w:rsidRPr="00F94643">
        <w:rPr>
          <w:lang w:val="en-GB"/>
        </w:rPr>
        <w:t>, pictures of these orchids could not be investigated further during this internship.</w:t>
      </w:r>
    </w:p>
    <w:p w14:paraId="32154DEB" w14:textId="1E22059A" w:rsidR="00A65893" w:rsidRPr="00F94643" w:rsidRDefault="00A65893" w:rsidP="00A65893">
      <w:pPr>
        <w:pStyle w:val="Kop2"/>
        <w:rPr>
          <w:lang w:val="en-GB"/>
        </w:rPr>
      </w:pPr>
      <w:bookmarkStart w:id="170" w:name="_Toc261813390"/>
      <w:r w:rsidRPr="00F94643">
        <w:rPr>
          <w:lang w:val="en-GB"/>
        </w:rPr>
        <w:t>Testing the website</w:t>
      </w:r>
      <w:bookmarkEnd w:id="170"/>
    </w:p>
    <w:p w14:paraId="044B8E15" w14:textId="01A7CA1E" w:rsidR="003E2255" w:rsidRPr="00F94643" w:rsidRDefault="003D4993" w:rsidP="006D61D3">
      <w:pPr>
        <w:rPr>
          <w:lang w:val="en-GB"/>
        </w:rPr>
      </w:pPr>
      <w:r w:rsidRPr="00F94643">
        <w:rPr>
          <w:lang w:val="en-GB"/>
        </w:rPr>
        <w:t>To test the website</w:t>
      </w:r>
      <w:r w:rsidR="0030521B" w:rsidRPr="00F94643">
        <w:rPr>
          <w:lang w:val="en-GB"/>
        </w:rPr>
        <w:t>,</w:t>
      </w:r>
      <w:r w:rsidRPr="00F94643">
        <w:rPr>
          <w:lang w:val="en-GB"/>
        </w:rPr>
        <w:t xml:space="preserve"> a working </w:t>
      </w:r>
      <w:r w:rsidR="00593442">
        <w:rPr>
          <w:lang w:val="en-GB"/>
        </w:rPr>
        <w:t>ANN</w:t>
      </w:r>
      <w:r w:rsidRPr="00F94643">
        <w:rPr>
          <w:lang w:val="en-GB"/>
        </w:rPr>
        <w:t xml:space="preserve"> was required. After testing the </w:t>
      </w:r>
      <w:r w:rsidR="00593442">
        <w:rPr>
          <w:lang w:val="en-GB"/>
        </w:rPr>
        <w:t>ANNs,</w:t>
      </w:r>
      <w:r w:rsidRPr="00F94643">
        <w:rPr>
          <w:lang w:val="en-GB"/>
        </w:rPr>
        <w:t xml:space="preserve"> a working </w:t>
      </w:r>
      <w:r w:rsidR="00593442">
        <w:rPr>
          <w:lang w:val="en-GB"/>
        </w:rPr>
        <w:t>ANN</w:t>
      </w:r>
      <w:r w:rsidRPr="00F94643">
        <w:rPr>
          <w:lang w:val="en-GB"/>
        </w:rPr>
        <w:t xml:space="preserve"> </w:t>
      </w:r>
      <w:r w:rsidR="000A4C9D" w:rsidRPr="00F94643">
        <w:rPr>
          <w:lang w:val="en-GB"/>
        </w:rPr>
        <w:t>was</w:t>
      </w:r>
      <w:r w:rsidRPr="00F94643">
        <w:rPr>
          <w:lang w:val="en-GB"/>
        </w:rPr>
        <w:t xml:space="preserve"> implemented on the website. This website </w:t>
      </w:r>
      <w:r w:rsidR="001504BE" w:rsidRPr="00F94643">
        <w:rPr>
          <w:lang w:val="en-GB"/>
        </w:rPr>
        <w:t>was</w:t>
      </w:r>
      <w:r w:rsidRPr="00F94643">
        <w:rPr>
          <w:lang w:val="en-GB"/>
        </w:rPr>
        <w:t xml:space="preserve"> tested on receiving a picture, run</w:t>
      </w:r>
      <w:r w:rsidR="001504BE" w:rsidRPr="00F94643">
        <w:rPr>
          <w:lang w:val="en-GB"/>
        </w:rPr>
        <w:t>ning</w:t>
      </w:r>
      <w:r w:rsidRPr="00F94643">
        <w:rPr>
          <w:lang w:val="en-GB"/>
        </w:rPr>
        <w:t xml:space="preserve"> the classify script using the given network and sending back a result. First this </w:t>
      </w:r>
      <w:r w:rsidR="001504BE" w:rsidRPr="00F94643">
        <w:rPr>
          <w:lang w:val="en-GB"/>
        </w:rPr>
        <w:t>was</w:t>
      </w:r>
      <w:r w:rsidRPr="00F94643">
        <w:rPr>
          <w:lang w:val="en-GB"/>
        </w:rPr>
        <w:t xml:space="preserve"> tested for only one device. Once this was working correctly, the website was also tested to receive pictures from more than one device at the same time and send a result back. Receiving the pictures was working correctly, but sending back a result </w:t>
      </w:r>
      <w:r w:rsidR="001504BE" w:rsidRPr="00F94643">
        <w:rPr>
          <w:lang w:val="en-GB"/>
        </w:rPr>
        <w:t xml:space="preserve">was </w:t>
      </w:r>
      <w:r w:rsidRPr="00F94643">
        <w:rPr>
          <w:lang w:val="en-GB"/>
        </w:rPr>
        <w:t xml:space="preserve">not. The result of the first </w:t>
      </w:r>
      <w:r w:rsidRPr="00F94643">
        <w:rPr>
          <w:lang w:val="en-GB"/>
        </w:rPr>
        <w:lastRenderedPageBreak/>
        <w:t xml:space="preserve">uploaded picture was send back to all devices. </w:t>
      </w:r>
      <w:r w:rsidR="000A4C9D" w:rsidRPr="00F94643">
        <w:rPr>
          <w:lang w:val="en-GB"/>
        </w:rPr>
        <w:t xml:space="preserve">So this part of the website was </w:t>
      </w:r>
      <w:r w:rsidR="001504BE" w:rsidRPr="00F94643">
        <w:rPr>
          <w:lang w:val="en-GB"/>
        </w:rPr>
        <w:t>made operable during this in</w:t>
      </w:r>
      <w:r w:rsidR="00CE5BEC" w:rsidRPr="00F94643">
        <w:rPr>
          <w:lang w:val="en-GB"/>
        </w:rPr>
        <w:t>ternship</w:t>
      </w:r>
      <w:r w:rsidR="000A4C9D" w:rsidRPr="00F94643">
        <w:rPr>
          <w:lang w:val="en-GB"/>
        </w:rPr>
        <w:t>.</w:t>
      </w:r>
      <w:ins w:id="171" w:author="Barbara Gravendeel" w:date="2014-05-16T11:48:00Z">
        <w:r w:rsidR="00182FA6">
          <w:rPr>
            <w:lang w:val="en-GB"/>
          </w:rPr>
          <w:t xml:space="preserve"> I did this by… describe steps carried out briefly.</w:t>
        </w:r>
      </w:ins>
      <w:r w:rsidR="003E2255" w:rsidRPr="00F94643">
        <w:rPr>
          <w:lang w:val="en-GB"/>
        </w:rPr>
        <w:br w:type="page"/>
      </w:r>
    </w:p>
    <w:p w14:paraId="6196722D" w14:textId="77777777" w:rsidR="006D61D3" w:rsidRPr="00F94643" w:rsidRDefault="00257D2C" w:rsidP="00257D2C">
      <w:pPr>
        <w:pStyle w:val="Kop1"/>
        <w:rPr>
          <w:lang w:val="en-GB"/>
        </w:rPr>
      </w:pPr>
      <w:bookmarkStart w:id="172" w:name="_Toc261813391"/>
      <w:r w:rsidRPr="00F94643">
        <w:rPr>
          <w:lang w:val="en-GB"/>
        </w:rPr>
        <w:lastRenderedPageBreak/>
        <w:t>Results</w:t>
      </w:r>
      <w:bookmarkEnd w:id="172"/>
    </w:p>
    <w:p w14:paraId="63A70B2D" w14:textId="77777777" w:rsidR="00257D2C" w:rsidRPr="00F94643" w:rsidRDefault="00B55530" w:rsidP="00B55530">
      <w:pPr>
        <w:pStyle w:val="Kop2"/>
        <w:rPr>
          <w:lang w:val="en-GB"/>
        </w:rPr>
      </w:pPr>
      <w:bookmarkStart w:id="173" w:name="_Toc261813392"/>
      <w:r w:rsidRPr="00F94643">
        <w:rPr>
          <w:lang w:val="en-GB"/>
        </w:rPr>
        <w:t>Website</w:t>
      </w:r>
      <w:bookmarkEnd w:id="173"/>
    </w:p>
    <w:p w14:paraId="5E1A73F6" w14:textId="77777777" w:rsidR="00020E87" w:rsidRDefault="007001B9" w:rsidP="000204CB">
      <w:pPr>
        <w:rPr>
          <w:lang w:val="en-GB"/>
        </w:rPr>
        <w:sectPr w:rsidR="00020E87">
          <w:footerReference w:type="even" r:id="rId16"/>
          <w:footerReference w:type="default" r:id="rId17"/>
          <w:footerReference w:type="first" r:id="rId18"/>
          <w:pgSz w:w="11900" w:h="16840"/>
          <w:pgMar w:top="1417" w:right="1417" w:bottom="1417" w:left="1417" w:header="708" w:footer="708" w:gutter="0"/>
          <w:cols w:space="708"/>
          <w:titlePg/>
          <w:docGrid w:linePitch="360"/>
        </w:sectPr>
      </w:pPr>
      <w:r w:rsidRPr="00F94643">
        <w:rPr>
          <w:lang w:val="en-GB"/>
        </w:rPr>
        <w:t xml:space="preserve">To make the software available for </w:t>
      </w:r>
      <w:r w:rsidR="00984118" w:rsidRPr="00F94643">
        <w:rPr>
          <w:lang w:val="en-GB"/>
        </w:rPr>
        <w:t>end-</w:t>
      </w:r>
      <w:r w:rsidRPr="00F94643">
        <w:rPr>
          <w:lang w:val="en-GB"/>
        </w:rPr>
        <w:t xml:space="preserve">users a website </w:t>
      </w:r>
      <w:r w:rsidR="00A4087A" w:rsidRPr="00F94643">
        <w:rPr>
          <w:lang w:val="en-GB"/>
        </w:rPr>
        <w:t>was</w:t>
      </w:r>
      <w:r w:rsidRPr="00F94643">
        <w:rPr>
          <w:lang w:val="en-GB"/>
        </w:rPr>
        <w:t xml:space="preserve"> developed.</w:t>
      </w:r>
      <w:r w:rsidR="005647FB" w:rsidRPr="00F94643">
        <w:rPr>
          <w:lang w:val="en-GB"/>
        </w:rPr>
        <w:t xml:space="preserve"> </w:t>
      </w:r>
      <w:r w:rsidR="00593442">
        <w:rPr>
          <w:lang w:val="en-GB"/>
        </w:rPr>
        <w:t>A</w:t>
      </w:r>
      <w:r w:rsidRPr="00F94643">
        <w:rPr>
          <w:lang w:val="en-GB"/>
        </w:rPr>
        <w:t xml:space="preserve"> first design of this</w:t>
      </w:r>
      <w:r w:rsidR="00B55530" w:rsidRPr="00F94643">
        <w:rPr>
          <w:lang w:val="en-GB"/>
        </w:rPr>
        <w:t xml:space="preserve"> website </w:t>
      </w:r>
      <w:r w:rsidR="00CE5BEC" w:rsidRPr="00F94643">
        <w:rPr>
          <w:lang w:val="en-GB"/>
        </w:rPr>
        <w:t>was</w:t>
      </w:r>
      <w:r w:rsidR="00B55530" w:rsidRPr="00F94643">
        <w:rPr>
          <w:lang w:val="en-GB"/>
        </w:rPr>
        <w:t xml:space="preserve"> finished</w:t>
      </w:r>
      <w:r w:rsidR="00CE5BEC" w:rsidRPr="00F94643">
        <w:rPr>
          <w:lang w:val="en-GB"/>
        </w:rPr>
        <w:t xml:space="preserve"> during this internship</w:t>
      </w:r>
      <w:r w:rsidR="00B55530" w:rsidRPr="00F94643">
        <w:rPr>
          <w:lang w:val="en-GB"/>
        </w:rPr>
        <w:t xml:space="preserve">. </w:t>
      </w:r>
      <w:r w:rsidR="001D4240" w:rsidRPr="00F94643">
        <w:rPr>
          <w:lang w:val="en-GB"/>
        </w:rPr>
        <w:t>It</w:t>
      </w:r>
      <w:r w:rsidR="00B55530" w:rsidRPr="00F94643">
        <w:rPr>
          <w:lang w:val="en-GB"/>
        </w:rPr>
        <w:t xml:space="preserve"> contains a homepage, a page for uploading a picture, a page to show the picture is uploaded correctly</w:t>
      </w:r>
      <w:r w:rsidR="001D4240" w:rsidRPr="00F94643">
        <w:rPr>
          <w:lang w:val="en-GB"/>
        </w:rPr>
        <w:t>,</w:t>
      </w:r>
      <w:r w:rsidR="00B55530" w:rsidRPr="00F94643">
        <w:rPr>
          <w:lang w:val="en-GB"/>
        </w:rPr>
        <w:t xml:space="preserve"> and a result page.</w:t>
      </w:r>
      <w:r w:rsidR="005647FB" w:rsidRPr="00F94643">
        <w:rPr>
          <w:lang w:val="en-GB"/>
        </w:rPr>
        <w:t xml:space="preserve"> </w:t>
      </w:r>
      <w:r w:rsidR="00B55530" w:rsidRPr="00F94643">
        <w:rPr>
          <w:lang w:val="en-GB"/>
        </w:rPr>
        <w:t>On the homepage it is possible to choos</w:t>
      </w:r>
      <w:r w:rsidR="004857B4">
        <w:rPr>
          <w:lang w:val="en-GB"/>
        </w:rPr>
        <w:t>e to upload a picture or remove</w:t>
      </w:r>
      <w:r w:rsidR="00B55530" w:rsidRPr="00F94643">
        <w:rPr>
          <w:lang w:val="en-GB"/>
        </w:rPr>
        <w:t xml:space="preserve"> unused files from the server. </w:t>
      </w:r>
      <w:r w:rsidR="000204CB">
        <w:rPr>
          <w:lang w:val="en-GB"/>
        </w:rPr>
        <w:t>The last option requires</w:t>
      </w:r>
      <w:r w:rsidR="00B55530" w:rsidRPr="00F94643">
        <w:rPr>
          <w:lang w:val="en-GB"/>
        </w:rPr>
        <w:t xml:space="preserve"> </w:t>
      </w:r>
      <w:proofErr w:type="gramStart"/>
      <w:r w:rsidR="00E5650A" w:rsidRPr="00F94643">
        <w:rPr>
          <w:lang w:val="en-GB"/>
        </w:rPr>
        <w:t>to log</w:t>
      </w:r>
      <w:proofErr w:type="gramEnd"/>
      <w:r w:rsidR="00E5650A" w:rsidRPr="00F94643">
        <w:rPr>
          <w:lang w:val="en-GB"/>
        </w:rPr>
        <w:t xml:space="preserve"> in with a valid account.</w:t>
      </w:r>
      <w:r w:rsidR="00C65A54" w:rsidRPr="00F94643">
        <w:rPr>
          <w:lang w:val="en-GB"/>
        </w:rPr>
        <w:t xml:space="preserve"> A workflow of this </w:t>
      </w:r>
      <w:r w:rsidR="00C65A54" w:rsidRPr="00593442">
        <w:rPr>
          <w:lang w:val="en-GB"/>
        </w:rPr>
        <w:t>website can be found in figure 4. Figure 5 zoomed in on the uploading part of the website.</w:t>
      </w:r>
      <w:r w:rsidR="00330D27" w:rsidRPr="00F94643">
        <w:rPr>
          <w:lang w:val="en-GB"/>
        </w:rPr>
        <w:t xml:space="preserve"> </w:t>
      </w:r>
      <w:r w:rsidR="00593442" w:rsidRPr="00F94643">
        <w:rPr>
          <w:lang w:val="en-GB"/>
        </w:rPr>
        <w:t xml:space="preserve">After selecting the upload option the user is forwarded to the upload page. On this page the user can select a picture to upload. On iPhones it is also possible to take a picture after tapping the “select file” button. The website will check whether the selected file is a picture. If it is not, the user stays on the upload page and a warning is issued. After uploading the file, the name of the picture is modified behind the scenes. When these modifications are done the user is directed to the upload success page. Here the user can see the uploaded picture. The user can choose to see the results or cancel. If the user selects the result option, the </w:t>
      </w:r>
      <w:r w:rsidR="00593442" w:rsidRPr="000204CB">
        <w:rPr>
          <w:lang w:val="en-GB"/>
        </w:rPr>
        <w:t>classify.pl script will run to classify the picture (</w:t>
      </w:r>
      <w:r w:rsidR="000204CB" w:rsidRPr="000204CB">
        <w:rPr>
          <w:lang w:val="en-GB"/>
        </w:rPr>
        <w:t>see appendix 1</w:t>
      </w:r>
      <w:r w:rsidR="00593442" w:rsidRPr="000204CB">
        <w:rPr>
          <w:lang w:val="en-GB"/>
        </w:rPr>
        <w:t xml:space="preserve">.4.1). </w:t>
      </w:r>
      <w:r w:rsidR="00330D27" w:rsidRPr="000204CB">
        <w:rPr>
          <w:lang w:val="en-GB"/>
        </w:rPr>
        <w:t>The workflow of the</w:t>
      </w:r>
      <w:r w:rsidR="00330D27" w:rsidRPr="00593442">
        <w:rPr>
          <w:lang w:val="en-GB"/>
        </w:rPr>
        <w:t xml:space="preserve"> classification step of the website can be found in figure 6</w:t>
      </w:r>
      <w:r w:rsidR="000204CB">
        <w:rPr>
          <w:lang w:val="en-GB"/>
        </w:rPr>
        <w:t>.</w:t>
      </w:r>
      <w:r w:rsidR="00593442" w:rsidRPr="00593442">
        <w:rPr>
          <w:lang w:val="en-GB"/>
        </w:rPr>
        <w:t xml:space="preserve"> </w:t>
      </w:r>
      <w:r w:rsidR="00593442" w:rsidRPr="00F94643">
        <w:rPr>
          <w:lang w:val="en-GB"/>
        </w:rPr>
        <w:t xml:space="preserve">The output of this program is a list </w:t>
      </w:r>
      <w:r w:rsidR="00593442" w:rsidRPr="000204CB">
        <w:rPr>
          <w:lang w:val="en-GB"/>
        </w:rPr>
        <w:t xml:space="preserve">with numbers. An example of this output can be found in </w:t>
      </w:r>
      <w:r w:rsidR="000204CB" w:rsidRPr="000204CB">
        <w:rPr>
          <w:highlight w:val="green"/>
          <w:lang w:val="en-GB"/>
        </w:rPr>
        <w:t>supplementary 1.2</w:t>
      </w:r>
      <w:r w:rsidR="00593442" w:rsidRPr="000204CB">
        <w:rPr>
          <w:lang w:val="en-GB"/>
        </w:rPr>
        <w:t>. This list is sent</w:t>
      </w:r>
      <w:r w:rsidR="00593442" w:rsidRPr="00F94643">
        <w:rPr>
          <w:lang w:val="en-GB"/>
        </w:rPr>
        <w:t xml:space="preserve"> </w:t>
      </w:r>
      <w:r w:rsidR="00593442" w:rsidRPr="000204CB">
        <w:rPr>
          <w:lang w:val="en-GB"/>
        </w:rPr>
        <w:t>to a python script, result.py, that translate this list to a readably result (</w:t>
      </w:r>
      <w:r w:rsidR="000204CB" w:rsidRPr="000204CB">
        <w:rPr>
          <w:lang w:val="en-GB"/>
        </w:rPr>
        <w:t>see appendix 1.6.2</w:t>
      </w:r>
      <w:r w:rsidR="00593442" w:rsidRPr="000204CB">
        <w:rPr>
          <w:lang w:val="en-GB"/>
        </w:rPr>
        <w:t>).</w:t>
      </w:r>
      <w:r w:rsidR="00330D27" w:rsidRPr="00593442">
        <w:rPr>
          <w:lang w:val="en-GB"/>
        </w:rPr>
        <w:t xml:space="preserve"> </w:t>
      </w:r>
      <w:r w:rsidR="00593442">
        <w:rPr>
          <w:lang w:val="en-GB"/>
        </w:rPr>
        <w:t>F</w:t>
      </w:r>
      <w:r w:rsidR="00330D27" w:rsidRPr="00593442">
        <w:rPr>
          <w:lang w:val="en-GB"/>
        </w:rPr>
        <w:t>igure7</w:t>
      </w:r>
      <w:r w:rsidR="00593442">
        <w:rPr>
          <w:lang w:val="en-GB"/>
        </w:rPr>
        <w:t xml:space="preserve"> holds a workflow of this script</w:t>
      </w:r>
      <w:r w:rsidR="00330D27" w:rsidRPr="00F94643">
        <w:rPr>
          <w:lang w:val="en-GB"/>
        </w:rPr>
        <w:t>.</w:t>
      </w:r>
      <w:r w:rsidR="000204CB">
        <w:rPr>
          <w:lang w:val="en-GB"/>
        </w:rPr>
        <w:t xml:space="preserve"> The output of this script </w:t>
      </w:r>
      <w:r w:rsidR="00984118" w:rsidRPr="00F94643">
        <w:rPr>
          <w:lang w:val="en-GB"/>
        </w:rPr>
        <w:t>is</w:t>
      </w:r>
      <w:r w:rsidR="00B55530" w:rsidRPr="00F94643">
        <w:rPr>
          <w:lang w:val="en-GB"/>
        </w:rPr>
        <w:t xml:space="preserve"> sen</w:t>
      </w:r>
      <w:r w:rsidR="00984118" w:rsidRPr="00F94643">
        <w:rPr>
          <w:lang w:val="en-GB"/>
        </w:rPr>
        <w:t>t</w:t>
      </w:r>
      <w:r w:rsidR="00B55530" w:rsidRPr="00F94643">
        <w:rPr>
          <w:lang w:val="en-GB"/>
        </w:rPr>
        <w:t xml:space="preserve"> back to the result </w:t>
      </w:r>
      <w:r w:rsidR="00B55530" w:rsidRPr="000204CB">
        <w:rPr>
          <w:lang w:val="en-GB"/>
        </w:rPr>
        <w:t xml:space="preserve">page, where the user can </w:t>
      </w:r>
      <w:r w:rsidR="00984118" w:rsidRPr="000204CB">
        <w:rPr>
          <w:lang w:val="en-GB"/>
        </w:rPr>
        <w:t>view it</w:t>
      </w:r>
      <w:r w:rsidR="00B55530" w:rsidRPr="000204CB">
        <w:rPr>
          <w:lang w:val="en-GB"/>
        </w:rPr>
        <w:t>.</w:t>
      </w:r>
      <w:r w:rsidR="006F39D0" w:rsidRPr="000204CB">
        <w:rPr>
          <w:lang w:val="en-GB"/>
        </w:rPr>
        <w:t xml:space="preserve"> Supplement</w:t>
      </w:r>
      <w:r w:rsidR="000204CB">
        <w:rPr>
          <w:lang w:val="en-GB"/>
        </w:rPr>
        <w:t>ary 2</w:t>
      </w:r>
      <w:r w:rsidR="005E48BE" w:rsidRPr="000204CB">
        <w:rPr>
          <w:lang w:val="en-GB"/>
        </w:rPr>
        <w:t xml:space="preserve"> contains screenshot</w:t>
      </w:r>
      <w:r w:rsidR="0044237B" w:rsidRPr="000204CB">
        <w:rPr>
          <w:lang w:val="en-GB"/>
        </w:rPr>
        <w:t>s</w:t>
      </w:r>
      <w:r w:rsidR="005E48BE" w:rsidRPr="000204CB">
        <w:rPr>
          <w:lang w:val="en-GB"/>
        </w:rPr>
        <w:t xml:space="preserve"> of this</w:t>
      </w:r>
      <w:r w:rsidR="006F39D0" w:rsidRPr="000204CB">
        <w:rPr>
          <w:lang w:val="en-GB"/>
        </w:rPr>
        <w:t xml:space="preserve"> website</w:t>
      </w:r>
      <w:r w:rsidR="00C65A54" w:rsidRPr="000204CB">
        <w:rPr>
          <w:lang w:val="en-GB"/>
        </w:rPr>
        <w:t>.</w:t>
      </w:r>
    </w:p>
    <w:p w14:paraId="6B778B45" w14:textId="36DB7294" w:rsidR="00F40845" w:rsidRDefault="00F40845" w:rsidP="000204CB">
      <w:pPr>
        <w:rPr>
          <w:lang w:val="en-GB"/>
        </w:rPr>
        <w:sectPr w:rsidR="00F40845" w:rsidSect="00020E87">
          <w:footerReference w:type="default" r:id="rId19"/>
          <w:pgSz w:w="16840" w:h="11900" w:orient="landscape"/>
          <w:pgMar w:top="1417" w:right="1417" w:bottom="1417" w:left="1417" w:header="708" w:footer="708" w:gutter="0"/>
          <w:cols w:space="708"/>
          <w:docGrid w:linePitch="360"/>
        </w:sectPr>
      </w:pPr>
      <w:r>
        <w:rPr>
          <w:noProof/>
          <w:lang w:val="en-US"/>
        </w:rPr>
        <w:lastRenderedPageBreak/>
        <mc:AlternateContent>
          <mc:Choice Requires="wps">
            <w:drawing>
              <wp:anchor distT="0" distB="0" distL="114300" distR="114300" simplePos="0" relativeHeight="251692032" behindDoc="0" locked="0" layoutInCell="1" allowOverlap="1" wp14:anchorId="1BC77A99" wp14:editId="4EB70976">
                <wp:simplePos x="0" y="0"/>
                <wp:positionH relativeFrom="column">
                  <wp:posOffset>-163195</wp:posOffset>
                </wp:positionH>
                <wp:positionV relativeFrom="paragraph">
                  <wp:posOffset>5167630</wp:posOffset>
                </wp:positionV>
                <wp:extent cx="9209405" cy="1044575"/>
                <wp:effectExtent l="0" t="0" r="0" b="0"/>
                <wp:wrapSquare wrapText="bothSides"/>
                <wp:docPr id="18" name="Tekstvak 18"/>
                <wp:cNvGraphicFramePr/>
                <a:graphic xmlns:a="http://schemas.openxmlformats.org/drawingml/2006/main">
                  <a:graphicData uri="http://schemas.microsoft.com/office/word/2010/wordprocessingShape">
                    <wps:wsp>
                      <wps:cNvSpPr txBox="1"/>
                      <wps:spPr>
                        <a:xfrm>
                          <a:off x="0" y="0"/>
                          <a:ext cx="9209405" cy="104457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DFDBCD0" w14:textId="18A604E6" w:rsidR="00E8285B" w:rsidRPr="00F40845" w:rsidRDefault="00E8285B" w:rsidP="00805099">
                            <w:pPr>
                              <w:pStyle w:val="Bijschrift"/>
                              <w:rPr>
                                <w:ins w:id="174" w:author="Barbara Gravendeel" w:date="2014-05-16T12:34:00Z"/>
                                <w:noProof/>
                                <w:lang w:val="en-GB"/>
                              </w:rPr>
                            </w:pPr>
                            <w:r w:rsidRPr="00F40845">
                              <w:rPr>
                                <w:lang w:val="en-GB"/>
                              </w:rPr>
                              <w:t xml:space="preserve">Figure </w:t>
                            </w:r>
                            <w:r w:rsidRPr="00F40845">
                              <w:rPr>
                                <w:lang w:val="en-GB"/>
                              </w:rPr>
                              <w:fldChar w:fldCharType="begin"/>
                            </w:r>
                            <w:r w:rsidRPr="00F40845">
                              <w:rPr>
                                <w:lang w:val="en-GB"/>
                              </w:rPr>
                              <w:instrText xml:space="preserve"> SEQ Figure \* ARABIC </w:instrText>
                            </w:r>
                            <w:r w:rsidRPr="00F40845">
                              <w:rPr>
                                <w:lang w:val="en-GB"/>
                              </w:rPr>
                              <w:fldChar w:fldCharType="separate"/>
                            </w:r>
                            <w:r w:rsidRPr="00F40845">
                              <w:rPr>
                                <w:noProof/>
                                <w:lang w:val="en-GB"/>
                              </w:rPr>
                              <w:t>4</w:t>
                            </w:r>
                            <w:r w:rsidRPr="00F40845">
                              <w:rPr>
                                <w:lang w:val="en-GB"/>
                              </w:rPr>
                              <w:fldChar w:fldCharType="end"/>
                            </w:r>
                            <w:r w:rsidRPr="00F40845">
                              <w:rPr>
                                <w:lang w:val="en-GB"/>
                              </w:rPr>
                              <w:t xml:space="preserve"> Workflow of the website. Green: Start of the workflow, start the website.</w:t>
                            </w:r>
                            <w:ins w:id="175" w:author="Barbara Gravendeel" w:date="2014-05-16T12:34:00Z">
                              <w:r>
                                <w:rPr>
                                  <w:noProof/>
                                  <w:lang w:val="en-GB"/>
                                </w:rPr>
                                <w:t xml:space="preserve"> </w:t>
                              </w:r>
                              <w:r>
                                <w:rPr>
                                  <w:noProof/>
                                  <w:sz w:val="28"/>
                                  <w:szCs w:val="28"/>
                                  <w:lang w:val="en-US"/>
                                </w:rPr>
                                <w:t>Patrick, het font van de bijschriften is te klein, graag veranderen van 9 naar 12. Ook de grootte van de tekst in de blokjes is te klein, graag aanpassen want zo onleesbaar</w:t>
                              </w:r>
                            </w:ins>
                            <w:ins w:id="176" w:author="Barbara Gravendeel" w:date="2014-05-16T12:35:00Z">
                              <w:r>
                                <w:rPr>
                                  <w:noProof/>
                                  <w:sz w:val="28"/>
                                  <w:szCs w:val="28"/>
                                  <w:lang w:val="en-US"/>
                                </w:rPr>
                                <w:t xml:space="preserve"> in de hard copy van je verslag. Ook weer graag verschillende scripts en files een aparte naam geven die aangeeft wat ze doen</w:t>
                              </w:r>
                            </w:ins>
                            <w:ins w:id="177" w:author="Barbara Gravendeel" w:date="2014-05-16T12:34:00Z">
                              <w:r>
                                <w:rPr>
                                  <w:noProof/>
                                  <w:sz w:val="28"/>
                                  <w:szCs w:val="28"/>
                                  <w:lang w:val="en-US"/>
                                </w:rPr>
                                <w:t>.</w:t>
                              </w:r>
                            </w:ins>
                          </w:p>
                          <w:p w14:paraId="2B3D7817" w14:textId="101FC60E" w:rsidR="00E8285B" w:rsidRPr="00F40845" w:rsidRDefault="00E8285B" w:rsidP="00F40845">
                            <w:pPr>
                              <w:pStyle w:val="Bijschrift"/>
                              <w:rPr>
                                <w:noProof/>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18" o:spid="_x0000_s1027" type="#_x0000_t202" style="position:absolute;margin-left:-12.8pt;margin-top:406.9pt;width:725.15pt;height:82.2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" stroked="f">
                <v:textbox style="mso-fit-shape-to-text:t" inset="0,0,0,0">
                  <w:txbxContent>
                    <w:p w14:paraId="2DFDBCD0" w14:textId="18A604E6" w:rsidR="00007C07" w:rsidRPr="00F40845" w:rsidRDefault="00007C07" w:rsidP="00805099">
                      <w:pPr>
                        <w:pStyle w:val="Bijschrift"/>
                        <w:rPr>
                          <w:ins w:id="180" w:author="Barbara Gravendeel" w:date="2014-05-16T12:34:00Z"/>
                          <w:noProof/>
                          <w:lang w:val="en-GB"/>
                        </w:rPr>
                      </w:pPr>
                      <w:r w:rsidRPr="00F40845">
                        <w:rPr>
                          <w:lang w:val="en-GB"/>
                        </w:rPr>
                        <w:t xml:space="preserve">Figure </w:t>
                      </w:r>
                      <w:r w:rsidRPr="00F40845">
                        <w:rPr>
                          <w:lang w:val="en-GB"/>
                        </w:rPr>
                        <w:fldChar w:fldCharType="begin"/>
                      </w:r>
                      <w:r w:rsidRPr="00F40845">
                        <w:rPr>
                          <w:lang w:val="en-GB"/>
                        </w:rPr>
                        <w:instrText xml:space="preserve"> SEQ Figure \* ARABIC </w:instrText>
                      </w:r>
                      <w:r w:rsidRPr="00F40845">
                        <w:rPr>
                          <w:lang w:val="en-GB"/>
                        </w:rPr>
                        <w:fldChar w:fldCharType="separate"/>
                      </w:r>
                      <w:r w:rsidRPr="00F40845">
                        <w:rPr>
                          <w:noProof/>
                          <w:lang w:val="en-GB"/>
                        </w:rPr>
                        <w:t>4</w:t>
                      </w:r>
                      <w:r w:rsidRPr="00F40845">
                        <w:rPr>
                          <w:lang w:val="en-GB"/>
                        </w:rPr>
                        <w:fldChar w:fldCharType="end"/>
                      </w:r>
                      <w:r w:rsidRPr="00F40845">
                        <w:rPr>
                          <w:lang w:val="en-GB"/>
                        </w:rPr>
                        <w:t xml:space="preserve"> Workflow of the website. Green: Start of the workflow, start the website.</w:t>
                      </w:r>
                      <w:ins w:id="181" w:author="Barbara Gravendeel" w:date="2014-05-16T12:34:00Z">
                        <w:r>
                          <w:rPr>
                            <w:noProof/>
                            <w:lang w:val="en-GB"/>
                          </w:rPr>
                          <w:t xml:space="preserve"> </w:t>
                        </w:r>
                        <w:r>
                          <w:rPr>
                            <w:noProof/>
                            <w:sz w:val="28"/>
                            <w:szCs w:val="28"/>
                            <w:lang w:val="en-US"/>
                          </w:rPr>
                          <w:t>Patrick, het font van de bijschriften is te klein, graag veranderen van 9 naar 12. Ook de grootte van de tekst in de blokjes is te klein, graag aanpassen want zo onleesbaar</w:t>
                        </w:r>
                      </w:ins>
                      <w:ins w:id="182" w:author="Barbara Gravendeel" w:date="2014-05-16T12:35:00Z">
                        <w:r>
                          <w:rPr>
                            <w:noProof/>
                            <w:sz w:val="28"/>
                            <w:szCs w:val="28"/>
                            <w:lang w:val="en-US"/>
                          </w:rPr>
                          <w:t xml:space="preserve"> in de hard copy van je verslag. Ook weer graag verschillende scripts en files een aparte naam geven die aangeeft wat ze doen</w:t>
                        </w:r>
                      </w:ins>
                      <w:ins w:id="183" w:author="Barbara Gravendeel" w:date="2014-05-16T12:34:00Z">
                        <w:r>
                          <w:rPr>
                            <w:noProof/>
                            <w:sz w:val="28"/>
                            <w:szCs w:val="28"/>
                            <w:lang w:val="en-US"/>
                          </w:rPr>
                          <w:t>.</w:t>
                        </w:r>
                      </w:ins>
                    </w:p>
                    <w:p w14:paraId="2B3D7817" w14:textId="101FC60E" w:rsidR="00007C07" w:rsidRPr="00F40845" w:rsidRDefault="00007C07" w:rsidP="00F40845">
                      <w:pPr>
                        <w:pStyle w:val="Bijschrift"/>
                        <w:rPr>
                          <w:noProof/>
                          <w:lang w:val="en-GB"/>
                        </w:rPr>
                      </w:pPr>
                    </w:p>
                  </w:txbxContent>
                </v:textbox>
                <w10:wrap type="square"/>
              </v:shape>
            </w:pict>
          </mc:Fallback>
        </mc:AlternateContent>
      </w:r>
      <w:r w:rsidRPr="00F94643">
        <w:rPr>
          <w:noProof/>
          <w:lang w:val="en-US"/>
        </w:rPr>
        <w:drawing>
          <wp:anchor distT="0" distB="0" distL="114300" distR="114300" simplePos="0" relativeHeight="251666432" behindDoc="0" locked="0" layoutInCell="1" allowOverlap="1" wp14:anchorId="7BECE9AD" wp14:editId="38A71696">
            <wp:simplePos x="0" y="0"/>
            <wp:positionH relativeFrom="margin">
              <wp:align>center</wp:align>
            </wp:positionH>
            <wp:positionV relativeFrom="margin">
              <wp:align>center</wp:align>
            </wp:positionV>
            <wp:extent cx="9209405" cy="4467225"/>
            <wp:effectExtent l="0" t="0" r="10795" b="3175"/>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ite.jpeg"/>
                    <pic:cNvPicPr/>
                  </pic:nvPicPr>
                  <pic:blipFill>
                    <a:blip r:embed="rId20">
                      <a:extLst>
                        <a:ext uri="{28A0092B-C50C-407E-A947-70E740481C1C}">
                          <a14:useLocalDpi xmlns:a14="http://schemas.microsoft.com/office/drawing/2010/main" val="0"/>
                        </a:ext>
                      </a:extLst>
                    </a:blip>
                    <a:stretch>
                      <a:fillRect/>
                    </a:stretch>
                  </pic:blipFill>
                  <pic:spPr>
                    <a:xfrm>
                      <a:off x="0" y="0"/>
                      <a:ext cx="9209405" cy="4467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6F64B2" w14:textId="5102DEC2" w:rsidR="00F40845" w:rsidRDefault="00F40845" w:rsidP="000204CB">
      <w:pPr>
        <w:rPr>
          <w:lang w:val="en-GB"/>
        </w:rPr>
        <w:sectPr w:rsidR="00F40845" w:rsidSect="00020E87">
          <w:pgSz w:w="16840" w:h="11900" w:orient="landscape"/>
          <w:pgMar w:top="1417" w:right="1417" w:bottom="1417" w:left="1417" w:header="708" w:footer="708" w:gutter="0"/>
          <w:cols w:space="708"/>
          <w:docGrid w:linePitch="360"/>
        </w:sectPr>
      </w:pPr>
      <w:r>
        <w:rPr>
          <w:noProof/>
          <w:lang w:val="en-US"/>
        </w:rPr>
        <w:lastRenderedPageBreak/>
        <mc:AlternateContent>
          <mc:Choice Requires="wps">
            <w:drawing>
              <wp:anchor distT="0" distB="0" distL="114300" distR="114300" simplePos="0" relativeHeight="251696128" behindDoc="0" locked="0" layoutInCell="1" allowOverlap="1" wp14:anchorId="76288B45" wp14:editId="0C73CB42">
                <wp:simplePos x="0" y="0"/>
                <wp:positionH relativeFrom="column">
                  <wp:posOffset>382905</wp:posOffset>
                </wp:positionH>
                <wp:positionV relativeFrom="paragraph">
                  <wp:posOffset>5822950</wp:posOffset>
                </wp:positionV>
                <wp:extent cx="8116570" cy="266700"/>
                <wp:effectExtent l="0" t="0" r="0" b="0"/>
                <wp:wrapSquare wrapText="bothSides"/>
                <wp:docPr id="26" name="Tekstvak 26"/>
                <wp:cNvGraphicFramePr/>
                <a:graphic xmlns:a="http://schemas.openxmlformats.org/drawingml/2006/main">
                  <a:graphicData uri="http://schemas.microsoft.com/office/word/2010/wordprocessingShape">
                    <wps:wsp>
                      <wps:cNvSpPr txBox="1"/>
                      <wps:spPr>
                        <a:xfrm>
                          <a:off x="0" y="0"/>
                          <a:ext cx="8116570" cy="266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9B1B1E8" w14:textId="3412A03E" w:rsidR="00E8285B" w:rsidRPr="00F40845" w:rsidRDefault="00E8285B" w:rsidP="00F40845">
                            <w:pPr>
                              <w:pStyle w:val="Bijschrift"/>
                              <w:rPr>
                                <w:noProof/>
                                <w:lang w:val="en-GB"/>
                              </w:rPr>
                            </w:pPr>
                            <w:r w:rsidRPr="00F40845">
                              <w:rPr>
                                <w:lang w:val="en-GB"/>
                              </w:rPr>
                              <w:t xml:space="preserve">Figure </w:t>
                            </w:r>
                            <w:r w:rsidRPr="00F40845">
                              <w:rPr>
                                <w:lang w:val="en-GB"/>
                              </w:rPr>
                              <w:fldChar w:fldCharType="begin"/>
                            </w:r>
                            <w:r w:rsidRPr="00F40845">
                              <w:rPr>
                                <w:lang w:val="en-GB"/>
                              </w:rPr>
                              <w:instrText xml:space="preserve"> SEQ Figure \* ARABIC </w:instrText>
                            </w:r>
                            <w:r w:rsidRPr="00F40845">
                              <w:rPr>
                                <w:lang w:val="en-GB"/>
                              </w:rPr>
                              <w:fldChar w:fldCharType="separate"/>
                            </w:r>
                            <w:r w:rsidRPr="00F40845">
                              <w:rPr>
                                <w:noProof/>
                                <w:lang w:val="en-GB"/>
                              </w:rPr>
                              <w:t>5</w:t>
                            </w:r>
                            <w:r w:rsidRPr="00F40845">
                              <w:rPr>
                                <w:lang w:val="en-GB"/>
                              </w:rPr>
                              <w:fldChar w:fldCharType="end"/>
                            </w:r>
                            <w:r w:rsidRPr="00F40845">
                              <w:rPr>
                                <w:lang w:val="en-GB"/>
                              </w:rPr>
                              <w:t xml:space="preserve"> Workflow of the website, zoomed in on uploading. Green: Start of the workflow, start the 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26" o:spid="_x0000_s1028" type="#_x0000_t202" style="position:absolute;margin-left:30.15pt;margin-top:458.5pt;width:639.1pt;height:21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" stroked="f">
                <v:textbox style="mso-fit-shape-to-text:t" inset="0,0,0,0">
                  <w:txbxContent>
                    <w:p w14:paraId="19B1B1E8" w14:textId="3412A03E" w:rsidR="00C07EDE" w:rsidRPr="00F40845" w:rsidRDefault="00C07EDE" w:rsidP="00F40845">
                      <w:pPr>
                        <w:pStyle w:val="Bijschrift"/>
                        <w:rPr>
                          <w:noProof/>
                          <w:lang w:val="en-GB"/>
                        </w:rPr>
                      </w:pPr>
                      <w:r w:rsidRPr="00F40845">
                        <w:rPr>
                          <w:lang w:val="en-GB"/>
                        </w:rPr>
                        <w:t xml:space="preserve">Figure </w:t>
                      </w:r>
                      <w:r w:rsidRPr="00F40845">
                        <w:rPr>
                          <w:lang w:val="en-GB"/>
                        </w:rPr>
                        <w:fldChar w:fldCharType="begin"/>
                      </w:r>
                      <w:r w:rsidRPr="00F40845">
                        <w:rPr>
                          <w:lang w:val="en-GB"/>
                        </w:rPr>
                        <w:instrText xml:space="preserve"> SEQ Figure \* ARABIC </w:instrText>
                      </w:r>
                      <w:r w:rsidRPr="00F40845">
                        <w:rPr>
                          <w:lang w:val="en-GB"/>
                        </w:rPr>
                        <w:fldChar w:fldCharType="separate"/>
                      </w:r>
                      <w:r w:rsidRPr="00F40845">
                        <w:rPr>
                          <w:noProof/>
                          <w:lang w:val="en-GB"/>
                        </w:rPr>
                        <w:t>5</w:t>
                      </w:r>
                      <w:r w:rsidRPr="00F40845">
                        <w:rPr>
                          <w:lang w:val="en-GB"/>
                        </w:rPr>
                        <w:fldChar w:fldCharType="end"/>
                      </w:r>
                      <w:r w:rsidRPr="00F40845">
                        <w:rPr>
                          <w:lang w:val="en-GB"/>
                        </w:rPr>
                        <w:t xml:space="preserve"> Workflow of the website, zoomed in on uploading. Green: Start of the workflow, start the website.</w:t>
                      </w:r>
                    </w:p>
                  </w:txbxContent>
                </v:textbox>
                <w10:wrap type="square"/>
              </v:shape>
            </w:pict>
          </mc:Fallback>
        </mc:AlternateContent>
      </w:r>
      <w:r w:rsidRPr="00F94643">
        <w:rPr>
          <w:noProof/>
          <w:lang w:val="en-US"/>
        </w:rPr>
        <w:drawing>
          <wp:anchor distT="0" distB="0" distL="114300" distR="114300" simplePos="0" relativeHeight="251669504" behindDoc="0" locked="0" layoutInCell="1" allowOverlap="1" wp14:anchorId="39F48169" wp14:editId="172BC654">
            <wp:simplePos x="0" y="0"/>
            <wp:positionH relativeFrom="margin">
              <wp:align>center</wp:align>
            </wp:positionH>
            <wp:positionV relativeFrom="margin">
              <wp:align>center</wp:align>
            </wp:positionV>
            <wp:extent cx="8116570" cy="5770245"/>
            <wp:effectExtent l="25400" t="25400" r="36830" b="20955"/>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jpeg"/>
                    <pic:cNvPicPr/>
                  </pic:nvPicPr>
                  <pic:blipFill>
                    <a:blip r:embed="rId21">
                      <a:extLst>
                        <a:ext uri="{28A0092B-C50C-407E-A947-70E740481C1C}">
                          <a14:useLocalDpi xmlns:a14="http://schemas.microsoft.com/office/drawing/2010/main" val="0"/>
                        </a:ext>
                      </a:extLst>
                    </a:blip>
                    <a:stretch>
                      <a:fillRect/>
                    </a:stretch>
                  </pic:blipFill>
                  <pic:spPr>
                    <a:xfrm>
                      <a:off x="0" y="0"/>
                      <a:ext cx="8116570" cy="57702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CA6679A" w14:textId="2C506E62" w:rsidR="00F40845" w:rsidRDefault="00F40845" w:rsidP="000204CB">
      <w:pPr>
        <w:rPr>
          <w:lang w:val="en-GB"/>
        </w:rPr>
        <w:sectPr w:rsidR="00F40845" w:rsidSect="00020E87">
          <w:pgSz w:w="16840" w:h="11900" w:orient="landscape"/>
          <w:pgMar w:top="1417" w:right="1417" w:bottom="1417" w:left="1417" w:header="708" w:footer="708" w:gutter="0"/>
          <w:cols w:space="708"/>
          <w:docGrid w:linePitch="360"/>
        </w:sectPr>
      </w:pPr>
      <w:r w:rsidRPr="00F94643">
        <w:rPr>
          <w:noProof/>
          <w:lang w:val="en-US"/>
        </w:rPr>
        <w:lastRenderedPageBreak/>
        <w:drawing>
          <wp:anchor distT="0" distB="0" distL="114300" distR="114300" simplePos="0" relativeHeight="251672576" behindDoc="0" locked="0" layoutInCell="1" allowOverlap="1" wp14:anchorId="5641B2EE" wp14:editId="492CDF95">
            <wp:simplePos x="0" y="0"/>
            <wp:positionH relativeFrom="margin">
              <wp:align>center</wp:align>
            </wp:positionH>
            <wp:positionV relativeFrom="margin">
              <wp:align>center</wp:align>
            </wp:positionV>
            <wp:extent cx="9776460" cy="4704715"/>
            <wp:effectExtent l="0" t="0" r="254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jpeg"/>
                    <pic:cNvPicPr/>
                  </pic:nvPicPr>
                  <pic:blipFill>
                    <a:blip r:embed="rId22">
                      <a:extLst>
                        <a:ext uri="{28A0092B-C50C-407E-A947-70E740481C1C}">
                          <a14:useLocalDpi xmlns:a14="http://schemas.microsoft.com/office/drawing/2010/main" val="0"/>
                        </a:ext>
                      </a:extLst>
                    </a:blip>
                    <a:stretch>
                      <a:fillRect/>
                    </a:stretch>
                  </pic:blipFill>
                  <pic:spPr>
                    <a:xfrm>
                      <a:off x="0" y="0"/>
                      <a:ext cx="9775733" cy="470471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98176" behindDoc="0" locked="0" layoutInCell="1" allowOverlap="1" wp14:anchorId="0259E867" wp14:editId="24A781D7">
                <wp:simplePos x="0" y="0"/>
                <wp:positionH relativeFrom="column">
                  <wp:posOffset>-442595</wp:posOffset>
                </wp:positionH>
                <wp:positionV relativeFrom="paragraph">
                  <wp:posOffset>5287645</wp:posOffset>
                </wp:positionV>
                <wp:extent cx="9776460" cy="777875"/>
                <wp:effectExtent l="0" t="0" r="0" b="0"/>
                <wp:wrapSquare wrapText="bothSides"/>
                <wp:docPr id="31" name="Tekstvak 31"/>
                <wp:cNvGraphicFramePr/>
                <a:graphic xmlns:a="http://schemas.openxmlformats.org/drawingml/2006/main">
                  <a:graphicData uri="http://schemas.microsoft.com/office/word/2010/wordprocessingShape">
                    <wps:wsp>
                      <wps:cNvSpPr txBox="1"/>
                      <wps:spPr>
                        <a:xfrm>
                          <a:off x="0" y="0"/>
                          <a:ext cx="9776460" cy="77787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D1F68BB" w14:textId="4705BB57" w:rsidR="00E8285B" w:rsidRPr="00805099" w:rsidRDefault="00E8285B" w:rsidP="00F40845">
                            <w:pPr>
                              <w:pStyle w:val="Bijschrift"/>
                              <w:rPr>
                                <w:noProof/>
                                <w:sz w:val="28"/>
                                <w:szCs w:val="28"/>
                                <w:lang w:val="en-US"/>
                                <w:rPrChange w:id="178" w:author="Barbara Gravendeel" w:date="2014-05-16T12:30:00Z">
                                  <w:rPr>
                                    <w:noProof/>
                                    <w:lang w:val="en-US"/>
                                  </w:rPr>
                                </w:rPrChange>
                              </w:rPr>
                            </w:pPr>
                            <w:proofErr w:type="spellStart"/>
                            <w:r>
                              <w:t>Figure</w:t>
                            </w:r>
                            <w:proofErr w:type="spellEnd"/>
                            <w:r>
                              <w:t xml:space="preserve"> </w:t>
                            </w:r>
                            <w:fldSimple w:instr=" SEQ Figure \* ARABIC ">
                              <w:r>
                                <w:rPr>
                                  <w:noProof/>
                                </w:rPr>
                                <w:t>6</w:t>
                              </w:r>
                            </w:fldSimple>
                            <w:r>
                              <w:t xml:space="preserve"> Workflow of the </w:t>
                            </w:r>
                            <w:proofErr w:type="spellStart"/>
                            <w:r>
                              <w:t>classification</w:t>
                            </w:r>
                            <w:proofErr w:type="spellEnd"/>
                            <w:r>
                              <w:t xml:space="preserve"> step of the website. Green: Start of the workflow, get the picture, Red: End of the workflow, </w:t>
                            </w:r>
                            <w:proofErr w:type="spellStart"/>
                            <w:r>
                              <w:t>send</w:t>
                            </w:r>
                            <w:proofErr w:type="spellEnd"/>
                            <w:r>
                              <w:t xml:space="preserve"> the </w:t>
                            </w:r>
                            <w:proofErr w:type="spellStart"/>
                            <w:r>
                              <w:t>result</w:t>
                            </w:r>
                            <w:proofErr w:type="spellEnd"/>
                            <w:r>
                              <w:t>.</w:t>
                            </w:r>
                            <w:ins w:id="179" w:author="Barbara Gravendeel" w:date="2014-05-16T12:30:00Z">
                              <w:r>
                                <w:rPr>
                                  <w:noProof/>
                                  <w:sz w:val="28"/>
                                  <w:szCs w:val="28"/>
                                  <w:lang w:val="en-US"/>
                                </w:rPr>
                                <w:t xml:space="preserve">Patrick, het font van de bijschriften is te klein, graag veranderen van 9 naar 12. Kun je verder in deze flow card de verschillende scripts </w:t>
                              </w:r>
                            </w:ins>
                            <w:ins w:id="180" w:author="Barbara Gravendeel" w:date="2014-05-16T12:31:00Z">
                              <w:r>
                                <w:rPr>
                                  <w:noProof/>
                                  <w:sz w:val="28"/>
                                  <w:szCs w:val="28"/>
                                  <w:lang w:val="en-US"/>
                                </w:rPr>
                                <w:t>een aparte naam geven? Iets als  upload script en translation script? Dus niet alleen maar script.</w:t>
                              </w:r>
                            </w:ins>
                            <w:ins w:id="181" w:author="Barbara Gravendeel" w:date="2014-05-16T12:32:00Z">
                              <w:r>
                                <w:rPr>
                                  <w:noProof/>
                                  <w:sz w:val="28"/>
                                  <w:szCs w:val="28"/>
                                  <w:lang w:val="en-US"/>
                                </w:rPr>
                                <w:t xml:space="preserve"> Idem voor file. Graag hernoemen in iets als section file.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31" o:spid="_x0000_s1029" type="#_x0000_t202" style="position:absolute;margin-left:-34.8pt;margin-top:416.35pt;width:769.8pt;height:61.2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" stroked="f">
                <v:textbox style="mso-fit-shape-to-text:t" inset="0,0,0,0">
                  <w:txbxContent>
                    <w:p w14:paraId="6D1F68BB" w14:textId="4705BB57" w:rsidR="00007C07" w:rsidRPr="00805099" w:rsidRDefault="00007C07" w:rsidP="00F40845">
                      <w:pPr>
                        <w:pStyle w:val="Bijschrift"/>
                        <w:rPr>
                          <w:noProof/>
                          <w:sz w:val="28"/>
                          <w:szCs w:val="28"/>
                          <w:lang w:val="en-US"/>
                          <w:rPrChange w:id="188" w:author="Barbara Gravendeel" w:date="2014-05-16T12:30:00Z">
                            <w:rPr>
                              <w:noProof/>
                              <w:lang w:val="en-US"/>
                            </w:rPr>
                          </w:rPrChange>
                        </w:rPr>
                      </w:pPr>
                      <w:proofErr w:type="spellStart"/>
                      <w:r>
                        <w:t>Figure</w:t>
                      </w:r>
                      <w:proofErr w:type="spellEnd"/>
                      <w:r>
                        <w:t xml:space="preserve"> </w:t>
                      </w:r>
                      <w:fldSimple w:instr=" SEQ Figure \* ARABIC ">
                        <w:r>
                          <w:rPr>
                            <w:noProof/>
                          </w:rPr>
                          <w:t>6</w:t>
                        </w:r>
                      </w:fldSimple>
                      <w:r>
                        <w:t xml:space="preserve"> Workflow of the </w:t>
                      </w:r>
                      <w:proofErr w:type="spellStart"/>
                      <w:r>
                        <w:t>classification</w:t>
                      </w:r>
                      <w:proofErr w:type="spellEnd"/>
                      <w:r>
                        <w:t xml:space="preserve"> step of the website. </w:t>
                      </w:r>
                      <w:r>
                        <w:t xml:space="preserve">Green: Start of the workflow, get the picture, Red: End of the workflow, </w:t>
                      </w:r>
                      <w:proofErr w:type="spellStart"/>
                      <w:r>
                        <w:t>send</w:t>
                      </w:r>
                      <w:proofErr w:type="spellEnd"/>
                      <w:r>
                        <w:t xml:space="preserve"> the </w:t>
                      </w:r>
                      <w:proofErr w:type="spellStart"/>
                      <w:r>
                        <w:t>result</w:t>
                      </w:r>
                      <w:proofErr w:type="spellEnd"/>
                      <w:r>
                        <w:t>.</w:t>
                      </w:r>
                      <w:ins w:id="189" w:author="Barbara Gravendeel" w:date="2014-05-16T12:30:00Z">
                        <w:r>
                          <w:rPr>
                            <w:noProof/>
                            <w:sz w:val="28"/>
                            <w:szCs w:val="28"/>
                            <w:lang w:val="en-US"/>
                          </w:rPr>
                          <w:t xml:space="preserve">Patrick, het font van de bijschriften is te klein, graag veranderen van 9 naar 12. Kun je verder in deze flow card de verschillende scripts </w:t>
                        </w:r>
                      </w:ins>
                      <w:ins w:id="190" w:author="Barbara Gravendeel" w:date="2014-05-16T12:31:00Z">
                        <w:r>
                          <w:rPr>
                            <w:noProof/>
                            <w:sz w:val="28"/>
                            <w:szCs w:val="28"/>
                            <w:lang w:val="en-US"/>
                          </w:rPr>
                          <w:t>een aparte naam geven? Iets als  upload script en translation script? Dus niet alleen maar script.</w:t>
                        </w:r>
                      </w:ins>
                      <w:ins w:id="191" w:author="Barbara Gravendeel" w:date="2014-05-16T12:32:00Z">
                        <w:r>
                          <w:rPr>
                            <w:noProof/>
                            <w:sz w:val="28"/>
                            <w:szCs w:val="28"/>
                            <w:lang w:val="en-US"/>
                          </w:rPr>
                          <w:t xml:space="preserve"> Idem voor file. Graag hernoemen in iets als section file.</w:t>
                        </w:r>
                      </w:ins>
                    </w:p>
                  </w:txbxContent>
                </v:textbox>
                <w10:wrap type="square"/>
              </v:shape>
            </w:pict>
          </mc:Fallback>
        </mc:AlternateContent>
      </w:r>
    </w:p>
    <w:p w14:paraId="1A4798D0" w14:textId="668162B5" w:rsidR="00A01D34" w:rsidRPr="00F94643" w:rsidRDefault="001A29A7" w:rsidP="000204CB">
      <w:pPr>
        <w:rPr>
          <w:lang w:val="en-GB"/>
        </w:rPr>
        <w:sectPr w:rsidR="00A01D34" w:rsidRPr="00F94643" w:rsidSect="00020E87">
          <w:pgSz w:w="16840" w:h="11900" w:orient="landscape"/>
          <w:pgMar w:top="1417" w:right="1417" w:bottom="1417" w:left="1417" w:header="708" w:footer="708" w:gutter="0"/>
          <w:cols w:space="708"/>
          <w:docGrid w:linePitch="360"/>
        </w:sectPr>
      </w:pPr>
      <w:r w:rsidRPr="00F94643">
        <w:rPr>
          <w:noProof/>
          <w:lang w:val="en-US"/>
        </w:rPr>
        <w:lastRenderedPageBreak/>
        <w:drawing>
          <wp:anchor distT="0" distB="0" distL="114300" distR="114300" simplePos="0" relativeHeight="251675648" behindDoc="0" locked="0" layoutInCell="1" allowOverlap="1" wp14:anchorId="5EC9E447" wp14:editId="0B4EE930">
            <wp:simplePos x="0" y="0"/>
            <wp:positionH relativeFrom="margin">
              <wp:align>center</wp:align>
            </wp:positionH>
            <wp:positionV relativeFrom="margin">
              <wp:align>center</wp:align>
            </wp:positionV>
            <wp:extent cx="9494520" cy="4730750"/>
            <wp:effectExtent l="0" t="0" r="508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jpeg"/>
                    <pic:cNvPicPr/>
                  </pic:nvPicPr>
                  <pic:blipFill>
                    <a:blip r:embed="rId23">
                      <a:extLst>
                        <a:ext uri="{28A0092B-C50C-407E-A947-70E740481C1C}">
                          <a14:useLocalDpi xmlns:a14="http://schemas.microsoft.com/office/drawing/2010/main" val="0"/>
                        </a:ext>
                      </a:extLst>
                    </a:blip>
                    <a:stretch>
                      <a:fillRect/>
                    </a:stretch>
                  </pic:blipFill>
                  <pic:spPr>
                    <a:xfrm>
                      <a:off x="0" y="0"/>
                      <a:ext cx="9494742" cy="4731386"/>
                    </a:xfrm>
                    <a:prstGeom prst="rect">
                      <a:avLst/>
                    </a:prstGeom>
                  </pic:spPr>
                </pic:pic>
              </a:graphicData>
            </a:graphic>
            <wp14:sizeRelH relativeFrom="margin">
              <wp14:pctWidth>0</wp14:pctWidth>
            </wp14:sizeRelH>
            <wp14:sizeRelV relativeFrom="margin">
              <wp14:pctHeight>0</wp14:pctHeight>
            </wp14:sizeRelV>
          </wp:anchor>
        </w:drawing>
      </w:r>
      <w:r w:rsidR="00F40845">
        <w:rPr>
          <w:noProof/>
          <w:lang w:val="en-US"/>
        </w:rPr>
        <mc:AlternateContent>
          <mc:Choice Requires="wps">
            <w:drawing>
              <wp:anchor distT="0" distB="0" distL="114300" distR="114300" simplePos="0" relativeHeight="251700224" behindDoc="0" locked="0" layoutInCell="1" allowOverlap="1" wp14:anchorId="0B178185" wp14:editId="0CB4B34B">
                <wp:simplePos x="0" y="0"/>
                <wp:positionH relativeFrom="column">
                  <wp:posOffset>-302895</wp:posOffset>
                </wp:positionH>
                <wp:positionV relativeFrom="paragraph">
                  <wp:posOffset>5300980</wp:posOffset>
                </wp:positionV>
                <wp:extent cx="9494520" cy="561340"/>
                <wp:effectExtent l="0" t="0" r="0" b="0"/>
                <wp:wrapSquare wrapText="bothSides"/>
                <wp:docPr id="32" name="Tekstvak 32"/>
                <wp:cNvGraphicFramePr/>
                <a:graphic xmlns:a="http://schemas.openxmlformats.org/drawingml/2006/main">
                  <a:graphicData uri="http://schemas.microsoft.com/office/word/2010/wordprocessingShape">
                    <wps:wsp>
                      <wps:cNvSpPr txBox="1"/>
                      <wps:spPr>
                        <a:xfrm>
                          <a:off x="0" y="0"/>
                          <a:ext cx="9494520" cy="56134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F61E7F3" w14:textId="53ED25A0" w:rsidR="00E8285B" w:rsidRPr="00F40845" w:rsidRDefault="00E8285B" w:rsidP="00F40845">
                            <w:pPr>
                              <w:pStyle w:val="Bijschrift"/>
                              <w:rPr>
                                <w:noProof/>
                                <w:lang w:val="en-GB"/>
                              </w:rPr>
                            </w:pPr>
                            <w:r w:rsidRPr="00F40845">
                              <w:rPr>
                                <w:lang w:val="en-GB"/>
                              </w:rPr>
                              <w:t xml:space="preserve">Figure </w:t>
                            </w:r>
                            <w:r w:rsidRPr="00F40845">
                              <w:rPr>
                                <w:lang w:val="en-GB"/>
                              </w:rPr>
                              <w:fldChar w:fldCharType="begin"/>
                            </w:r>
                            <w:r w:rsidRPr="00F40845">
                              <w:rPr>
                                <w:lang w:val="en-GB"/>
                              </w:rPr>
                              <w:instrText xml:space="preserve"> SEQ Figure \* ARABIC </w:instrText>
                            </w:r>
                            <w:r w:rsidRPr="00F40845">
                              <w:rPr>
                                <w:lang w:val="en-GB"/>
                              </w:rPr>
                              <w:fldChar w:fldCharType="separate"/>
                            </w:r>
                            <w:r w:rsidRPr="00F40845">
                              <w:rPr>
                                <w:noProof/>
                                <w:lang w:val="en-GB"/>
                              </w:rPr>
                              <w:t>7</w:t>
                            </w:r>
                            <w:r w:rsidRPr="00F40845">
                              <w:rPr>
                                <w:lang w:val="en-GB"/>
                              </w:rPr>
                              <w:fldChar w:fldCharType="end"/>
                            </w:r>
                            <w:r w:rsidRPr="00F40845">
                              <w:rPr>
                                <w:lang w:val="en-GB"/>
                              </w:rPr>
                              <w:t xml:space="preserve"> Workflow of result.py. </w:t>
                            </w:r>
                            <w:proofErr w:type="gramStart"/>
                            <w:r w:rsidRPr="00F40845">
                              <w:rPr>
                                <w:lang w:val="en-GB"/>
                              </w:rPr>
                              <w:t>Green: Start of the workflow</w:t>
                            </w:r>
                            <w:proofErr w:type="gramEnd"/>
                            <w:r w:rsidRPr="00F40845">
                              <w:rPr>
                                <w:lang w:val="en-GB"/>
                              </w:rPr>
                              <w:t xml:space="preserve">, </w:t>
                            </w:r>
                            <w:proofErr w:type="gramStart"/>
                            <w:r w:rsidRPr="00F40845">
                              <w:rPr>
                                <w:lang w:val="en-GB"/>
                              </w:rPr>
                              <w:t>get the input file</w:t>
                            </w:r>
                            <w:proofErr w:type="gramEnd"/>
                            <w:r w:rsidRPr="00F40845">
                              <w:rPr>
                                <w:lang w:val="en-GB"/>
                              </w:rPr>
                              <w:t>. Red: End of the workflow, send the result.</w:t>
                            </w:r>
                            <w:ins w:id="182" w:author="Barbara Gravendeel" w:date="2014-05-16T12:33:00Z">
                              <w:r>
                                <w:rPr>
                                  <w:lang w:val="en-GB"/>
                                </w:rPr>
                                <w:t xml:space="preserve"> </w:t>
                              </w:r>
                              <w:r>
                                <w:rPr>
                                  <w:noProof/>
                                  <w:sz w:val="28"/>
                                  <w:szCs w:val="28"/>
                                  <w:lang w:val="en-US"/>
                                </w:rPr>
                                <w:t>Patrick, het font van de bijschriften is te klein, graag veranderen van 9 naar 12.</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32" o:spid="_x0000_s1030" type="#_x0000_t202" style="position:absolute;margin-left:-23.8pt;margin-top:417.4pt;width:747.6pt;height:44.2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" stroked="f">
                <v:textbox style="mso-fit-shape-to-text:t" inset="0,0,0,0">
                  <w:txbxContent>
                    <w:p w14:paraId="1F61E7F3" w14:textId="53ED25A0" w:rsidR="00007C07" w:rsidRPr="00F40845" w:rsidRDefault="00007C07" w:rsidP="00F40845">
                      <w:pPr>
                        <w:pStyle w:val="Bijschrift"/>
                        <w:rPr>
                          <w:noProof/>
                          <w:lang w:val="en-GB"/>
                        </w:rPr>
                      </w:pPr>
                      <w:r w:rsidRPr="00F40845">
                        <w:rPr>
                          <w:lang w:val="en-GB"/>
                        </w:rPr>
                        <w:t xml:space="preserve">Figure </w:t>
                      </w:r>
                      <w:r w:rsidRPr="00F40845">
                        <w:rPr>
                          <w:lang w:val="en-GB"/>
                        </w:rPr>
                        <w:fldChar w:fldCharType="begin"/>
                      </w:r>
                      <w:r w:rsidRPr="00F40845">
                        <w:rPr>
                          <w:lang w:val="en-GB"/>
                        </w:rPr>
                        <w:instrText xml:space="preserve"> SEQ Figure \* ARABIC </w:instrText>
                      </w:r>
                      <w:r w:rsidRPr="00F40845">
                        <w:rPr>
                          <w:lang w:val="en-GB"/>
                        </w:rPr>
                        <w:fldChar w:fldCharType="separate"/>
                      </w:r>
                      <w:r w:rsidRPr="00F40845">
                        <w:rPr>
                          <w:noProof/>
                          <w:lang w:val="en-GB"/>
                        </w:rPr>
                        <w:t>7</w:t>
                      </w:r>
                      <w:r w:rsidRPr="00F40845">
                        <w:rPr>
                          <w:lang w:val="en-GB"/>
                        </w:rPr>
                        <w:fldChar w:fldCharType="end"/>
                      </w:r>
                      <w:r w:rsidRPr="00F40845">
                        <w:rPr>
                          <w:lang w:val="en-GB"/>
                        </w:rPr>
                        <w:t xml:space="preserve"> Workflow of result.py. </w:t>
                      </w:r>
                      <w:proofErr w:type="gramStart"/>
                      <w:r w:rsidRPr="00F40845">
                        <w:rPr>
                          <w:lang w:val="en-GB"/>
                        </w:rPr>
                        <w:t>Green: Start of the workflow</w:t>
                      </w:r>
                      <w:proofErr w:type="gramEnd"/>
                      <w:r w:rsidRPr="00F40845">
                        <w:rPr>
                          <w:lang w:val="en-GB"/>
                        </w:rPr>
                        <w:t xml:space="preserve">, </w:t>
                      </w:r>
                      <w:proofErr w:type="gramStart"/>
                      <w:r w:rsidRPr="00F40845">
                        <w:rPr>
                          <w:lang w:val="en-GB"/>
                        </w:rPr>
                        <w:t>get the input file</w:t>
                      </w:r>
                      <w:proofErr w:type="gramEnd"/>
                      <w:r w:rsidRPr="00F40845">
                        <w:rPr>
                          <w:lang w:val="en-GB"/>
                        </w:rPr>
                        <w:t>. Red: End of the workflow, send the result.</w:t>
                      </w:r>
                      <w:ins w:id="193" w:author="Barbara Gravendeel" w:date="2014-05-16T12:33:00Z">
                        <w:r>
                          <w:rPr>
                            <w:lang w:val="en-GB"/>
                          </w:rPr>
                          <w:t xml:space="preserve"> </w:t>
                        </w:r>
                        <w:r>
                          <w:rPr>
                            <w:noProof/>
                            <w:sz w:val="28"/>
                            <w:szCs w:val="28"/>
                            <w:lang w:val="en-US"/>
                          </w:rPr>
                          <w:t>Patrick, het font van de bijschriften is te klein, graag veranderen van 9 naar 12.</w:t>
                        </w:r>
                      </w:ins>
                    </w:p>
                  </w:txbxContent>
                </v:textbox>
                <w10:wrap type="square"/>
              </v:shape>
            </w:pict>
          </mc:Fallback>
        </mc:AlternateContent>
      </w:r>
    </w:p>
    <w:p w14:paraId="26F35C2B" w14:textId="781AF535" w:rsidR="00E93D4F" w:rsidRPr="00F94643" w:rsidRDefault="00E93D4F" w:rsidP="00E93D4F">
      <w:pPr>
        <w:pStyle w:val="Kop2"/>
        <w:rPr>
          <w:lang w:val="en-GB"/>
        </w:rPr>
      </w:pPr>
      <w:bookmarkStart w:id="183" w:name="_Toc261813393"/>
      <w:r w:rsidRPr="00F94643">
        <w:rPr>
          <w:lang w:val="en-GB"/>
        </w:rPr>
        <w:lastRenderedPageBreak/>
        <w:t>Preparation script</w:t>
      </w:r>
      <w:r w:rsidR="00CE5BEC" w:rsidRPr="00F94643">
        <w:rPr>
          <w:lang w:val="en-GB"/>
        </w:rPr>
        <w:t>s</w:t>
      </w:r>
      <w:bookmarkEnd w:id="183"/>
    </w:p>
    <w:p w14:paraId="61239837" w14:textId="5234353C" w:rsidR="00E93D4F" w:rsidRPr="00F94643" w:rsidRDefault="00E93D4F" w:rsidP="00E93D4F">
      <w:pPr>
        <w:rPr>
          <w:lang w:val="en-GB"/>
        </w:rPr>
      </w:pPr>
      <w:r w:rsidRPr="00E15E68">
        <w:rPr>
          <w:lang w:val="en-GB"/>
        </w:rPr>
        <w:t xml:space="preserve">To </w:t>
      </w:r>
      <w:r w:rsidR="0044237B" w:rsidRPr="00E15E68">
        <w:rPr>
          <w:lang w:val="en-GB"/>
        </w:rPr>
        <w:t>semi-</w:t>
      </w:r>
      <w:r w:rsidRPr="00E15E68">
        <w:rPr>
          <w:lang w:val="en-GB"/>
        </w:rPr>
        <w:t>automate the preparation process</w:t>
      </w:r>
      <w:r w:rsidR="00CE5BEC" w:rsidRPr="00E15E68">
        <w:rPr>
          <w:lang w:val="en-GB"/>
        </w:rPr>
        <w:t>,</w:t>
      </w:r>
      <w:r w:rsidRPr="00E15E68">
        <w:rPr>
          <w:lang w:val="en-GB"/>
        </w:rPr>
        <w:t xml:space="preserve"> a bash script</w:t>
      </w:r>
      <w:r w:rsidR="00134196" w:rsidRPr="00E15E68">
        <w:rPr>
          <w:lang w:val="en-GB"/>
        </w:rPr>
        <w:t>, training.sh,</w:t>
      </w:r>
      <w:r w:rsidRPr="00E15E68">
        <w:rPr>
          <w:lang w:val="en-GB"/>
        </w:rPr>
        <w:t xml:space="preserve"> </w:t>
      </w:r>
      <w:r w:rsidR="00984118" w:rsidRPr="00E15E68">
        <w:rPr>
          <w:lang w:val="en-GB"/>
        </w:rPr>
        <w:t xml:space="preserve">was </w:t>
      </w:r>
      <w:r w:rsidRPr="00E15E68">
        <w:rPr>
          <w:lang w:val="en-GB"/>
        </w:rPr>
        <w:t>developed</w:t>
      </w:r>
      <w:r w:rsidR="0048109B" w:rsidRPr="00E15E68">
        <w:rPr>
          <w:lang w:val="en-GB"/>
        </w:rPr>
        <w:t xml:space="preserve"> (see appendix </w:t>
      </w:r>
      <w:r w:rsidR="00E15E68" w:rsidRPr="00E15E68">
        <w:rPr>
          <w:lang w:val="en-GB"/>
        </w:rPr>
        <w:t>1.1.2</w:t>
      </w:r>
      <w:r w:rsidR="00134196" w:rsidRPr="00E15E68">
        <w:rPr>
          <w:lang w:val="en-GB"/>
        </w:rPr>
        <w:t>, and the first script in figure 3</w:t>
      </w:r>
      <w:r w:rsidR="0048109B" w:rsidRPr="00E15E68">
        <w:rPr>
          <w:lang w:val="en-GB"/>
        </w:rPr>
        <w:t>)</w:t>
      </w:r>
      <w:r w:rsidRPr="00E15E68">
        <w:rPr>
          <w:lang w:val="en-GB"/>
        </w:rPr>
        <w:t>.</w:t>
      </w:r>
      <w:r w:rsidR="00E96389" w:rsidRPr="00E15E68">
        <w:rPr>
          <w:lang w:val="en-GB"/>
        </w:rPr>
        <w:t xml:space="preserve"> Figure 8 contains a workflow of this script.</w:t>
      </w:r>
      <w:r w:rsidRPr="00F94643">
        <w:rPr>
          <w:lang w:val="en-GB"/>
        </w:rPr>
        <w:t xml:space="preserve"> The first step in this script </w:t>
      </w:r>
      <w:r w:rsidR="00CE5BEC" w:rsidRPr="00F94643">
        <w:rPr>
          <w:lang w:val="en-GB"/>
        </w:rPr>
        <w:t>was</w:t>
      </w:r>
      <w:r w:rsidRPr="00F94643">
        <w:rPr>
          <w:lang w:val="en-GB"/>
        </w:rPr>
        <w:t xml:space="preserve"> running Offlickr.py to download the pictures as .jpg and the metadata files as .xml. After downloading these files, the script will</w:t>
      </w:r>
      <w:r w:rsidR="00143DA0" w:rsidRPr="00F94643">
        <w:rPr>
          <w:lang w:val="en-GB"/>
        </w:rPr>
        <w:t xml:space="preserve"> run another python </w:t>
      </w:r>
      <w:r w:rsidR="00143DA0" w:rsidRPr="00E15E68">
        <w:rPr>
          <w:lang w:val="en-GB"/>
        </w:rPr>
        <w:t xml:space="preserve">script, get_tags.py (see appendix </w:t>
      </w:r>
      <w:r w:rsidR="00E15E68" w:rsidRPr="00E15E68">
        <w:rPr>
          <w:lang w:val="en-GB"/>
        </w:rPr>
        <w:t>1</w:t>
      </w:r>
      <w:r w:rsidR="000E07EC" w:rsidRPr="00E15E68">
        <w:rPr>
          <w:lang w:val="en-GB"/>
        </w:rPr>
        <w:t>.5.2</w:t>
      </w:r>
      <w:r w:rsidR="00143DA0" w:rsidRPr="00E15E68">
        <w:rPr>
          <w:lang w:val="en-GB"/>
        </w:rPr>
        <w:t>), to</w:t>
      </w:r>
      <w:r w:rsidR="00EA7490" w:rsidRPr="00E15E68">
        <w:rPr>
          <w:lang w:val="en-GB"/>
        </w:rPr>
        <w:t xml:space="preserve"> get the original names and the tags from the</w:t>
      </w:r>
      <w:r w:rsidR="00EA7490" w:rsidRPr="00F94643">
        <w:rPr>
          <w:lang w:val="en-GB"/>
        </w:rPr>
        <w:t xml:space="preserve"> </w:t>
      </w:r>
      <w:r w:rsidR="00EA7490" w:rsidRPr="00E15E68">
        <w:rPr>
          <w:lang w:val="en-GB"/>
        </w:rPr>
        <w:t>meta</w:t>
      </w:r>
      <w:r w:rsidRPr="00E15E68">
        <w:rPr>
          <w:lang w:val="en-GB"/>
        </w:rPr>
        <w:t>data</w:t>
      </w:r>
      <w:r w:rsidR="00C95759" w:rsidRPr="00E15E68">
        <w:rPr>
          <w:lang w:val="en-GB"/>
        </w:rPr>
        <w:t>.</w:t>
      </w:r>
      <w:r w:rsidR="00051FA4" w:rsidRPr="00E15E68">
        <w:rPr>
          <w:lang w:val="en-GB"/>
        </w:rPr>
        <w:t xml:space="preserve"> A workflow of this script can be found in figure 9.</w:t>
      </w:r>
      <w:r w:rsidR="00C95759" w:rsidRPr="00E15E68">
        <w:rPr>
          <w:lang w:val="en-GB"/>
        </w:rPr>
        <w:t xml:space="preserve"> This info will be</w:t>
      </w:r>
      <w:r w:rsidRPr="00E15E68">
        <w:rPr>
          <w:lang w:val="en-GB"/>
        </w:rPr>
        <w:t xml:space="preserve"> save</w:t>
      </w:r>
      <w:r w:rsidR="00C95759" w:rsidRPr="00E15E68">
        <w:rPr>
          <w:lang w:val="en-GB"/>
        </w:rPr>
        <w:t>d</w:t>
      </w:r>
      <w:r w:rsidRPr="00E15E68">
        <w:rPr>
          <w:lang w:val="en-GB"/>
        </w:rPr>
        <w:t xml:space="preserve"> in .txt</w:t>
      </w:r>
      <w:r w:rsidRPr="00F94643">
        <w:rPr>
          <w:lang w:val="en-GB"/>
        </w:rPr>
        <w:t xml:space="preserve"> files, using the id of the picture as name. </w:t>
      </w:r>
      <w:r w:rsidR="00984118" w:rsidRPr="00F94643">
        <w:rPr>
          <w:lang w:val="en-GB"/>
        </w:rPr>
        <w:t xml:space="preserve">For example, if </w:t>
      </w:r>
      <w:r w:rsidRPr="00F94643">
        <w:rPr>
          <w:lang w:val="en-GB"/>
        </w:rPr>
        <w:t xml:space="preserve">the picture name is 123456789.jpg the tag file of this picture </w:t>
      </w:r>
      <w:r w:rsidR="00984118" w:rsidRPr="00F94643">
        <w:rPr>
          <w:lang w:val="en-GB"/>
        </w:rPr>
        <w:t>is</w:t>
      </w:r>
      <w:r w:rsidRPr="00F94643">
        <w:rPr>
          <w:lang w:val="en-GB"/>
        </w:rPr>
        <w:t xml:space="preserve"> 123456789_tags.txt. At the end of this step the .xml files </w:t>
      </w:r>
      <w:r w:rsidR="00984118" w:rsidRPr="00F94643">
        <w:rPr>
          <w:lang w:val="en-GB"/>
        </w:rPr>
        <w:t>are</w:t>
      </w:r>
      <w:r w:rsidRPr="00F94643">
        <w:rPr>
          <w:lang w:val="en-GB"/>
        </w:rPr>
        <w:t xml:space="preserve"> </w:t>
      </w:r>
      <w:r w:rsidRPr="00E15E68">
        <w:rPr>
          <w:lang w:val="en-GB"/>
        </w:rPr>
        <w:t>removed.</w:t>
      </w:r>
      <w:r w:rsidR="00231C33" w:rsidRPr="00E15E68">
        <w:rPr>
          <w:lang w:val="en-GB"/>
        </w:rPr>
        <w:t xml:space="preserve"> </w:t>
      </w:r>
      <w:r w:rsidR="000E07EC" w:rsidRPr="00E15E68">
        <w:rPr>
          <w:lang w:val="en-GB"/>
        </w:rPr>
        <w:t>E</w:t>
      </w:r>
      <w:r w:rsidR="00231C33" w:rsidRPr="00E15E68">
        <w:rPr>
          <w:lang w:val="en-GB"/>
        </w:rPr>
        <w:t>xample of</w:t>
      </w:r>
      <w:r w:rsidR="000E07EC" w:rsidRPr="00E15E68">
        <w:rPr>
          <w:lang w:val="en-GB"/>
        </w:rPr>
        <w:t xml:space="preserve"> different</w:t>
      </w:r>
      <w:r w:rsidR="00231C33" w:rsidRPr="00E15E68">
        <w:rPr>
          <w:lang w:val="en-GB"/>
        </w:rPr>
        <w:t xml:space="preserve"> tag file</w:t>
      </w:r>
      <w:r w:rsidR="000E07EC" w:rsidRPr="00E15E68">
        <w:rPr>
          <w:lang w:val="en-GB"/>
        </w:rPr>
        <w:t>s</w:t>
      </w:r>
      <w:r w:rsidR="00231C33" w:rsidRPr="00E15E68">
        <w:rPr>
          <w:lang w:val="en-GB"/>
        </w:rPr>
        <w:t xml:space="preserve"> can be found in </w:t>
      </w:r>
      <w:proofErr w:type="spellStart"/>
      <w:r w:rsidR="00E15E68" w:rsidRPr="00E15E68">
        <w:rPr>
          <w:lang w:val="en-GB"/>
        </w:rPr>
        <w:t>supplementaries</w:t>
      </w:r>
      <w:proofErr w:type="spellEnd"/>
      <w:r w:rsidR="00231C33" w:rsidRPr="00E15E68">
        <w:rPr>
          <w:lang w:val="en-GB"/>
        </w:rPr>
        <w:t xml:space="preserve"> </w:t>
      </w:r>
      <w:r w:rsidR="00E15E68" w:rsidRPr="00E15E68">
        <w:rPr>
          <w:lang w:val="en-GB"/>
        </w:rPr>
        <w:t>1.3-1.5</w:t>
      </w:r>
      <w:r w:rsidR="00231C33" w:rsidRPr="00E15E68">
        <w:rPr>
          <w:lang w:val="en-GB"/>
        </w:rPr>
        <w:t>. The</w:t>
      </w:r>
      <w:r w:rsidR="00231C33" w:rsidRPr="00F94643">
        <w:rPr>
          <w:lang w:val="en-GB"/>
        </w:rPr>
        <w:t xml:space="preserve"> structure of these files is</w:t>
      </w:r>
      <w:r w:rsidR="002533FF" w:rsidRPr="00F94643">
        <w:rPr>
          <w:lang w:val="en-GB"/>
        </w:rPr>
        <w:t xml:space="preserve"> </w:t>
      </w:r>
      <w:r w:rsidR="00231C33" w:rsidRPr="00F94643">
        <w:rPr>
          <w:lang w:val="en-GB"/>
        </w:rPr>
        <w:t>always the same</w:t>
      </w:r>
      <w:r w:rsidR="00984118" w:rsidRPr="00F94643">
        <w:rPr>
          <w:lang w:val="en-GB"/>
        </w:rPr>
        <w:t>:</w:t>
      </w:r>
      <w:r w:rsidR="002533FF" w:rsidRPr="00F94643">
        <w:rPr>
          <w:lang w:val="en-GB"/>
        </w:rPr>
        <w:t xml:space="preserve"> the f</w:t>
      </w:r>
      <w:r w:rsidR="00231C33" w:rsidRPr="00F94643">
        <w:rPr>
          <w:lang w:val="en-GB"/>
        </w:rPr>
        <w:t>irst</w:t>
      </w:r>
      <w:r w:rsidR="002533FF" w:rsidRPr="00F94643">
        <w:rPr>
          <w:lang w:val="en-GB"/>
        </w:rPr>
        <w:t xml:space="preserve"> line is</w:t>
      </w:r>
      <w:r w:rsidR="00231C33" w:rsidRPr="00F94643">
        <w:rPr>
          <w:lang w:val="en-GB"/>
        </w:rPr>
        <w:t xml:space="preserve"> the original name of the picture, then an empty line, after that </w:t>
      </w:r>
      <w:r w:rsidR="00E15E68" w:rsidRPr="00F94643">
        <w:rPr>
          <w:lang w:val="en-GB"/>
        </w:rPr>
        <w:t>the shape for the tuber pictures</w:t>
      </w:r>
      <w:r w:rsidR="00E15E68">
        <w:rPr>
          <w:lang w:val="en-GB"/>
        </w:rPr>
        <w:t xml:space="preserve"> or</w:t>
      </w:r>
      <w:r w:rsidR="00EA7490" w:rsidRPr="00F94643">
        <w:rPr>
          <w:lang w:val="en-GB"/>
        </w:rPr>
        <w:t xml:space="preserve"> </w:t>
      </w:r>
      <w:r w:rsidR="00E15E68" w:rsidRPr="00F94643">
        <w:rPr>
          <w:lang w:val="en-GB"/>
        </w:rPr>
        <w:t>the section</w:t>
      </w:r>
      <w:r w:rsidR="00E15E68">
        <w:rPr>
          <w:lang w:val="en-GB"/>
        </w:rPr>
        <w:t xml:space="preserve"> and species</w:t>
      </w:r>
      <w:r w:rsidR="00E15E68" w:rsidRPr="00F94643">
        <w:rPr>
          <w:lang w:val="en-GB"/>
        </w:rPr>
        <w:t xml:space="preserve"> for the flower pictures</w:t>
      </w:r>
      <w:r w:rsidR="00E15E68">
        <w:rPr>
          <w:lang w:val="en-GB"/>
        </w:rPr>
        <w:t xml:space="preserve">. The </w:t>
      </w:r>
      <w:r w:rsidR="00231C33" w:rsidRPr="00F94643">
        <w:rPr>
          <w:lang w:val="en-GB"/>
        </w:rPr>
        <w:t xml:space="preserve">last tag </w:t>
      </w:r>
      <w:r w:rsidR="00984118" w:rsidRPr="00F94643">
        <w:rPr>
          <w:lang w:val="en-GB"/>
        </w:rPr>
        <w:t xml:space="preserve">indicates whether the object </w:t>
      </w:r>
      <w:r w:rsidR="00231C33" w:rsidRPr="00F94643">
        <w:rPr>
          <w:lang w:val="en-GB"/>
        </w:rPr>
        <w:t xml:space="preserve">is a </w:t>
      </w:r>
      <w:r w:rsidR="00794D45" w:rsidRPr="00F94643">
        <w:rPr>
          <w:lang w:val="en-GB"/>
        </w:rPr>
        <w:t xml:space="preserve">slipper orchid </w:t>
      </w:r>
      <w:r w:rsidR="00231C33" w:rsidRPr="00F94643">
        <w:rPr>
          <w:lang w:val="en-GB"/>
        </w:rPr>
        <w:t>flower</w:t>
      </w:r>
      <w:r w:rsidR="00984118" w:rsidRPr="00F94643">
        <w:rPr>
          <w:lang w:val="en-GB"/>
        </w:rPr>
        <w:t xml:space="preserve"> or a</w:t>
      </w:r>
      <w:r w:rsidR="00794D45" w:rsidRPr="00F94643">
        <w:rPr>
          <w:lang w:val="en-GB"/>
        </w:rPr>
        <w:t xml:space="preserve"> </w:t>
      </w:r>
      <w:proofErr w:type="spellStart"/>
      <w:r w:rsidR="00794D45" w:rsidRPr="00F94643">
        <w:rPr>
          <w:i/>
          <w:lang w:val="en-GB"/>
        </w:rPr>
        <w:t>salep</w:t>
      </w:r>
      <w:proofErr w:type="spellEnd"/>
      <w:r w:rsidR="00984118" w:rsidRPr="00F94643">
        <w:rPr>
          <w:lang w:val="en-GB"/>
        </w:rPr>
        <w:t xml:space="preserve"> </w:t>
      </w:r>
      <w:r w:rsidR="00794D45" w:rsidRPr="00F94643">
        <w:rPr>
          <w:lang w:val="en-GB"/>
        </w:rPr>
        <w:t xml:space="preserve">orchid </w:t>
      </w:r>
      <w:r w:rsidR="00984118" w:rsidRPr="00F94643">
        <w:rPr>
          <w:lang w:val="en-GB"/>
        </w:rPr>
        <w:t>tuber</w:t>
      </w:r>
      <w:r w:rsidR="00231C33" w:rsidRPr="00F94643">
        <w:rPr>
          <w:lang w:val="en-GB"/>
        </w:rPr>
        <w:t>.</w:t>
      </w:r>
      <w:r w:rsidR="002533FF" w:rsidRPr="00F94643">
        <w:rPr>
          <w:lang w:val="en-GB"/>
        </w:rPr>
        <w:t xml:space="preserve"> </w:t>
      </w:r>
      <w:r w:rsidR="00231C33" w:rsidRPr="00F94643">
        <w:rPr>
          <w:lang w:val="en-GB"/>
        </w:rPr>
        <w:t xml:space="preserve">The knowledge of this structure can be used </w:t>
      </w:r>
      <w:r w:rsidR="00C95759" w:rsidRPr="00F94643">
        <w:rPr>
          <w:lang w:val="en-GB"/>
        </w:rPr>
        <w:t>in the next step</w:t>
      </w:r>
      <w:r w:rsidR="00231C33" w:rsidRPr="00F94643">
        <w:rPr>
          <w:lang w:val="en-GB"/>
        </w:rPr>
        <w:t>.</w:t>
      </w:r>
    </w:p>
    <w:p w14:paraId="2D935178" w14:textId="3EC51C70" w:rsidR="00231C33" w:rsidRPr="00F94643" w:rsidRDefault="00231C33" w:rsidP="00050811">
      <w:pPr>
        <w:ind w:firstLine="708"/>
        <w:rPr>
          <w:lang w:val="en-GB"/>
        </w:rPr>
      </w:pPr>
      <w:r w:rsidRPr="00F94643">
        <w:rPr>
          <w:lang w:val="en-GB"/>
        </w:rPr>
        <w:t>In th</w:t>
      </w:r>
      <w:r w:rsidR="00CE5BEC" w:rsidRPr="00F94643">
        <w:rPr>
          <w:lang w:val="en-GB"/>
        </w:rPr>
        <w:t>e next</w:t>
      </w:r>
      <w:r w:rsidR="002533FF" w:rsidRPr="00F94643">
        <w:rPr>
          <w:lang w:val="en-GB"/>
        </w:rPr>
        <w:t xml:space="preserve"> step the pictures </w:t>
      </w:r>
      <w:r w:rsidR="00984118" w:rsidRPr="00F94643">
        <w:rPr>
          <w:lang w:val="en-GB"/>
        </w:rPr>
        <w:t>ar</w:t>
      </w:r>
      <w:r w:rsidR="002533FF" w:rsidRPr="00F94643">
        <w:rPr>
          <w:lang w:val="en-GB"/>
        </w:rPr>
        <w:t>e divided between two directories, Flower and Tuber. Before the pictures and tags are moved to the correct directory, t</w:t>
      </w:r>
      <w:r w:rsidR="00086AF9" w:rsidRPr="00F94643">
        <w:rPr>
          <w:lang w:val="en-GB"/>
        </w:rPr>
        <w:t>he pictures were</w:t>
      </w:r>
      <w:r w:rsidR="002533FF" w:rsidRPr="00F94643">
        <w:rPr>
          <w:lang w:val="en-GB"/>
        </w:rPr>
        <w:t xml:space="preserve"> converted f</w:t>
      </w:r>
      <w:r w:rsidR="00197246" w:rsidRPr="00F94643">
        <w:rPr>
          <w:lang w:val="en-GB"/>
        </w:rPr>
        <w:t>ro</w:t>
      </w:r>
      <w:r w:rsidR="002533FF" w:rsidRPr="00F94643">
        <w:rPr>
          <w:lang w:val="en-GB"/>
        </w:rPr>
        <w:t>m .jpg to .</w:t>
      </w:r>
      <w:proofErr w:type="spellStart"/>
      <w:r w:rsidR="002533FF" w:rsidRPr="00F94643">
        <w:rPr>
          <w:lang w:val="en-GB"/>
        </w:rPr>
        <w:t>png</w:t>
      </w:r>
      <w:proofErr w:type="spellEnd"/>
      <w:r w:rsidR="00086AF9" w:rsidRPr="00F94643">
        <w:rPr>
          <w:lang w:val="en-GB"/>
        </w:rPr>
        <w:t xml:space="preserve">. This </w:t>
      </w:r>
      <w:r w:rsidR="00A83A9C" w:rsidRPr="00F94643">
        <w:rPr>
          <w:lang w:val="en-GB"/>
        </w:rPr>
        <w:t>conversion</w:t>
      </w:r>
      <w:r w:rsidR="00086AF9" w:rsidRPr="00F94643">
        <w:rPr>
          <w:lang w:val="en-GB"/>
        </w:rPr>
        <w:t xml:space="preserve"> was required because the training scripts only works with </w:t>
      </w:r>
      <w:proofErr w:type="spellStart"/>
      <w:r w:rsidR="00086AF9" w:rsidRPr="00F94643">
        <w:rPr>
          <w:lang w:val="en-GB"/>
        </w:rPr>
        <w:t>png</w:t>
      </w:r>
      <w:proofErr w:type="spellEnd"/>
      <w:r w:rsidR="00086AF9" w:rsidRPr="00F94643">
        <w:rPr>
          <w:lang w:val="en-GB"/>
        </w:rPr>
        <w:t xml:space="preserve"> files</w:t>
      </w:r>
      <w:r w:rsidR="002533FF" w:rsidRPr="00F94643">
        <w:rPr>
          <w:lang w:val="en-GB"/>
        </w:rPr>
        <w:t>.</w:t>
      </w:r>
      <w:r w:rsidR="0048109B" w:rsidRPr="00F94643">
        <w:rPr>
          <w:lang w:val="en-GB"/>
        </w:rPr>
        <w:t xml:space="preserve"> After converting the pictures, t</w:t>
      </w:r>
      <w:r w:rsidR="00086AF9" w:rsidRPr="00F94643">
        <w:rPr>
          <w:lang w:val="en-GB"/>
        </w:rPr>
        <w:t>he .jpg files were</w:t>
      </w:r>
      <w:r w:rsidR="00CE5BEC" w:rsidRPr="00F94643">
        <w:rPr>
          <w:lang w:val="en-GB"/>
        </w:rPr>
        <w:t xml:space="preserve"> </w:t>
      </w:r>
      <w:r w:rsidR="00984118" w:rsidRPr="00F94643">
        <w:rPr>
          <w:lang w:val="en-GB"/>
        </w:rPr>
        <w:t>not</w:t>
      </w:r>
      <w:r w:rsidR="0048109B" w:rsidRPr="00F94643">
        <w:rPr>
          <w:lang w:val="en-GB"/>
        </w:rPr>
        <w:t xml:space="preserve"> </w:t>
      </w:r>
      <w:r w:rsidR="00086AF9" w:rsidRPr="00F94643">
        <w:rPr>
          <w:lang w:val="en-GB"/>
        </w:rPr>
        <w:t>used anymore,</w:t>
      </w:r>
      <w:r w:rsidR="00CF7771" w:rsidRPr="00F94643">
        <w:rPr>
          <w:lang w:val="en-GB"/>
        </w:rPr>
        <w:t xml:space="preserve"> so</w:t>
      </w:r>
      <w:r w:rsidR="00086AF9" w:rsidRPr="00F94643">
        <w:rPr>
          <w:lang w:val="en-GB"/>
        </w:rPr>
        <w:t xml:space="preserve"> </w:t>
      </w:r>
      <w:r w:rsidR="0048109B" w:rsidRPr="00F94643">
        <w:rPr>
          <w:lang w:val="en-GB"/>
        </w:rPr>
        <w:t>all .</w:t>
      </w:r>
      <w:proofErr w:type="spellStart"/>
      <w:r w:rsidR="0048109B" w:rsidRPr="00F94643">
        <w:rPr>
          <w:lang w:val="en-GB"/>
        </w:rPr>
        <w:t>j</w:t>
      </w:r>
      <w:r w:rsidR="00086AF9" w:rsidRPr="00F94643">
        <w:rPr>
          <w:lang w:val="en-GB"/>
        </w:rPr>
        <w:t>pgs</w:t>
      </w:r>
      <w:proofErr w:type="spellEnd"/>
      <w:r w:rsidR="00086AF9" w:rsidRPr="00F94643">
        <w:rPr>
          <w:lang w:val="en-GB"/>
        </w:rPr>
        <w:t xml:space="preserve"> </w:t>
      </w:r>
      <w:r w:rsidR="00CF7771" w:rsidRPr="00F94643">
        <w:rPr>
          <w:lang w:val="en-GB"/>
        </w:rPr>
        <w:t xml:space="preserve">files </w:t>
      </w:r>
      <w:r w:rsidR="00086AF9" w:rsidRPr="00F94643">
        <w:rPr>
          <w:lang w:val="en-GB"/>
        </w:rPr>
        <w:t>were</w:t>
      </w:r>
      <w:r w:rsidR="0048109B" w:rsidRPr="00F94643">
        <w:rPr>
          <w:lang w:val="en-GB"/>
        </w:rPr>
        <w:t xml:space="preserve"> removed.</w:t>
      </w:r>
    </w:p>
    <w:p w14:paraId="07A93A1F" w14:textId="427240BF" w:rsidR="0048109B" w:rsidRPr="00F94643" w:rsidRDefault="0048109B" w:rsidP="0002508A">
      <w:pPr>
        <w:ind w:firstLine="709"/>
        <w:rPr>
          <w:lang w:val="en-GB"/>
        </w:rPr>
      </w:pPr>
      <w:r w:rsidRPr="00F94643">
        <w:rPr>
          <w:lang w:val="en-GB"/>
        </w:rPr>
        <w:t>After dividing the pictures between</w:t>
      </w:r>
      <w:r w:rsidR="00FC36A3" w:rsidRPr="00F94643">
        <w:rPr>
          <w:lang w:val="en-GB"/>
        </w:rPr>
        <w:t xml:space="preserve"> the directories</w:t>
      </w:r>
      <w:r w:rsidRPr="00F94643">
        <w:rPr>
          <w:lang w:val="en-GB"/>
        </w:rPr>
        <w:t xml:space="preserve"> Flower and Tuber, the separation goes further. First the Flower pi</w:t>
      </w:r>
      <w:r w:rsidR="00C95759" w:rsidRPr="00F94643">
        <w:rPr>
          <w:lang w:val="en-GB"/>
        </w:rPr>
        <w:t xml:space="preserve">ctures are divided between the different </w:t>
      </w:r>
      <w:r w:rsidR="00794D45" w:rsidRPr="00F94643">
        <w:rPr>
          <w:lang w:val="en-GB"/>
        </w:rPr>
        <w:t xml:space="preserve">slipper orchid </w:t>
      </w:r>
      <w:r w:rsidR="00FC36A3" w:rsidRPr="00F94643">
        <w:rPr>
          <w:lang w:val="en-GB"/>
        </w:rPr>
        <w:t xml:space="preserve">sections and </w:t>
      </w:r>
      <w:r w:rsidRPr="00F94643">
        <w:rPr>
          <w:lang w:val="en-GB"/>
        </w:rPr>
        <w:t xml:space="preserve">species. After this </w:t>
      </w:r>
      <w:r w:rsidR="009D4894" w:rsidRPr="00F94643">
        <w:rPr>
          <w:lang w:val="en-GB"/>
        </w:rPr>
        <w:t>division</w:t>
      </w:r>
      <w:r w:rsidRPr="00F94643">
        <w:rPr>
          <w:lang w:val="en-GB"/>
        </w:rPr>
        <w:t xml:space="preserve"> there are some directories with </w:t>
      </w:r>
      <w:r w:rsidR="00FC36A3" w:rsidRPr="00F94643">
        <w:rPr>
          <w:lang w:val="en-GB"/>
        </w:rPr>
        <w:t>the section names</w:t>
      </w:r>
      <w:r w:rsidRPr="00F94643">
        <w:rPr>
          <w:lang w:val="en-GB"/>
        </w:rPr>
        <w:t xml:space="preserve"> in</w:t>
      </w:r>
      <w:r w:rsidR="00FC36A3" w:rsidRPr="00F94643">
        <w:rPr>
          <w:lang w:val="en-GB"/>
        </w:rPr>
        <w:t>side the</w:t>
      </w:r>
      <w:r w:rsidRPr="00F94643">
        <w:rPr>
          <w:lang w:val="en-GB"/>
        </w:rPr>
        <w:t xml:space="preserve"> Flower</w:t>
      </w:r>
      <w:r w:rsidR="00FC36A3" w:rsidRPr="00F94643">
        <w:rPr>
          <w:lang w:val="en-GB"/>
        </w:rPr>
        <w:t xml:space="preserve"> directory</w:t>
      </w:r>
      <w:r w:rsidRPr="00F94643">
        <w:rPr>
          <w:lang w:val="en-GB"/>
        </w:rPr>
        <w:t xml:space="preserve">, and every </w:t>
      </w:r>
      <w:r w:rsidR="00FC36A3" w:rsidRPr="00F94643">
        <w:rPr>
          <w:lang w:val="en-GB"/>
        </w:rPr>
        <w:t>section</w:t>
      </w:r>
      <w:r w:rsidRPr="00F94643">
        <w:rPr>
          <w:lang w:val="en-GB"/>
        </w:rPr>
        <w:t xml:space="preserve"> directory contains </w:t>
      </w:r>
      <w:r w:rsidR="00794D45" w:rsidRPr="00F94643">
        <w:rPr>
          <w:lang w:val="en-GB"/>
        </w:rPr>
        <w:t xml:space="preserve">further </w:t>
      </w:r>
      <w:r w:rsidRPr="00F94643">
        <w:rPr>
          <w:lang w:val="en-GB"/>
        </w:rPr>
        <w:t>species directories. After dividing the Flower pictures</w:t>
      </w:r>
      <w:r w:rsidR="00794D45" w:rsidRPr="00F94643">
        <w:rPr>
          <w:lang w:val="en-GB"/>
        </w:rPr>
        <w:t>,</w:t>
      </w:r>
      <w:r w:rsidRPr="00F94643">
        <w:rPr>
          <w:lang w:val="en-GB"/>
        </w:rPr>
        <w:t xml:space="preserve"> the Tuber pictures are divide</w:t>
      </w:r>
      <w:r w:rsidR="00794D45" w:rsidRPr="00F94643">
        <w:rPr>
          <w:lang w:val="en-GB"/>
        </w:rPr>
        <w:t>d</w:t>
      </w:r>
      <w:r w:rsidRPr="00F94643">
        <w:rPr>
          <w:lang w:val="en-GB"/>
        </w:rPr>
        <w:t xml:space="preserve"> between shape and Look-a-Like or orchid. This step will produce six directories: </w:t>
      </w:r>
      <w:proofErr w:type="spellStart"/>
      <w:r w:rsidRPr="00F94643">
        <w:rPr>
          <w:lang w:val="en-GB"/>
        </w:rPr>
        <w:t>LOblong</w:t>
      </w:r>
      <w:proofErr w:type="spellEnd"/>
      <w:r w:rsidRPr="00F94643">
        <w:rPr>
          <w:lang w:val="en-GB"/>
        </w:rPr>
        <w:t xml:space="preserve">, </w:t>
      </w:r>
      <w:proofErr w:type="spellStart"/>
      <w:r w:rsidRPr="00F94643">
        <w:rPr>
          <w:lang w:val="en-GB"/>
        </w:rPr>
        <w:t>LSpur</w:t>
      </w:r>
      <w:proofErr w:type="spellEnd"/>
      <w:r w:rsidRPr="00F94643">
        <w:rPr>
          <w:lang w:val="en-GB"/>
        </w:rPr>
        <w:t xml:space="preserve">, </w:t>
      </w:r>
      <w:proofErr w:type="spellStart"/>
      <w:r w:rsidRPr="00F94643">
        <w:rPr>
          <w:lang w:val="en-GB"/>
        </w:rPr>
        <w:t>LRound</w:t>
      </w:r>
      <w:proofErr w:type="spellEnd"/>
      <w:r w:rsidRPr="00F94643">
        <w:rPr>
          <w:lang w:val="en-GB"/>
        </w:rPr>
        <w:t xml:space="preserve">, Oblong, Spur and Round. All directories starting with </w:t>
      </w:r>
      <w:r w:rsidR="009D4894" w:rsidRPr="00F94643">
        <w:rPr>
          <w:lang w:val="en-GB"/>
        </w:rPr>
        <w:t>an</w:t>
      </w:r>
      <w:r w:rsidRPr="00F94643">
        <w:rPr>
          <w:lang w:val="en-GB"/>
        </w:rPr>
        <w:t xml:space="preserve"> “L” are for the Look-a-Like tubers.</w:t>
      </w:r>
    </w:p>
    <w:p w14:paraId="61158C2A" w14:textId="66945CE6" w:rsidR="00F40845" w:rsidRDefault="0048109B" w:rsidP="00050811">
      <w:pPr>
        <w:ind w:firstLine="708"/>
        <w:rPr>
          <w:lang w:val="en-GB"/>
        </w:rPr>
        <w:sectPr w:rsidR="00F40845" w:rsidSect="00F40845">
          <w:footerReference w:type="default" r:id="rId24"/>
          <w:pgSz w:w="11900" w:h="16840"/>
          <w:pgMar w:top="1417" w:right="1417" w:bottom="1417" w:left="1417" w:header="708" w:footer="708" w:gutter="0"/>
          <w:cols w:space="708"/>
          <w:docGrid w:linePitch="360"/>
        </w:sectPr>
      </w:pPr>
      <w:r w:rsidRPr="00F94643">
        <w:rPr>
          <w:lang w:val="en-GB"/>
        </w:rPr>
        <w:t>The last step in the preparation process is splitting the pictures</w:t>
      </w:r>
      <w:r w:rsidR="00753F74" w:rsidRPr="00F94643">
        <w:rPr>
          <w:lang w:val="en-GB"/>
        </w:rPr>
        <w:t xml:space="preserve"> of the tubers</w:t>
      </w:r>
      <w:r w:rsidR="003A209C" w:rsidRPr="00F94643">
        <w:rPr>
          <w:lang w:val="en-GB"/>
        </w:rPr>
        <w:t xml:space="preserve">, using a </w:t>
      </w:r>
      <w:r w:rsidR="003A209C" w:rsidRPr="00E15E68">
        <w:rPr>
          <w:lang w:val="en-GB"/>
        </w:rPr>
        <w:t xml:space="preserve">Perl script developed by </w:t>
      </w:r>
      <w:proofErr w:type="spellStart"/>
      <w:r w:rsidR="003A209C" w:rsidRPr="00E15E68">
        <w:rPr>
          <w:lang w:val="en-GB"/>
        </w:rPr>
        <w:t>Rut</w:t>
      </w:r>
      <w:r w:rsidR="00984118" w:rsidRPr="00E15E68">
        <w:rPr>
          <w:lang w:val="en-GB"/>
        </w:rPr>
        <w:t>g</w:t>
      </w:r>
      <w:r w:rsidR="003A209C" w:rsidRPr="00E15E68">
        <w:rPr>
          <w:lang w:val="en-GB"/>
        </w:rPr>
        <w:t>er</w:t>
      </w:r>
      <w:proofErr w:type="spellEnd"/>
      <w:r w:rsidR="003A209C" w:rsidRPr="00E15E68">
        <w:rPr>
          <w:lang w:val="en-GB"/>
        </w:rPr>
        <w:t xml:space="preserve"> </w:t>
      </w:r>
      <w:proofErr w:type="spellStart"/>
      <w:r w:rsidR="003A209C" w:rsidRPr="00E15E68">
        <w:rPr>
          <w:lang w:val="en-GB"/>
        </w:rPr>
        <w:t>Vos</w:t>
      </w:r>
      <w:proofErr w:type="spellEnd"/>
      <w:r w:rsidR="004B1368" w:rsidRPr="00E15E68">
        <w:rPr>
          <w:lang w:val="en-GB"/>
        </w:rPr>
        <w:t>: splitter.pl</w:t>
      </w:r>
      <w:r w:rsidR="00DC328C">
        <w:rPr>
          <w:lang w:val="en-GB"/>
        </w:rPr>
        <w:t xml:space="preserve"> [19]</w:t>
      </w:r>
      <w:r w:rsidR="003A209C" w:rsidRPr="00E15E68">
        <w:rPr>
          <w:lang w:val="en-GB"/>
        </w:rPr>
        <w:t xml:space="preserve"> (see appendix </w:t>
      </w:r>
      <w:r w:rsidR="00E15E68" w:rsidRPr="00E15E68">
        <w:rPr>
          <w:lang w:val="en-GB"/>
        </w:rPr>
        <w:t>1.4.2</w:t>
      </w:r>
      <w:r w:rsidR="003A209C" w:rsidRPr="00E15E68">
        <w:rPr>
          <w:lang w:val="en-GB"/>
        </w:rPr>
        <w:t>)</w:t>
      </w:r>
      <w:r w:rsidRPr="00E15E68">
        <w:rPr>
          <w:lang w:val="en-GB"/>
        </w:rPr>
        <w:t xml:space="preserve">. This </w:t>
      </w:r>
      <w:r w:rsidR="003A209C" w:rsidRPr="00E15E68">
        <w:rPr>
          <w:lang w:val="en-GB"/>
        </w:rPr>
        <w:t>script</w:t>
      </w:r>
      <w:r w:rsidR="00E75427" w:rsidRPr="00E15E68">
        <w:rPr>
          <w:lang w:val="en-GB"/>
        </w:rPr>
        <w:t xml:space="preserve"> used a Perl</w:t>
      </w:r>
      <w:r w:rsidR="00E75427" w:rsidRPr="00F94643">
        <w:rPr>
          <w:lang w:val="en-GB"/>
        </w:rPr>
        <w:t xml:space="preserve"> package, named Image</w:t>
      </w:r>
      <w:proofErr w:type="gramStart"/>
      <w:r w:rsidR="00E75427" w:rsidRPr="00F94643">
        <w:rPr>
          <w:lang w:val="en-GB"/>
        </w:rPr>
        <w:t>::</w:t>
      </w:r>
      <w:proofErr w:type="spellStart"/>
      <w:proofErr w:type="gramEnd"/>
      <w:r w:rsidR="00E75427" w:rsidRPr="00F94643">
        <w:rPr>
          <w:lang w:val="en-GB"/>
        </w:rPr>
        <w:t>Magick</w:t>
      </w:r>
      <w:proofErr w:type="spellEnd"/>
      <w:r w:rsidR="00E75427" w:rsidRPr="00F94643">
        <w:rPr>
          <w:lang w:val="en-GB"/>
        </w:rPr>
        <w:t>, to modify</w:t>
      </w:r>
      <w:r w:rsidR="003A209C" w:rsidRPr="00F94643">
        <w:rPr>
          <w:lang w:val="en-GB"/>
        </w:rPr>
        <w:t xml:space="preserve"> the picture so</w:t>
      </w:r>
      <w:r w:rsidRPr="00F94643">
        <w:rPr>
          <w:lang w:val="en-GB"/>
        </w:rPr>
        <w:t xml:space="preserve"> </w:t>
      </w:r>
      <w:r w:rsidR="0014447F" w:rsidRPr="00F94643">
        <w:rPr>
          <w:lang w:val="en-GB"/>
        </w:rPr>
        <w:t xml:space="preserve">that only the tuber is on the picture, with </w:t>
      </w:r>
      <w:r w:rsidR="00794D45" w:rsidRPr="00F94643">
        <w:rPr>
          <w:lang w:val="en-GB"/>
        </w:rPr>
        <w:t>a minimum</w:t>
      </w:r>
      <w:r w:rsidR="0014447F" w:rsidRPr="00F94643">
        <w:rPr>
          <w:lang w:val="en-GB"/>
        </w:rPr>
        <w:t xml:space="preserve"> background. </w:t>
      </w:r>
      <w:r w:rsidR="009D4894" w:rsidRPr="00F94643">
        <w:rPr>
          <w:lang w:val="en-GB"/>
        </w:rPr>
        <w:t>With an option of Image</w:t>
      </w:r>
      <w:proofErr w:type="gramStart"/>
      <w:r w:rsidR="009D4894" w:rsidRPr="00F94643">
        <w:rPr>
          <w:lang w:val="en-GB"/>
        </w:rPr>
        <w:t>::</w:t>
      </w:r>
      <w:proofErr w:type="spellStart"/>
      <w:proofErr w:type="gramEnd"/>
      <w:r w:rsidR="009D4894" w:rsidRPr="00F94643">
        <w:rPr>
          <w:lang w:val="en-GB"/>
        </w:rPr>
        <w:t>Magick</w:t>
      </w:r>
      <w:proofErr w:type="spellEnd"/>
      <w:r w:rsidR="00E75427" w:rsidRPr="00F94643">
        <w:rPr>
          <w:lang w:val="en-GB"/>
        </w:rPr>
        <w:t xml:space="preserve"> </w:t>
      </w:r>
      <w:r w:rsidR="009D4894" w:rsidRPr="00F94643">
        <w:rPr>
          <w:lang w:val="en-GB"/>
        </w:rPr>
        <w:t>the background is</w:t>
      </w:r>
      <w:r w:rsidR="0014447F" w:rsidRPr="00F94643">
        <w:rPr>
          <w:lang w:val="en-GB"/>
        </w:rPr>
        <w:t xml:space="preserve"> </w:t>
      </w:r>
      <w:r w:rsidR="00FC36A3" w:rsidRPr="00E15E68">
        <w:rPr>
          <w:lang w:val="en-GB"/>
        </w:rPr>
        <w:t>modified</w:t>
      </w:r>
      <w:r w:rsidR="0014447F" w:rsidRPr="00E15E68">
        <w:rPr>
          <w:lang w:val="en-GB"/>
        </w:rPr>
        <w:t xml:space="preserve"> to be completely white</w:t>
      </w:r>
      <w:r w:rsidR="002C02EE" w:rsidRPr="00E15E68">
        <w:rPr>
          <w:lang w:val="en-GB"/>
        </w:rPr>
        <w:t xml:space="preserve"> </w:t>
      </w:r>
      <w:r w:rsidR="009D4894" w:rsidRPr="00E15E68">
        <w:rPr>
          <w:lang w:val="en-GB"/>
        </w:rPr>
        <w:t xml:space="preserve">(see the square in appendix </w:t>
      </w:r>
      <w:r w:rsidR="00E15E68" w:rsidRPr="00E15E68">
        <w:rPr>
          <w:lang w:val="en-GB"/>
        </w:rPr>
        <w:t>1.4.2</w:t>
      </w:r>
      <w:r w:rsidR="009D4894" w:rsidRPr="00E15E68">
        <w:rPr>
          <w:lang w:val="en-GB"/>
        </w:rPr>
        <w:t>)</w:t>
      </w:r>
      <w:r w:rsidR="0014447F" w:rsidRPr="00E15E68">
        <w:rPr>
          <w:lang w:val="en-GB"/>
        </w:rPr>
        <w:t>.</w:t>
      </w:r>
      <w:r w:rsidR="003A209C" w:rsidRPr="00E15E68">
        <w:rPr>
          <w:lang w:val="en-GB"/>
        </w:rPr>
        <w:t xml:space="preserve"> Figure </w:t>
      </w:r>
      <w:r w:rsidR="00E15E68" w:rsidRPr="00E15E68">
        <w:rPr>
          <w:lang w:val="en-GB"/>
        </w:rPr>
        <w:t>S-11 in supplementary 3</w:t>
      </w:r>
      <w:r w:rsidR="003A209C" w:rsidRPr="00E15E68">
        <w:rPr>
          <w:lang w:val="en-GB"/>
        </w:rPr>
        <w:t xml:space="preserve"> shows a picture before and after splitting</w:t>
      </w:r>
      <w:r w:rsidR="00197246" w:rsidRPr="00E15E68">
        <w:rPr>
          <w:lang w:val="en-GB"/>
        </w:rPr>
        <w:t>.</w:t>
      </w:r>
      <w:r w:rsidR="00753F74" w:rsidRPr="00E15E68">
        <w:rPr>
          <w:lang w:val="en-GB"/>
        </w:rPr>
        <w:t xml:space="preserve"> The pictures of the flowers </w:t>
      </w:r>
      <w:ins w:id="184" w:author="Barbara Gravendeel" w:date="2014-05-16T12:37:00Z">
        <w:r w:rsidR="00805099">
          <w:rPr>
            <w:lang w:val="en-GB"/>
          </w:rPr>
          <w:t>were</w:t>
        </w:r>
      </w:ins>
      <w:del w:id="185" w:author="Barbara Gravendeel" w:date="2014-05-16T12:37:00Z">
        <w:r w:rsidR="00753F74" w:rsidRPr="00E15E68" w:rsidDel="00805099">
          <w:rPr>
            <w:lang w:val="en-GB"/>
          </w:rPr>
          <w:delText>are</w:delText>
        </w:r>
      </w:del>
      <w:r w:rsidR="00753F74" w:rsidRPr="00F94643">
        <w:rPr>
          <w:lang w:val="en-GB"/>
        </w:rPr>
        <w:t xml:space="preserve"> already split, so this step </w:t>
      </w:r>
      <w:r w:rsidR="000F5B2C" w:rsidRPr="00F94643">
        <w:rPr>
          <w:lang w:val="en-GB"/>
        </w:rPr>
        <w:t xml:space="preserve">was </w:t>
      </w:r>
      <w:r w:rsidR="00753F74" w:rsidRPr="00F94643">
        <w:rPr>
          <w:lang w:val="en-GB"/>
        </w:rPr>
        <w:t>not required for these pictures.</w:t>
      </w:r>
    </w:p>
    <w:p w14:paraId="61B26C42" w14:textId="1D8EE65A" w:rsidR="00F40845" w:rsidRDefault="00E15E68" w:rsidP="00050811">
      <w:pPr>
        <w:ind w:firstLine="708"/>
        <w:rPr>
          <w:lang w:val="en-GB"/>
        </w:rPr>
        <w:sectPr w:rsidR="00F40845" w:rsidSect="00F40845">
          <w:footerReference w:type="default" r:id="rId25"/>
          <w:pgSz w:w="16840" w:h="11900" w:orient="landscape"/>
          <w:pgMar w:top="1417" w:right="1417" w:bottom="1417" w:left="1417" w:header="708" w:footer="708" w:gutter="0"/>
          <w:cols w:space="708"/>
          <w:docGrid w:linePitch="360"/>
        </w:sectPr>
      </w:pPr>
      <w:r w:rsidRPr="00F94643">
        <w:rPr>
          <w:noProof/>
          <w:lang w:val="en-US"/>
        </w:rPr>
        <w:lastRenderedPageBreak/>
        <w:drawing>
          <wp:anchor distT="0" distB="0" distL="114300" distR="114300" simplePos="0" relativeHeight="251678720" behindDoc="0" locked="0" layoutInCell="1" allowOverlap="1" wp14:anchorId="55C3488F" wp14:editId="26DCA278">
            <wp:simplePos x="0" y="0"/>
            <wp:positionH relativeFrom="margin">
              <wp:align>center</wp:align>
            </wp:positionH>
            <wp:positionV relativeFrom="margin">
              <wp:align>center</wp:align>
            </wp:positionV>
            <wp:extent cx="7399655" cy="6542405"/>
            <wp:effectExtent l="0" t="0" r="0" b="10795"/>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ing.jpeg"/>
                    <pic:cNvPicPr/>
                  </pic:nvPicPr>
                  <pic:blipFill>
                    <a:blip r:embed="rId26">
                      <a:extLst>
                        <a:ext uri="{28A0092B-C50C-407E-A947-70E740481C1C}">
                          <a14:useLocalDpi xmlns:a14="http://schemas.microsoft.com/office/drawing/2010/main" val="0"/>
                        </a:ext>
                      </a:extLst>
                    </a:blip>
                    <a:stretch>
                      <a:fillRect/>
                    </a:stretch>
                  </pic:blipFill>
                  <pic:spPr>
                    <a:xfrm>
                      <a:off x="0" y="0"/>
                      <a:ext cx="7399148" cy="654240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702272" behindDoc="0" locked="0" layoutInCell="1" allowOverlap="1" wp14:anchorId="041369B3" wp14:editId="0E27C5D1">
                <wp:simplePos x="0" y="0"/>
                <wp:positionH relativeFrom="column">
                  <wp:posOffset>747395</wp:posOffset>
                </wp:positionH>
                <wp:positionV relativeFrom="paragraph">
                  <wp:posOffset>6201410</wp:posOffset>
                </wp:positionV>
                <wp:extent cx="7399655" cy="266700"/>
                <wp:effectExtent l="0" t="0" r="0" b="0"/>
                <wp:wrapSquare wrapText="bothSides"/>
                <wp:docPr id="33" name="Tekstvak 33"/>
                <wp:cNvGraphicFramePr/>
                <a:graphic xmlns:a="http://schemas.openxmlformats.org/drawingml/2006/main">
                  <a:graphicData uri="http://schemas.microsoft.com/office/word/2010/wordprocessingShape">
                    <wps:wsp>
                      <wps:cNvSpPr txBox="1"/>
                      <wps:spPr>
                        <a:xfrm>
                          <a:off x="0" y="0"/>
                          <a:ext cx="7399655" cy="266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571859E" w14:textId="4719FB39" w:rsidR="00E8285B" w:rsidRPr="00E15E68" w:rsidRDefault="00E8285B" w:rsidP="00E15E68">
                            <w:pPr>
                              <w:pStyle w:val="Bijschrift"/>
                              <w:rPr>
                                <w:noProof/>
                                <w:lang w:val="en-GB"/>
                              </w:rPr>
                            </w:pPr>
                            <w:r w:rsidRPr="00E15E68">
                              <w:rPr>
                                <w:lang w:val="en-GB"/>
                              </w:rPr>
                              <w:t xml:space="preserve">Figure </w:t>
                            </w:r>
                            <w:r w:rsidRPr="00E15E68">
                              <w:rPr>
                                <w:lang w:val="en-GB"/>
                              </w:rPr>
                              <w:fldChar w:fldCharType="begin"/>
                            </w:r>
                            <w:r w:rsidRPr="00E15E68">
                              <w:rPr>
                                <w:lang w:val="en-GB"/>
                              </w:rPr>
                              <w:instrText xml:space="preserve"> SEQ Figure \* ARABIC </w:instrText>
                            </w:r>
                            <w:r w:rsidRPr="00E15E68">
                              <w:rPr>
                                <w:lang w:val="en-GB"/>
                              </w:rPr>
                              <w:fldChar w:fldCharType="separate"/>
                            </w:r>
                            <w:r w:rsidRPr="00E15E68">
                              <w:rPr>
                                <w:noProof/>
                                <w:lang w:val="en-GB"/>
                              </w:rPr>
                              <w:t>8</w:t>
                            </w:r>
                            <w:r w:rsidRPr="00E15E68">
                              <w:rPr>
                                <w:lang w:val="en-GB"/>
                              </w:rPr>
                              <w:fldChar w:fldCharType="end"/>
                            </w:r>
                            <w:r w:rsidRPr="00E15E68">
                              <w:rPr>
                                <w:lang w:val="en-GB"/>
                              </w:rPr>
                              <w:t xml:space="preserve"> Workflow of training.sh. The colour of the arrows indicates in which step they are involved.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33" o:spid="_x0000_s1031" type="#_x0000_t202" style="position:absolute;left:0;text-align:left;margin-left:58.85pt;margin-top:488.3pt;width:582.65pt;height:21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" stroked="f">
                <v:textbox style="mso-fit-shape-to-text:t" inset="0,0,0,0">
                  <w:txbxContent>
                    <w:p w14:paraId="5571859E" w14:textId="4719FB39" w:rsidR="00C07EDE" w:rsidRPr="00E15E68" w:rsidRDefault="00C07EDE" w:rsidP="00E15E68">
                      <w:pPr>
                        <w:pStyle w:val="Bijschrift"/>
                        <w:rPr>
                          <w:noProof/>
                          <w:lang w:val="en-GB"/>
                        </w:rPr>
                      </w:pPr>
                      <w:r w:rsidRPr="00E15E68">
                        <w:rPr>
                          <w:lang w:val="en-GB"/>
                        </w:rPr>
                        <w:t xml:space="preserve">Figure </w:t>
                      </w:r>
                      <w:r w:rsidRPr="00E15E68">
                        <w:rPr>
                          <w:lang w:val="en-GB"/>
                        </w:rPr>
                        <w:fldChar w:fldCharType="begin"/>
                      </w:r>
                      <w:r w:rsidRPr="00E15E68">
                        <w:rPr>
                          <w:lang w:val="en-GB"/>
                        </w:rPr>
                        <w:instrText xml:space="preserve"> SEQ Figure \* ARABIC </w:instrText>
                      </w:r>
                      <w:r w:rsidRPr="00E15E68">
                        <w:rPr>
                          <w:lang w:val="en-GB"/>
                        </w:rPr>
                        <w:fldChar w:fldCharType="separate"/>
                      </w:r>
                      <w:r w:rsidRPr="00E15E68">
                        <w:rPr>
                          <w:noProof/>
                          <w:lang w:val="en-GB"/>
                        </w:rPr>
                        <w:t>8</w:t>
                      </w:r>
                      <w:r w:rsidRPr="00E15E68">
                        <w:rPr>
                          <w:lang w:val="en-GB"/>
                        </w:rPr>
                        <w:fldChar w:fldCharType="end"/>
                      </w:r>
                      <w:r w:rsidRPr="00E15E68">
                        <w:rPr>
                          <w:lang w:val="en-GB"/>
                        </w:rPr>
                        <w:t xml:space="preserve"> Workflow of training.sh. The colour of the arrows indicates in which step they are involved.</w:t>
                      </w:r>
                    </w:p>
                  </w:txbxContent>
                </v:textbox>
                <w10:wrap type="square"/>
              </v:shape>
            </w:pict>
          </mc:Fallback>
        </mc:AlternateContent>
      </w:r>
    </w:p>
    <w:p w14:paraId="15FDE3B2" w14:textId="05F9EDF0" w:rsidR="007F5A8E" w:rsidRPr="00F94643" w:rsidRDefault="001A29A7" w:rsidP="00050811">
      <w:pPr>
        <w:ind w:firstLine="708"/>
        <w:rPr>
          <w:lang w:val="en-GB"/>
        </w:rPr>
        <w:sectPr w:rsidR="007F5A8E" w:rsidRPr="00F94643" w:rsidSect="00F40845">
          <w:pgSz w:w="16840" w:h="11900" w:orient="landscape"/>
          <w:pgMar w:top="1417" w:right="1417" w:bottom="1417" w:left="1417" w:header="708" w:footer="708" w:gutter="0"/>
          <w:cols w:space="708"/>
          <w:docGrid w:linePitch="360"/>
        </w:sectPr>
      </w:pPr>
      <w:r w:rsidRPr="00F94643">
        <w:rPr>
          <w:noProof/>
          <w:lang w:val="en-US"/>
        </w:rPr>
        <w:lastRenderedPageBreak/>
        <w:drawing>
          <wp:anchor distT="0" distB="0" distL="114300" distR="114300" simplePos="0" relativeHeight="251685888" behindDoc="0" locked="0" layoutInCell="1" allowOverlap="1" wp14:anchorId="0C4E2A73" wp14:editId="3BE29256">
            <wp:simplePos x="0" y="0"/>
            <wp:positionH relativeFrom="margin">
              <wp:align>center</wp:align>
            </wp:positionH>
            <wp:positionV relativeFrom="margin">
              <wp:align>center</wp:align>
            </wp:positionV>
            <wp:extent cx="8265160" cy="6273800"/>
            <wp:effectExtent l="0" t="0" r="0" b="0"/>
            <wp:wrapSquare wrapText="bothSides"/>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tags.jpeg"/>
                    <pic:cNvPicPr/>
                  </pic:nvPicPr>
                  <pic:blipFill>
                    <a:blip r:embed="rId27">
                      <a:extLst>
                        <a:ext uri="{28A0092B-C50C-407E-A947-70E740481C1C}">
                          <a14:useLocalDpi xmlns:a14="http://schemas.microsoft.com/office/drawing/2010/main" val="0"/>
                        </a:ext>
                      </a:extLst>
                    </a:blip>
                    <a:stretch>
                      <a:fillRect/>
                    </a:stretch>
                  </pic:blipFill>
                  <pic:spPr>
                    <a:xfrm>
                      <a:off x="0" y="0"/>
                      <a:ext cx="8265160" cy="6273555"/>
                    </a:xfrm>
                    <a:prstGeom prst="rect">
                      <a:avLst/>
                    </a:prstGeom>
                  </pic:spPr>
                </pic:pic>
              </a:graphicData>
            </a:graphic>
            <wp14:sizeRelH relativeFrom="margin">
              <wp14:pctWidth>0</wp14:pctWidth>
            </wp14:sizeRelH>
            <wp14:sizeRelV relativeFrom="margin">
              <wp14:pctHeight>0</wp14:pctHeight>
            </wp14:sizeRelV>
          </wp:anchor>
        </w:drawing>
      </w:r>
      <w:r w:rsidR="00E15E68">
        <w:rPr>
          <w:noProof/>
          <w:lang w:val="en-US"/>
        </w:rPr>
        <mc:AlternateContent>
          <mc:Choice Requires="wps">
            <w:drawing>
              <wp:anchor distT="0" distB="0" distL="114300" distR="114300" simplePos="0" relativeHeight="251704320" behindDoc="0" locked="0" layoutInCell="1" allowOverlap="1" wp14:anchorId="329F1C49" wp14:editId="6029BA72">
                <wp:simplePos x="0" y="0"/>
                <wp:positionH relativeFrom="column">
                  <wp:posOffset>314325</wp:posOffset>
                </wp:positionH>
                <wp:positionV relativeFrom="paragraph">
                  <wp:posOffset>6072505</wp:posOffset>
                </wp:positionV>
                <wp:extent cx="8265160" cy="561340"/>
                <wp:effectExtent l="0" t="0" r="0" b="0"/>
                <wp:wrapSquare wrapText="bothSides"/>
                <wp:docPr id="34" name="Tekstvak 34"/>
                <wp:cNvGraphicFramePr/>
                <a:graphic xmlns:a="http://schemas.openxmlformats.org/drawingml/2006/main">
                  <a:graphicData uri="http://schemas.microsoft.com/office/word/2010/wordprocessingShape">
                    <wps:wsp>
                      <wps:cNvSpPr txBox="1"/>
                      <wps:spPr>
                        <a:xfrm>
                          <a:off x="0" y="0"/>
                          <a:ext cx="8265160" cy="56134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D54C0F0" w14:textId="28445078" w:rsidR="00E8285B" w:rsidRPr="005478F7" w:rsidRDefault="00E8285B" w:rsidP="00E15E68">
                            <w:pPr>
                              <w:pStyle w:val="Bijschrift"/>
                              <w:rPr>
                                <w:noProof/>
                                <w:lang w:val="en-US"/>
                              </w:rPr>
                            </w:pPr>
                            <w:proofErr w:type="spellStart"/>
                            <w:r>
                              <w:t>Figure</w:t>
                            </w:r>
                            <w:proofErr w:type="spellEnd"/>
                            <w:r>
                              <w:t xml:space="preserve"> </w:t>
                            </w:r>
                            <w:fldSimple w:instr=" SEQ Figure \* ARABIC ">
                              <w:r>
                                <w:rPr>
                                  <w:noProof/>
                                </w:rPr>
                                <w:t>9</w:t>
                              </w:r>
                            </w:fldSimple>
                            <w:r>
                              <w:t xml:space="preserve"> Workflow of get_tags.py. Green: Start of the workflow.</w:t>
                            </w:r>
                            <w:ins w:id="186" w:author="Barbara Gravendeel" w:date="2014-05-16T12:37:00Z">
                              <w:r w:rsidRPr="00805099">
                                <w:rPr>
                                  <w:noProof/>
                                  <w:sz w:val="28"/>
                                  <w:szCs w:val="28"/>
                                  <w:lang w:val="en-US"/>
                                </w:rPr>
                                <w:t xml:space="preserve"> </w:t>
                              </w:r>
                              <w:r>
                                <w:rPr>
                                  <w:noProof/>
                                  <w:sz w:val="28"/>
                                  <w:szCs w:val="28"/>
                                  <w:lang w:val="en-US"/>
                                </w:rPr>
                                <w:t>Patrick, het font van de bijschriften is te klein, graag veranderen van 9 naar 12. Ook weer graag verschillende scripts en files een aparte naam geven die aangeeft wat ze doen.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34" o:spid="_x0000_s1032" type="#_x0000_t202" style="position:absolute;left:0;text-align:left;margin-left:24.75pt;margin-top:478.15pt;width:650.8pt;height:44.2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" stroked="f">
                <v:textbox style="mso-fit-shape-to-text:t" inset="0,0,0,0">
                  <w:txbxContent>
                    <w:p w14:paraId="3D54C0F0" w14:textId="28445078" w:rsidR="00007C07" w:rsidRPr="005478F7" w:rsidRDefault="00007C07" w:rsidP="00E15E68">
                      <w:pPr>
                        <w:pStyle w:val="Bijschrift"/>
                        <w:rPr>
                          <w:noProof/>
                          <w:lang w:val="en-US"/>
                        </w:rPr>
                      </w:pPr>
                      <w:proofErr w:type="spellStart"/>
                      <w:r>
                        <w:t>Figure</w:t>
                      </w:r>
                      <w:proofErr w:type="spellEnd"/>
                      <w:r>
                        <w:t xml:space="preserve"> </w:t>
                      </w:r>
                      <w:fldSimple w:instr=" SEQ Figure \* ARABIC ">
                        <w:r>
                          <w:rPr>
                            <w:noProof/>
                          </w:rPr>
                          <w:t>9</w:t>
                        </w:r>
                      </w:fldSimple>
                      <w:r>
                        <w:t xml:space="preserve"> Workflow of get_tags.py. </w:t>
                      </w:r>
                      <w:r>
                        <w:t>Green: Start of the workflow.</w:t>
                      </w:r>
                      <w:ins w:id="198" w:author="Barbara Gravendeel" w:date="2014-05-16T12:37:00Z">
                        <w:r w:rsidRPr="00805099">
                          <w:rPr>
                            <w:noProof/>
                            <w:sz w:val="28"/>
                            <w:szCs w:val="28"/>
                            <w:lang w:val="en-US"/>
                          </w:rPr>
                          <w:t xml:space="preserve"> </w:t>
                        </w:r>
                        <w:r>
                          <w:rPr>
                            <w:noProof/>
                            <w:sz w:val="28"/>
                            <w:szCs w:val="28"/>
                            <w:lang w:val="en-US"/>
                          </w:rPr>
                          <w:t>Patrick, het font van de bijschriften is te klein, graag veranderen van 9 naar 12. Ook weer graag verschillende scripts en files een aparte naam geven die aangeeft wat ze doen.</w:t>
                        </w:r>
                      </w:ins>
                    </w:p>
                  </w:txbxContent>
                </v:textbox>
                <w10:wrap type="square"/>
              </v:shape>
            </w:pict>
          </mc:Fallback>
        </mc:AlternateContent>
      </w:r>
    </w:p>
    <w:p w14:paraId="5C342DCE" w14:textId="21ED9FD6" w:rsidR="00753F74" w:rsidRPr="00F94643" w:rsidRDefault="0002508A" w:rsidP="000F5B2C">
      <w:pPr>
        <w:pStyle w:val="Kop2"/>
        <w:rPr>
          <w:lang w:val="en-GB"/>
        </w:rPr>
      </w:pPr>
      <w:bookmarkStart w:id="187" w:name="_Toc261813394"/>
      <w:r w:rsidRPr="00F94643">
        <w:rPr>
          <w:lang w:val="en-GB"/>
        </w:rPr>
        <w:lastRenderedPageBreak/>
        <w:t>Create</w:t>
      </w:r>
      <w:r w:rsidR="00753F74" w:rsidRPr="00F94643">
        <w:rPr>
          <w:lang w:val="en-GB"/>
        </w:rPr>
        <w:t xml:space="preserve"> training data</w:t>
      </w:r>
      <w:bookmarkEnd w:id="187"/>
    </w:p>
    <w:p w14:paraId="16223329" w14:textId="7D1F6B2A" w:rsidR="0002508A" w:rsidRPr="00F94643" w:rsidRDefault="00753F74" w:rsidP="000F5B2C">
      <w:pPr>
        <w:rPr>
          <w:lang w:val="en-GB"/>
        </w:rPr>
      </w:pPr>
      <w:r w:rsidRPr="00F94643">
        <w:rPr>
          <w:lang w:val="en-GB"/>
        </w:rPr>
        <w:t>When the preparation script</w:t>
      </w:r>
      <w:ins w:id="188" w:author="Barbara Gravendeel" w:date="2014-05-16T13:34:00Z">
        <w:r w:rsidR="0085279D">
          <w:rPr>
            <w:lang w:val="en-GB"/>
          </w:rPr>
          <w:t xml:space="preserve"> is</w:t>
        </w:r>
      </w:ins>
      <w:del w:id="189" w:author="Barbara Gravendeel" w:date="2014-05-16T13:34:00Z">
        <w:r w:rsidR="00FC36A3" w:rsidRPr="00F94643" w:rsidDel="0085279D">
          <w:rPr>
            <w:lang w:val="en-GB"/>
          </w:rPr>
          <w:delText xml:space="preserve"> is</w:delText>
        </w:r>
      </w:del>
      <w:r w:rsidR="00FC36A3" w:rsidRPr="00F94643">
        <w:rPr>
          <w:lang w:val="en-GB"/>
        </w:rPr>
        <w:t xml:space="preserve"> finished</w:t>
      </w:r>
      <w:r w:rsidRPr="00F94643">
        <w:rPr>
          <w:lang w:val="en-GB"/>
        </w:rPr>
        <w:t xml:space="preserve"> the training data can be generated. To do this</w:t>
      </w:r>
      <w:r w:rsidR="000F5B2C" w:rsidRPr="00F94643">
        <w:rPr>
          <w:lang w:val="en-GB"/>
        </w:rPr>
        <w:t>,</w:t>
      </w:r>
      <w:r w:rsidRPr="00F94643">
        <w:rPr>
          <w:lang w:val="en-GB"/>
        </w:rPr>
        <w:t xml:space="preserve"> a bash </w:t>
      </w:r>
      <w:r w:rsidRPr="001A29A7">
        <w:rPr>
          <w:lang w:val="en-GB"/>
        </w:rPr>
        <w:t>script, create_traindata.</w:t>
      </w:r>
      <w:r w:rsidR="0004332E" w:rsidRPr="001A29A7">
        <w:rPr>
          <w:lang w:val="en-GB"/>
        </w:rPr>
        <w:t xml:space="preserve">sh, is developed (see </w:t>
      </w:r>
      <w:r w:rsidR="001A29A7" w:rsidRPr="001A29A7">
        <w:rPr>
          <w:lang w:val="en-GB"/>
        </w:rPr>
        <w:t>appendix 1.1.1</w:t>
      </w:r>
      <w:r w:rsidR="00FC36A3" w:rsidRPr="001A29A7">
        <w:rPr>
          <w:lang w:val="en-GB"/>
        </w:rPr>
        <w:t>, and the second script in figure 3</w:t>
      </w:r>
      <w:r w:rsidRPr="001A29A7">
        <w:rPr>
          <w:lang w:val="en-GB"/>
        </w:rPr>
        <w:t xml:space="preserve">). </w:t>
      </w:r>
      <w:r w:rsidR="00FC36A3" w:rsidRPr="001A29A7">
        <w:rPr>
          <w:lang w:val="en-GB"/>
        </w:rPr>
        <w:t>T</w:t>
      </w:r>
      <w:r w:rsidRPr="001A29A7">
        <w:rPr>
          <w:lang w:val="en-GB"/>
        </w:rPr>
        <w:t xml:space="preserve">his script runs two different Perl scripts developed by </w:t>
      </w:r>
      <w:proofErr w:type="spellStart"/>
      <w:r w:rsidRPr="001A29A7">
        <w:rPr>
          <w:lang w:val="en-GB"/>
        </w:rPr>
        <w:t>Rutger</w:t>
      </w:r>
      <w:proofErr w:type="spellEnd"/>
      <w:r w:rsidRPr="001A29A7">
        <w:rPr>
          <w:lang w:val="en-GB"/>
        </w:rPr>
        <w:t xml:space="preserve"> </w:t>
      </w:r>
      <w:proofErr w:type="spellStart"/>
      <w:r w:rsidRPr="001A29A7">
        <w:rPr>
          <w:lang w:val="en-GB"/>
        </w:rPr>
        <w:t>Vos</w:t>
      </w:r>
      <w:proofErr w:type="spellEnd"/>
      <w:r w:rsidRPr="001A29A7">
        <w:rPr>
          <w:lang w:val="en-GB"/>
        </w:rPr>
        <w:t xml:space="preserve">. One </w:t>
      </w:r>
      <w:r w:rsidR="00415CA5" w:rsidRPr="001A29A7">
        <w:rPr>
          <w:lang w:val="en-GB"/>
        </w:rPr>
        <w:t xml:space="preserve">of these </w:t>
      </w:r>
      <w:r w:rsidR="0002508A" w:rsidRPr="001A29A7">
        <w:rPr>
          <w:lang w:val="en-GB"/>
        </w:rPr>
        <w:t>script</w:t>
      </w:r>
      <w:r w:rsidR="00415CA5" w:rsidRPr="001A29A7">
        <w:rPr>
          <w:lang w:val="en-GB"/>
        </w:rPr>
        <w:t>s</w:t>
      </w:r>
      <w:r w:rsidR="00DC328C">
        <w:rPr>
          <w:lang w:val="en-GB"/>
        </w:rPr>
        <w:t>, traindata.pl,</w:t>
      </w:r>
      <w:r w:rsidR="00415CA5" w:rsidRPr="001A29A7">
        <w:rPr>
          <w:lang w:val="en-GB"/>
        </w:rPr>
        <w:t xml:space="preserve"> is</w:t>
      </w:r>
      <w:r w:rsidR="0002508A" w:rsidRPr="00F94643">
        <w:rPr>
          <w:lang w:val="en-GB"/>
        </w:rPr>
        <w:t xml:space="preserve"> </w:t>
      </w:r>
      <w:r w:rsidRPr="001A29A7">
        <w:rPr>
          <w:lang w:val="en-GB"/>
        </w:rPr>
        <w:t xml:space="preserve">for the tubers and </w:t>
      </w:r>
      <w:r w:rsidR="00AA592A" w:rsidRPr="001A29A7">
        <w:rPr>
          <w:lang w:val="en-GB"/>
        </w:rPr>
        <w:t>the other</w:t>
      </w:r>
      <w:r w:rsidR="00DC328C">
        <w:rPr>
          <w:lang w:val="en-GB"/>
        </w:rPr>
        <w:t>, traindata2.pl,</w:t>
      </w:r>
      <w:r w:rsidR="0004332E" w:rsidRPr="001A29A7">
        <w:rPr>
          <w:lang w:val="en-GB"/>
        </w:rPr>
        <w:t xml:space="preserve"> for the flowers (</w:t>
      </w:r>
      <w:r w:rsidR="001A29A7" w:rsidRPr="001A29A7">
        <w:rPr>
          <w:lang w:val="en-GB"/>
        </w:rPr>
        <w:t>see appendices 1.4.4</w:t>
      </w:r>
      <w:r w:rsidR="0004332E" w:rsidRPr="001A29A7">
        <w:rPr>
          <w:lang w:val="en-GB"/>
        </w:rPr>
        <w:t xml:space="preserve"> and </w:t>
      </w:r>
      <w:r w:rsidR="001A29A7" w:rsidRPr="001A29A7">
        <w:rPr>
          <w:lang w:val="en-GB"/>
        </w:rPr>
        <w:t>1.4.5</w:t>
      </w:r>
      <w:r w:rsidRPr="001A29A7">
        <w:rPr>
          <w:lang w:val="en-GB"/>
        </w:rPr>
        <w:t>). The only</w:t>
      </w:r>
      <w:r w:rsidRPr="00F94643">
        <w:rPr>
          <w:lang w:val="en-GB"/>
        </w:rPr>
        <w:t xml:space="preserve"> difference</w:t>
      </w:r>
      <w:r w:rsidR="0002508A" w:rsidRPr="00F94643">
        <w:rPr>
          <w:lang w:val="en-GB"/>
        </w:rPr>
        <w:t xml:space="preserve"> between these two scripts</w:t>
      </w:r>
      <w:r w:rsidRPr="00F94643">
        <w:rPr>
          <w:lang w:val="en-GB"/>
        </w:rPr>
        <w:t xml:space="preserve"> is the accepted input file</w:t>
      </w:r>
      <w:r w:rsidR="00FC36A3" w:rsidRPr="00F94643">
        <w:rPr>
          <w:lang w:val="en-GB"/>
        </w:rPr>
        <w:t>s. The script for the tubers only accept files with a name in the format &lt;number&gt;</w:t>
      </w:r>
      <w:proofErr w:type="gramStart"/>
      <w:r w:rsidR="00FC36A3" w:rsidRPr="00F94643">
        <w:rPr>
          <w:lang w:val="en-GB"/>
        </w:rPr>
        <w:t>,&lt;</w:t>
      </w:r>
      <w:proofErr w:type="gramEnd"/>
      <w:r w:rsidR="00FC36A3" w:rsidRPr="00F94643">
        <w:rPr>
          <w:lang w:val="en-GB"/>
        </w:rPr>
        <w:t>number&gt;.</w:t>
      </w:r>
      <w:proofErr w:type="spellStart"/>
      <w:r w:rsidR="00FC36A3" w:rsidRPr="00F94643">
        <w:rPr>
          <w:lang w:val="en-GB"/>
        </w:rPr>
        <w:t>png</w:t>
      </w:r>
      <w:proofErr w:type="spellEnd"/>
      <w:r w:rsidR="00895FCC" w:rsidRPr="00F94643">
        <w:rPr>
          <w:lang w:val="en-GB"/>
        </w:rPr>
        <w:t>, while the other script accepts files with a name that contains at leas</w:t>
      </w:r>
      <w:r w:rsidR="00471668" w:rsidRPr="00F94643">
        <w:rPr>
          <w:lang w:val="en-GB"/>
        </w:rPr>
        <w:t>t</w:t>
      </w:r>
      <w:r w:rsidR="00895FCC" w:rsidRPr="00F94643">
        <w:rPr>
          <w:lang w:val="en-GB"/>
        </w:rPr>
        <w:t xml:space="preserve"> one number.</w:t>
      </w:r>
      <w:r w:rsidR="00471668" w:rsidRPr="00F94643">
        <w:rPr>
          <w:lang w:val="en-GB"/>
        </w:rPr>
        <w:t xml:space="preserve"> </w:t>
      </w:r>
      <w:r w:rsidR="00FC36A3" w:rsidRPr="00F94643">
        <w:rPr>
          <w:lang w:val="en-GB"/>
        </w:rPr>
        <w:t>T</w:t>
      </w:r>
      <w:r w:rsidR="0002508A" w:rsidRPr="00F94643">
        <w:rPr>
          <w:lang w:val="en-GB"/>
        </w:rPr>
        <w:t xml:space="preserve">hese scripts create </w:t>
      </w:r>
      <w:r w:rsidR="001A29A7">
        <w:rPr>
          <w:lang w:val="en-GB"/>
        </w:rPr>
        <w:t>.</w:t>
      </w:r>
      <w:proofErr w:type="spellStart"/>
      <w:r w:rsidR="0002508A" w:rsidRPr="00F94643">
        <w:rPr>
          <w:lang w:val="en-GB"/>
        </w:rPr>
        <w:t>tsv</w:t>
      </w:r>
      <w:proofErr w:type="spellEnd"/>
      <w:r w:rsidR="0002508A" w:rsidRPr="00F94643">
        <w:rPr>
          <w:lang w:val="en-GB"/>
        </w:rPr>
        <w:t xml:space="preserve"> (tab separated value) files for every directory. So after running create_traindata.sh there is a </w:t>
      </w:r>
      <w:r w:rsidR="001A29A7">
        <w:rPr>
          <w:lang w:val="en-GB"/>
        </w:rPr>
        <w:t>.</w:t>
      </w:r>
      <w:proofErr w:type="spellStart"/>
      <w:r w:rsidR="0002508A" w:rsidRPr="00F94643">
        <w:rPr>
          <w:lang w:val="en-GB"/>
        </w:rPr>
        <w:t>tsv</w:t>
      </w:r>
      <w:proofErr w:type="spellEnd"/>
      <w:r w:rsidR="0002508A" w:rsidRPr="00F94643">
        <w:rPr>
          <w:lang w:val="en-GB"/>
        </w:rPr>
        <w:t xml:space="preserve"> file for every species of the flower pictures and a </w:t>
      </w:r>
      <w:proofErr w:type="spellStart"/>
      <w:r w:rsidR="0002508A" w:rsidRPr="00F94643">
        <w:rPr>
          <w:lang w:val="en-GB"/>
        </w:rPr>
        <w:t>tsv</w:t>
      </w:r>
      <w:proofErr w:type="spellEnd"/>
      <w:r w:rsidR="0002508A" w:rsidRPr="00F94643">
        <w:rPr>
          <w:lang w:val="en-GB"/>
        </w:rPr>
        <w:t xml:space="preserve"> file for every shape of the tuber.</w:t>
      </w:r>
      <w:r w:rsidR="00141448" w:rsidRPr="00F94643">
        <w:rPr>
          <w:lang w:val="en-GB"/>
        </w:rPr>
        <w:t xml:space="preserve"> These </w:t>
      </w:r>
      <w:proofErr w:type="spellStart"/>
      <w:r w:rsidR="00141448" w:rsidRPr="00F94643">
        <w:rPr>
          <w:lang w:val="en-GB"/>
        </w:rPr>
        <w:t>tsv</w:t>
      </w:r>
      <w:proofErr w:type="spellEnd"/>
      <w:r w:rsidR="00141448" w:rsidRPr="00F94643">
        <w:rPr>
          <w:lang w:val="en-GB"/>
        </w:rPr>
        <w:t xml:space="preserve"> files contain the intensities of Red, Blue and Green (RBG) of 50 vertical points and 25 horizontal points. This means that the classification is based on </w:t>
      </w:r>
      <w:r w:rsidR="0045660F" w:rsidRPr="00F94643">
        <w:rPr>
          <w:lang w:val="en-GB"/>
        </w:rPr>
        <w:t>colour</w:t>
      </w:r>
      <w:r w:rsidR="00141448" w:rsidRPr="00F94643">
        <w:rPr>
          <w:lang w:val="en-GB"/>
        </w:rPr>
        <w:t>.</w:t>
      </w:r>
    </w:p>
    <w:p w14:paraId="343D1D9D" w14:textId="395F1375" w:rsidR="00E36B0D" w:rsidRPr="00F94643" w:rsidRDefault="001A29A7" w:rsidP="00895FCC">
      <w:pPr>
        <w:ind w:firstLine="709"/>
        <w:rPr>
          <w:lang w:val="en-GB"/>
        </w:rPr>
      </w:pPr>
      <w:r>
        <w:rPr>
          <w:lang w:val="en-GB"/>
        </w:rPr>
        <w:t>From this point t</w:t>
      </w:r>
      <w:r w:rsidR="0002508A" w:rsidRPr="00F94643">
        <w:rPr>
          <w:lang w:val="en-GB"/>
        </w:rPr>
        <w:t xml:space="preserve">he </w:t>
      </w:r>
      <w:r>
        <w:rPr>
          <w:lang w:val="en-GB"/>
        </w:rPr>
        <w:t>.</w:t>
      </w:r>
      <w:proofErr w:type="spellStart"/>
      <w:r w:rsidR="0002508A" w:rsidRPr="00F94643">
        <w:rPr>
          <w:lang w:val="en-GB"/>
        </w:rPr>
        <w:t>tsv</w:t>
      </w:r>
      <w:proofErr w:type="spellEnd"/>
      <w:r w:rsidR="0002508A" w:rsidRPr="00F94643">
        <w:rPr>
          <w:lang w:val="en-GB"/>
        </w:rPr>
        <w:t xml:space="preserve"> files of the tuber can be used for training the neural network</w:t>
      </w:r>
      <w:r>
        <w:rPr>
          <w:lang w:val="en-GB"/>
        </w:rPr>
        <w:t>s</w:t>
      </w:r>
      <w:r w:rsidR="0002508A" w:rsidRPr="00F94643">
        <w:rPr>
          <w:lang w:val="en-GB"/>
        </w:rPr>
        <w:t xml:space="preserve">. The </w:t>
      </w:r>
      <w:proofErr w:type="spellStart"/>
      <w:r w:rsidR="0002508A" w:rsidRPr="00F94643">
        <w:rPr>
          <w:lang w:val="en-GB"/>
        </w:rPr>
        <w:t>tsv</w:t>
      </w:r>
      <w:proofErr w:type="spellEnd"/>
      <w:r w:rsidR="0002508A" w:rsidRPr="00F94643">
        <w:rPr>
          <w:lang w:val="en-GB"/>
        </w:rPr>
        <w:t xml:space="preserve"> files of the flowers need to be modified before using them for training the neural network</w:t>
      </w:r>
      <w:r>
        <w:rPr>
          <w:lang w:val="en-GB"/>
        </w:rPr>
        <w:t>s</w:t>
      </w:r>
      <w:r w:rsidR="0002508A" w:rsidRPr="00F94643">
        <w:rPr>
          <w:lang w:val="en-GB"/>
        </w:rPr>
        <w:t xml:space="preserve">. To automate this modification process a bash script </w:t>
      </w:r>
      <w:ins w:id="190" w:author="Barbara Gravendeel" w:date="2014-05-16T13:34:00Z">
        <w:r w:rsidR="0085279D">
          <w:rPr>
            <w:lang w:val="en-GB"/>
          </w:rPr>
          <w:t xml:space="preserve">was </w:t>
        </w:r>
      </w:ins>
      <w:del w:id="191" w:author="Barbara Gravendeel" w:date="2014-05-16T13:34:00Z">
        <w:r w:rsidR="0002508A" w:rsidRPr="00F94643" w:rsidDel="0085279D">
          <w:rPr>
            <w:lang w:val="en-GB"/>
          </w:rPr>
          <w:delText xml:space="preserve">is </w:delText>
        </w:r>
      </w:del>
      <w:r w:rsidR="0002508A" w:rsidRPr="00F94643">
        <w:rPr>
          <w:lang w:val="en-GB"/>
        </w:rPr>
        <w:t>devel</w:t>
      </w:r>
      <w:r w:rsidR="00895FCC" w:rsidRPr="00F94643">
        <w:rPr>
          <w:lang w:val="en-GB"/>
        </w:rPr>
        <w:t xml:space="preserve">oped that will </w:t>
      </w:r>
      <w:r w:rsidR="00895FCC" w:rsidRPr="001A29A7">
        <w:rPr>
          <w:lang w:val="en-GB"/>
        </w:rPr>
        <w:t>run two</w:t>
      </w:r>
      <w:r w:rsidR="0004332E" w:rsidRPr="001A29A7">
        <w:rPr>
          <w:lang w:val="en-GB"/>
        </w:rPr>
        <w:t xml:space="preserve"> python scripts (</w:t>
      </w:r>
      <w:r w:rsidRPr="001A29A7">
        <w:rPr>
          <w:lang w:val="en-GB"/>
        </w:rPr>
        <w:t>see appendix 1.1.3, the third</w:t>
      </w:r>
      <w:r w:rsidR="00895FCC" w:rsidRPr="001A29A7">
        <w:rPr>
          <w:lang w:val="en-GB"/>
        </w:rPr>
        <w:t xml:space="preserve"> script in figure 3</w:t>
      </w:r>
      <w:r w:rsidR="0004332E" w:rsidRPr="001A29A7">
        <w:rPr>
          <w:lang w:val="en-GB"/>
        </w:rPr>
        <w:t xml:space="preserve"> and appendices </w:t>
      </w:r>
      <w:r w:rsidRPr="001A29A7">
        <w:rPr>
          <w:lang w:val="en-GB"/>
        </w:rPr>
        <w:t>1.5.3</w:t>
      </w:r>
      <w:r>
        <w:rPr>
          <w:lang w:val="en-GB"/>
        </w:rPr>
        <w:t xml:space="preserve"> and 1.5.4</w:t>
      </w:r>
      <w:r w:rsidR="00895FCC" w:rsidRPr="00F94643">
        <w:rPr>
          <w:lang w:val="en-GB"/>
        </w:rPr>
        <w:t>). The first python script</w:t>
      </w:r>
      <w:r>
        <w:rPr>
          <w:lang w:val="en-GB"/>
        </w:rPr>
        <w:t>, combine_files.py,</w:t>
      </w:r>
      <w:r w:rsidR="00895FCC" w:rsidRPr="00F94643">
        <w:rPr>
          <w:lang w:val="en-GB"/>
        </w:rPr>
        <w:t xml:space="preserve"> creates </w:t>
      </w:r>
      <w:proofErr w:type="spellStart"/>
      <w:r w:rsidR="00895FCC" w:rsidRPr="00F94643">
        <w:rPr>
          <w:lang w:val="en-GB"/>
        </w:rPr>
        <w:t>tsv</w:t>
      </w:r>
      <w:proofErr w:type="spellEnd"/>
      <w:r w:rsidR="00895FCC" w:rsidRPr="00F94643">
        <w:rPr>
          <w:lang w:val="en-GB"/>
        </w:rPr>
        <w:t xml:space="preserve"> files per section by combining the </w:t>
      </w:r>
      <w:proofErr w:type="spellStart"/>
      <w:r w:rsidR="00895FCC" w:rsidRPr="00F94643">
        <w:rPr>
          <w:lang w:val="en-GB"/>
        </w:rPr>
        <w:t>tsv</w:t>
      </w:r>
      <w:proofErr w:type="spellEnd"/>
      <w:r w:rsidR="00895FCC" w:rsidRPr="00F94643">
        <w:rPr>
          <w:lang w:val="en-GB"/>
        </w:rPr>
        <w:t xml:space="preserve"> files in that specific section. When all sections have a </w:t>
      </w:r>
      <w:proofErr w:type="spellStart"/>
      <w:r w:rsidR="00895FCC" w:rsidRPr="00F94643">
        <w:rPr>
          <w:lang w:val="en-GB"/>
        </w:rPr>
        <w:t>tsv</w:t>
      </w:r>
      <w:proofErr w:type="spellEnd"/>
      <w:r w:rsidR="00895FCC" w:rsidRPr="00F94643">
        <w:rPr>
          <w:lang w:val="en-GB"/>
        </w:rPr>
        <w:t xml:space="preserve"> file the second python script</w:t>
      </w:r>
      <w:r>
        <w:rPr>
          <w:lang w:val="en-GB"/>
        </w:rPr>
        <w:t>, add_columns.py,</w:t>
      </w:r>
      <w:r w:rsidR="00895FCC" w:rsidRPr="00F94643">
        <w:rPr>
          <w:lang w:val="en-GB"/>
        </w:rPr>
        <w:t xml:space="preserve"> will be running. This script create</w:t>
      </w:r>
      <w:r w:rsidR="0045660F" w:rsidRPr="00F94643">
        <w:rPr>
          <w:lang w:val="en-GB"/>
        </w:rPr>
        <w:t>s</w:t>
      </w:r>
      <w:r w:rsidR="00895FCC" w:rsidRPr="00F94643">
        <w:rPr>
          <w:lang w:val="en-GB"/>
        </w:rPr>
        <w:t xml:space="preserve"> extra columns, one column per section. </w:t>
      </w:r>
      <w:r w:rsidR="0002508A" w:rsidRPr="00F94643">
        <w:rPr>
          <w:lang w:val="en-GB"/>
        </w:rPr>
        <w:t xml:space="preserve">After creating the columns they </w:t>
      </w:r>
      <w:r w:rsidR="00E36B0D" w:rsidRPr="00F94643">
        <w:rPr>
          <w:lang w:val="en-GB"/>
        </w:rPr>
        <w:t>will be filled in. The guideline for</w:t>
      </w:r>
      <w:r w:rsidR="00895FCC" w:rsidRPr="00F94643">
        <w:rPr>
          <w:lang w:val="en-GB"/>
        </w:rPr>
        <w:t xml:space="preserve"> this step is: the first section</w:t>
      </w:r>
      <w:r w:rsidR="00E36B0D" w:rsidRPr="00F94643">
        <w:rPr>
          <w:lang w:val="en-GB"/>
        </w:rPr>
        <w:t xml:space="preserve"> ge</w:t>
      </w:r>
      <w:r w:rsidR="00895FCC" w:rsidRPr="00F94643">
        <w:rPr>
          <w:lang w:val="en-GB"/>
        </w:rPr>
        <w:t>ts 1’s in the first column and -1</w:t>
      </w:r>
      <w:r w:rsidR="00E36B0D" w:rsidRPr="00F94643">
        <w:rPr>
          <w:lang w:val="en-GB"/>
        </w:rPr>
        <w:t>’s in all other columns. The second s</w:t>
      </w:r>
      <w:r w:rsidR="00895FCC" w:rsidRPr="00F94643">
        <w:rPr>
          <w:lang w:val="en-GB"/>
        </w:rPr>
        <w:t xml:space="preserve">ection </w:t>
      </w:r>
      <w:r w:rsidR="00E36B0D" w:rsidRPr="00F94643">
        <w:rPr>
          <w:lang w:val="en-GB"/>
        </w:rPr>
        <w:t>ge</w:t>
      </w:r>
      <w:r w:rsidR="00895FCC" w:rsidRPr="00F94643">
        <w:rPr>
          <w:lang w:val="en-GB"/>
        </w:rPr>
        <w:t>ts 1’ in the second column and -1</w:t>
      </w:r>
      <w:r w:rsidR="00E36B0D" w:rsidRPr="00F94643">
        <w:rPr>
          <w:lang w:val="en-GB"/>
        </w:rPr>
        <w:t>’ in all other columns etc.</w:t>
      </w:r>
      <w:r>
        <w:rPr>
          <w:lang w:val="en-GB"/>
        </w:rPr>
        <w:t xml:space="preserve"> The order of the sections is based on the alphabet.</w:t>
      </w:r>
      <w:r w:rsidR="00895FCC" w:rsidRPr="00F94643">
        <w:rPr>
          <w:lang w:val="en-GB"/>
        </w:rPr>
        <w:t xml:space="preserve"> After this step the data can be used to train the neural networks.</w:t>
      </w:r>
    </w:p>
    <w:p w14:paraId="640AAA03" w14:textId="77777777" w:rsidR="00415CA5" w:rsidRPr="00F94643" w:rsidRDefault="00415CA5" w:rsidP="000F5B2C">
      <w:pPr>
        <w:pStyle w:val="Kop2"/>
        <w:rPr>
          <w:lang w:val="en-GB"/>
        </w:rPr>
      </w:pPr>
      <w:bookmarkStart w:id="192" w:name="_Toc261813395"/>
      <w:r w:rsidRPr="00F94643">
        <w:rPr>
          <w:lang w:val="en-GB"/>
        </w:rPr>
        <w:t>Neural networks</w:t>
      </w:r>
      <w:bookmarkEnd w:id="192"/>
    </w:p>
    <w:p w14:paraId="38070686" w14:textId="5FCFD925" w:rsidR="0045660F" w:rsidRPr="00F94643" w:rsidRDefault="00415CA5" w:rsidP="000F5B2C">
      <w:pPr>
        <w:rPr>
          <w:lang w:val="en-GB"/>
        </w:rPr>
      </w:pPr>
      <w:r w:rsidRPr="00F94643">
        <w:rPr>
          <w:lang w:val="en-GB"/>
        </w:rPr>
        <w:t>After completing all these preparation steps</w:t>
      </w:r>
      <w:r w:rsidR="007700B6" w:rsidRPr="00F94643">
        <w:rPr>
          <w:lang w:val="en-GB"/>
        </w:rPr>
        <w:t>,</w:t>
      </w:r>
      <w:r w:rsidRPr="00F94643">
        <w:rPr>
          <w:lang w:val="en-GB"/>
        </w:rPr>
        <w:t xml:space="preserve"> a neural ne</w:t>
      </w:r>
      <w:r w:rsidR="00895FCC" w:rsidRPr="00F94643">
        <w:rPr>
          <w:lang w:val="en-GB"/>
        </w:rPr>
        <w:t>twork can be</w:t>
      </w:r>
      <w:r w:rsidRPr="00F94643">
        <w:rPr>
          <w:lang w:val="en-GB"/>
        </w:rPr>
        <w:t xml:space="preserve"> trained. To train the </w:t>
      </w:r>
      <w:r w:rsidRPr="001A29A7">
        <w:rPr>
          <w:lang w:val="en-GB"/>
        </w:rPr>
        <w:t>network a Perl script</w:t>
      </w:r>
      <w:r w:rsidR="005119DF">
        <w:rPr>
          <w:lang w:val="en-GB"/>
        </w:rPr>
        <w:t xml:space="preserve"> written by </w:t>
      </w:r>
      <w:proofErr w:type="spellStart"/>
      <w:r w:rsidR="005119DF">
        <w:rPr>
          <w:lang w:val="en-GB"/>
        </w:rPr>
        <w:t>Rutger</w:t>
      </w:r>
      <w:proofErr w:type="spellEnd"/>
      <w:r w:rsidR="005119DF">
        <w:rPr>
          <w:lang w:val="en-GB"/>
        </w:rPr>
        <w:t xml:space="preserve"> </w:t>
      </w:r>
      <w:proofErr w:type="spellStart"/>
      <w:r w:rsidR="005119DF">
        <w:rPr>
          <w:lang w:val="en-GB"/>
        </w:rPr>
        <w:t>Vos</w:t>
      </w:r>
      <w:proofErr w:type="spellEnd"/>
      <w:r w:rsidRPr="001A29A7">
        <w:rPr>
          <w:lang w:val="en-GB"/>
        </w:rPr>
        <w:t>, trainai</w:t>
      </w:r>
      <w:r w:rsidR="00141448" w:rsidRPr="001A29A7">
        <w:rPr>
          <w:lang w:val="en-GB"/>
        </w:rPr>
        <w:t>.pl</w:t>
      </w:r>
      <w:r w:rsidR="005119DF">
        <w:rPr>
          <w:lang w:val="en-GB"/>
        </w:rPr>
        <w:t xml:space="preserve"> [19</w:t>
      </w:r>
      <w:proofErr w:type="gramStart"/>
      <w:r w:rsidR="005119DF">
        <w:rPr>
          <w:lang w:val="en-GB"/>
        </w:rPr>
        <w:t>]</w:t>
      </w:r>
      <w:r w:rsidR="00141448" w:rsidRPr="001A29A7">
        <w:rPr>
          <w:lang w:val="en-GB"/>
        </w:rPr>
        <w:t>,</w:t>
      </w:r>
      <w:proofErr w:type="gramEnd"/>
      <w:r w:rsidR="00141448" w:rsidRPr="001A29A7">
        <w:rPr>
          <w:lang w:val="en-GB"/>
        </w:rPr>
        <w:t xml:space="preserve"> </w:t>
      </w:r>
      <w:ins w:id="193" w:author="Barbara Gravendeel" w:date="2014-05-16T12:38:00Z">
        <w:r w:rsidR="00805099">
          <w:rPr>
            <w:lang w:val="en-GB"/>
          </w:rPr>
          <w:t>was</w:t>
        </w:r>
      </w:ins>
      <w:del w:id="194" w:author="Barbara Gravendeel" w:date="2014-05-16T12:38:00Z">
        <w:r w:rsidR="00141448" w:rsidRPr="001A29A7" w:rsidDel="00805099">
          <w:rPr>
            <w:lang w:val="en-GB"/>
          </w:rPr>
          <w:delText>is</w:delText>
        </w:r>
      </w:del>
      <w:r w:rsidR="00141448" w:rsidRPr="001A29A7">
        <w:rPr>
          <w:lang w:val="en-GB"/>
        </w:rPr>
        <w:t xml:space="preserve"> used (</w:t>
      </w:r>
      <w:r w:rsidR="001A29A7" w:rsidRPr="001A29A7">
        <w:rPr>
          <w:lang w:val="en-GB"/>
        </w:rPr>
        <w:t>see appendix 1.4.3</w:t>
      </w:r>
      <w:r w:rsidRPr="001A29A7">
        <w:rPr>
          <w:lang w:val="en-GB"/>
        </w:rPr>
        <w:t xml:space="preserve">). </w:t>
      </w:r>
      <w:r w:rsidR="0045660F" w:rsidRPr="001A29A7">
        <w:rPr>
          <w:lang w:val="en-GB"/>
        </w:rPr>
        <w:t>This script accepts a directory</w:t>
      </w:r>
      <w:r w:rsidR="0045660F" w:rsidRPr="00F94643">
        <w:rPr>
          <w:lang w:val="en-GB"/>
        </w:rPr>
        <w:t xml:space="preserve"> with </w:t>
      </w:r>
      <w:proofErr w:type="spellStart"/>
      <w:r w:rsidR="0045660F" w:rsidRPr="00F94643">
        <w:rPr>
          <w:lang w:val="en-GB"/>
        </w:rPr>
        <w:t>tsv</w:t>
      </w:r>
      <w:proofErr w:type="spellEnd"/>
      <w:r w:rsidR="0045660F" w:rsidRPr="00F94643">
        <w:rPr>
          <w:lang w:val="en-GB"/>
        </w:rPr>
        <w:t xml:space="preserve"> files, the number of categories (is</w:t>
      </w:r>
      <w:r w:rsidR="001A29A7">
        <w:rPr>
          <w:lang w:val="en-GB"/>
        </w:rPr>
        <w:t xml:space="preserve"> the</w:t>
      </w:r>
      <w:r w:rsidR="0045660F" w:rsidRPr="00F94643">
        <w:rPr>
          <w:lang w:val="en-GB"/>
        </w:rPr>
        <w:t xml:space="preserve"> number of extra columns), the output file, a Desired Error and the maximal number of epochs. The last one is the number of rounds the network will be trained. When this number is reached, the training process will stop.</w:t>
      </w:r>
    </w:p>
    <w:p w14:paraId="7F3D78EB" w14:textId="25B914A9" w:rsidR="0045660F" w:rsidRPr="00F94643" w:rsidRDefault="0045660F" w:rsidP="0045660F">
      <w:pPr>
        <w:ind w:firstLine="709"/>
        <w:rPr>
          <w:lang w:val="en-GB"/>
        </w:rPr>
      </w:pPr>
      <w:r w:rsidRPr="00F94643">
        <w:rPr>
          <w:lang w:val="en-GB"/>
        </w:rPr>
        <w:t xml:space="preserve">Because the network is trained with the </w:t>
      </w:r>
      <w:proofErr w:type="spellStart"/>
      <w:r w:rsidRPr="00F94643">
        <w:rPr>
          <w:lang w:val="en-GB"/>
        </w:rPr>
        <w:t>tsv</w:t>
      </w:r>
      <w:proofErr w:type="spellEnd"/>
      <w:r w:rsidRPr="00F94643">
        <w:rPr>
          <w:lang w:val="en-GB"/>
        </w:rPr>
        <w:t xml:space="preserve"> files, it is trained to see patterns in the colour intensities of RBG. Now the network acts lik</w:t>
      </w:r>
      <w:r w:rsidR="00412576" w:rsidRPr="00F94643">
        <w:rPr>
          <w:lang w:val="en-GB"/>
        </w:rPr>
        <w:t>e it can see different colours.</w:t>
      </w:r>
    </w:p>
    <w:p w14:paraId="64C887E4" w14:textId="4027CDF5" w:rsidR="000C4125" w:rsidRPr="00F94643" w:rsidDel="00805099" w:rsidRDefault="0045660F" w:rsidP="0045660F">
      <w:pPr>
        <w:ind w:firstLine="709"/>
        <w:rPr>
          <w:del w:id="195" w:author="Barbara Gravendeel" w:date="2014-05-16T12:38:00Z"/>
          <w:lang w:val="en-GB"/>
        </w:rPr>
      </w:pPr>
      <w:r w:rsidRPr="00F94643">
        <w:rPr>
          <w:lang w:val="en-GB"/>
        </w:rPr>
        <w:t>During this project</w:t>
      </w:r>
      <w:r w:rsidR="00415CA5" w:rsidRPr="00F94643">
        <w:rPr>
          <w:lang w:val="en-GB"/>
        </w:rPr>
        <w:t xml:space="preserve"> </w:t>
      </w:r>
      <w:r w:rsidR="000C4125" w:rsidRPr="00F94643">
        <w:rPr>
          <w:lang w:val="en-GB"/>
        </w:rPr>
        <w:t xml:space="preserve">14 </w:t>
      </w:r>
      <w:r w:rsidRPr="00F94643">
        <w:rPr>
          <w:lang w:val="en-GB"/>
        </w:rPr>
        <w:t>ANNs were</w:t>
      </w:r>
      <w:r w:rsidR="000C4125" w:rsidRPr="00F94643">
        <w:rPr>
          <w:lang w:val="en-GB"/>
        </w:rPr>
        <w:t xml:space="preserve"> created for identifying </w:t>
      </w:r>
      <w:r w:rsidR="00CE5BEC" w:rsidRPr="00F94643">
        <w:rPr>
          <w:lang w:val="en-GB"/>
        </w:rPr>
        <w:t xml:space="preserve">slipper orchid </w:t>
      </w:r>
      <w:r w:rsidR="000C4125" w:rsidRPr="00F94643">
        <w:rPr>
          <w:lang w:val="en-GB"/>
        </w:rPr>
        <w:t xml:space="preserve">flowers. Seven for the first test run and seven for the second test run. </w:t>
      </w:r>
      <w:r w:rsidRPr="00F94643">
        <w:rPr>
          <w:lang w:val="en-GB"/>
        </w:rPr>
        <w:t>As mentions earlier t</w:t>
      </w:r>
      <w:r w:rsidR="000C4125" w:rsidRPr="00F94643">
        <w:rPr>
          <w:lang w:val="en-GB"/>
        </w:rPr>
        <w:t xml:space="preserve">he Desired Error </w:t>
      </w:r>
      <w:ins w:id="196" w:author="Barbara Gravendeel" w:date="2014-05-16T12:38:00Z">
        <w:r w:rsidR="00805099">
          <w:rPr>
            <w:lang w:val="en-GB"/>
          </w:rPr>
          <w:t>was</w:t>
        </w:r>
      </w:ins>
      <w:del w:id="197" w:author="Barbara Gravendeel" w:date="2014-05-16T12:38:00Z">
        <w:r w:rsidR="000C4125" w:rsidRPr="00F94643" w:rsidDel="00805099">
          <w:rPr>
            <w:lang w:val="en-GB"/>
          </w:rPr>
          <w:delText>is</w:delText>
        </w:r>
      </w:del>
      <w:r w:rsidRPr="00F94643">
        <w:rPr>
          <w:lang w:val="en-GB"/>
        </w:rPr>
        <w:t xml:space="preserve"> lowered ten times per network.</w:t>
      </w:r>
      <w:ins w:id="198" w:author="Barbara Gravendeel" w:date="2014-05-16T12:38:00Z">
        <w:r w:rsidR="00805099">
          <w:rPr>
            <w:lang w:val="en-GB"/>
          </w:rPr>
          <w:t xml:space="preserve"> </w:t>
        </w:r>
      </w:ins>
    </w:p>
    <w:p w14:paraId="455FEEBD" w14:textId="77777777" w:rsidR="0045660F" w:rsidRPr="00F94643" w:rsidRDefault="000C4125">
      <w:pPr>
        <w:ind w:firstLine="709"/>
        <w:rPr>
          <w:lang w:val="en-GB"/>
        </w:rPr>
        <w:pPrChange w:id="199" w:author="Barbara Gravendeel" w:date="2014-05-16T12:38:00Z">
          <w:pPr/>
        </w:pPrChange>
      </w:pPr>
      <w:r w:rsidRPr="00F94643">
        <w:rPr>
          <w:lang w:val="en-GB"/>
        </w:rPr>
        <w:t>The networks can be found on:</w:t>
      </w:r>
    </w:p>
    <w:p w14:paraId="6F55831C" w14:textId="0C569564" w:rsidR="000C4125" w:rsidRPr="00F94643" w:rsidRDefault="00E8285B" w:rsidP="000F5B2C">
      <w:pPr>
        <w:rPr>
          <w:lang w:val="en-GB"/>
        </w:rPr>
      </w:pPr>
      <w:hyperlink r:id="rId28" w:history="1">
        <w:r w:rsidR="000C4125" w:rsidRPr="00F94643">
          <w:rPr>
            <w:rStyle w:val="Hyperlink"/>
            <w:lang w:val="en-GB"/>
          </w:rPr>
          <w:t>https://github.com/naturalis/img-classify/tree/master/webapp/ann</w:t>
        </w:r>
      </w:hyperlink>
      <w:r w:rsidR="000C4125" w:rsidRPr="00F94643">
        <w:rPr>
          <w:lang w:val="en-GB"/>
        </w:rPr>
        <w:t xml:space="preserve"> </w:t>
      </w:r>
    </w:p>
    <w:p w14:paraId="1658B281" w14:textId="52150D83" w:rsidR="008E3C18" w:rsidRPr="00F94643" w:rsidRDefault="000C4125" w:rsidP="000F5B2C">
      <w:pPr>
        <w:rPr>
          <w:lang w:val="en-GB"/>
        </w:rPr>
      </w:pPr>
      <w:r w:rsidRPr="00F94643">
        <w:rPr>
          <w:lang w:val="en-GB"/>
        </w:rPr>
        <w:t>All</w:t>
      </w:r>
      <w:r w:rsidR="001420E3" w:rsidRPr="00F94643">
        <w:rPr>
          <w:lang w:val="en-GB"/>
        </w:rPr>
        <w:t xml:space="preserve"> </w:t>
      </w:r>
      <w:r w:rsidR="00471668" w:rsidRPr="00F94643">
        <w:rPr>
          <w:lang w:val="en-GB"/>
        </w:rPr>
        <w:t>ANNs</w:t>
      </w:r>
      <w:r w:rsidR="001A29A7">
        <w:rPr>
          <w:lang w:val="en-GB"/>
        </w:rPr>
        <w:t xml:space="preserve"> with a name ending with 4x.ann</w:t>
      </w:r>
      <w:r w:rsidRPr="00F94643">
        <w:rPr>
          <w:lang w:val="en-GB"/>
        </w:rPr>
        <w:t xml:space="preserve"> </w:t>
      </w:r>
      <w:r w:rsidR="00471668" w:rsidRPr="00F94643">
        <w:rPr>
          <w:lang w:val="en-GB"/>
        </w:rPr>
        <w:t xml:space="preserve">were </w:t>
      </w:r>
      <w:r w:rsidRPr="00F94643">
        <w:rPr>
          <w:lang w:val="en-GB"/>
        </w:rPr>
        <w:t xml:space="preserve">used for the first test run and all </w:t>
      </w:r>
      <w:r w:rsidR="001420E3" w:rsidRPr="00F94643">
        <w:rPr>
          <w:lang w:val="en-GB"/>
        </w:rPr>
        <w:t>ANN</w:t>
      </w:r>
      <w:r w:rsidR="001A29A7">
        <w:rPr>
          <w:lang w:val="en-GB"/>
        </w:rPr>
        <w:t>’s with 5x.ann</w:t>
      </w:r>
      <w:r w:rsidR="00471668" w:rsidRPr="00F94643">
        <w:rPr>
          <w:lang w:val="en-GB"/>
        </w:rPr>
        <w:t xml:space="preserve"> </w:t>
      </w:r>
      <w:ins w:id="200" w:author="Barbara Gravendeel" w:date="2014-05-16T12:39:00Z">
        <w:r w:rsidR="00805099">
          <w:rPr>
            <w:lang w:val="en-GB"/>
          </w:rPr>
          <w:t>were</w:t>
        </w:r>
      </w:ins>
      <w:del w:id="201" w:author="Barbara Gravendeel" w:date="2014-05-16T12:39:00Z">
        <w:r w:rsidRPr="00F94643" w:rsidDel="00805099">
          <w:rPr>
            <w:lang w:val="en-GB"/>
          </w:rPr>
          <w:delText>ar</w:delText>
        </w:r>
        <w:r w:rsidR="005C0CFF" w:rsidRPr="00F94643" w:rsidDel="00805099">
          <w:rPr>
            <w:lang w:val="en-GB"/>
          </w:rPr>
          <w:delText>e</w:delText>
        </w:r>
      </w:del>
      <w:r w:rsidR="005C0CFF" w:rsidRPr="00F94643">
        <w:rPr>
          <w:lang w:val="en-GB"/>
        </w:rPr>
        <w:t xml:space="preserve"> used for the second test run.</w:t>
      </w:r>
      <w:r w:rsidR="00CE5BEC" w:rsidRPr="00F94643">
        <w:rPr>
          <w:lang w:val="en-GB"/>
        </w:rPr>
        <w:t xml:space="preserve"> Due to time constraints, </w:t>
      </w:r>
      <w:r w:rsidR="00E53045" w:rsidRPr="00F94643">
        <w:rPr>
          <w:lang w:val="en-GB"/>
        </w:rPr>
        <w:t xml:space="preserve">networks for tubers of </w:t>
      </w:r>
      <w:proofErr w:type="spellStart"/>
      <w:r w:rsidR="00E53045" w:rsidRPr="00F94643">
        <w:rPr>
          <w:i/>
          <w:lang w:val="en-GB"/>
        </w:rPr>
        <w:t>salep</w:t>
      </w:r>
      <w:proofErr w:type="spellEnd"/>
      <w:r w:rsidR="00E53045" w:rsidRPr="00F94643">
        <w:rPr>
          <w:lang w:val="en-GB"/>
        </w:rPr>
        <w:t xml:space="preserve"> orchids and look-a-likes </w:t>
      </w:r>
      <w:r w:rsidR="007700B6" w:rsidRPr="00F94643">
        <w:rPr>
          <w:lang w:val="en-GB"/>
        </w:rPr>
        <w:t>were</w:t>
      </w:r>
      <w:r w:rsidR="00E53045" w:rsidRPr="00F94643">
        <w:rPr>
          <w:lang w:val="en-GB"/>
        </w:rPr>
        <w:t xml:space="preserve"> created, but not tested.</w:t>
      </w:r>
    </w:p>
    <w:p w14:paraId="06A1036D" w14:textId="77777777" w:rsidR="008E3C18" w:rsidRPr="00F94643" w:rsidRDefault="008E3C18" w:rsidP="008E3C18">
      <w:pPr>
        <w:pStyle w:val="Kop2"/>
        <w:rPr>
          <w:lang w:val="en-GB"/>
        </w:rPr>
      </w:pPr>
      <w:bookmarkStart w:id="202" w:name="_Toc261813396"/>
      <w:r w:rsidRPr="00F94643">
        <w:rPr>
          <w:lang w:val="en-GB"/>
        </w:rPr>
        <w:t>First test run</w:t>
      </w:r>
      <w:bookmarkEnd w:id="202"/>
    </w:p>
    <w:p w14:paraId="484AB96C" w14:textId="60F311A7" w:rsidR="005C3013" w:rsidRPr="00F94643" w:rsidRDefault="007700B6" w:rsidP="008E3C18">
      <w:pPr>
        <w:rPr>
          <w:lang w:val="en-GB"/>
        </w:rPr>
      </w:pPr>
      <w:r w:rsidRPr="00F94643">
        <w:rPr>
          <w:lang w:val="en-GB"/>
        </w:rPr>
        <w:t>In</w:t>
      </w:r>
      <w:r w:rsidR="00FA7689">
        <w:rPr>
          <w:lang w:val="en-GB"/>
        </w:rPr>
        <w:t xml:space="preserve"> the</w:t>
      </w:r>
      <w:r w:rsidR="008E3C18" w:rsidRPr="00F94643">
        <w:rPr>
          <w:lang w:val="en-GB"/>
        </w:rPr>
        <w:t xml:space="preserve"> first test run four of the seven sections</w:t>
      </w:r>
      <w:ins w:id="203" w:author="Barbara Gravendeel" w:date="2014-05-16T12:39:00Z">
        <w:r w:rsidR="00805099">
          <w:rPr>
            <w:lang w:val="en-GB"/>
          </w:rPr>
          <w:t xml:space="preserve"> of </w:t>
        </w:r>
        <w:proofErr w:type="spellStart"/>
        <w:r w:rsidR="00805099" w:rsidRPr="00805099">
          <w:rPr>
            <w:i/>
            <w:lang w:val="en-GB"/>
            <w:rPrChange w:id="204" w:author="Barbara Gravendeel" w:date="2014-05-16T12:39:00Z">
              <w:rPr>
                <w:lang w:val="en-GB"/>
              </w:rPr>
            </w:rPrChange>
          </w:rPr>
          <w:t>Paphiopedilum</w:t>
        </w:r>
      </w:ins>
      <w:proofErr w:type="spellEnd"/>
      <w:r w:rsidR="004E312A" w:rsidRPr="00F94643">
        <w:rPr>
          <w:lang w:val="en-GB"/>
        </w:rPr>
        <w:t xml:space="preserve">, </w:t>
      </w:r>
      <w:ins w:id="205" w:author="Barbara Gravendeel" w:date="2014-05-16T12:39:00Z">
        <w:r w:rsidR="00805099">
          <w:rPr>
            <w:lang w:val="en-GB"/>
          </w:rPr>
          <w:t xml:space="preserve">i.e. </w:t>
        </w:r>
      </w:ins>
      <w:proofErr w:type="spellStart"/>
      <w:r w:rsidR="004E312A" w:rsidRPr="00F94643">
        <w:rPr>
          <w:i/>
          <w:lang w:val="en-GB"/>
        </w:rPr>
        <w:t>Barbata</w:t>
      </w:r>
      <w:proofErr w:type="spellEnd"/>
      <w:r w:rsidR="004E312A" w:rsidRPr="00F94643">
        <w:rPr>
          <w:i/>
          <w:lang w:val="en-GB"/>
        </w:rPr>
        <w:t xml:space="preserve">, </w:t>
      </w:r>
      <w:proofErr w:type="spellStart"/>
      <w:r w:rsidR="004E312A" w:rsidRPr="00F94643">
        <w:rPr>
          <w:i/>
          <w:lang w:val="en-GB"/>
        </w:rPr>
        <w:t>Brachypetalum</w:t>
      </w:r>
      <w:proofErr w:type="spellEnd"/>
      <w:r w:rsidR="004E312A" w:rsidRPr="00F94643">
        <w:rPr>
          <w:i/>
          <w:lang w:val="en-GB"/>
        </w:rPr>
        <w:t xml:space="preserve">, </w:t>
      </w:r>
      <w:proofErr w:type="spellStart"/>
      <w:r w:rsidR="004E312A" w:rsidRPr="00F94643">
        <w:rPr>
          <w:i/>
          <w:lang w:val="en-GB"/>
        </w:rPr>
        <w:t>Coryopedilum</w:t>
      </w:r>
      <w:proofErr w:type="spellEnd"/>
      <w:r w:rsidR="004E312A" w:rsidRPr="00F94643">
        <w:rPr>
          <w:i/>
          <w:lang w:val="en-GB"/>
        </w:rPr>
        <w:t xml:space="preserve"> </w:t>
      </w:r>
      <w:r w:rsidR="004E312A" w:rsidRPr="00F94643">
        <w:rPr>
          <w:lang w:val="en-GB"/>
        </w:rPr>
        <w:t xml:space="preserve">and </w:t>
      </w:r>
      <w:proofErr w:type="spellStart"/>
      <w:r w:rsidR="004E312A" w:rsidRPr="00F94643">
        <w:rPr>
          <w:i/>
          <w:lang w:val="en-GB"/>
        </w:rPr>
        <w:t>Parvisepalum</w:t>
      </w:r>
      <w:proofErr w:type="spellEnd"/>
      <w:r w:rsidR="004E312A" w:rsidRPr="00F94643">
        <w:rPr>
          <w:lang w:val="en-GB"/>
        </w:rPr>
        <w:t xml:space="preserve"> were</w:t>
      </w:r>
      <w:r w:rsidR="008E3C18" w:rsidRPr="00F94643">
        <w:rPr>
          <w:lang w:val="en-GB"/>
        </w:rPr>
        <w:t xml:space="preserve"> tested.</w:t>
      </w:r>
      <w:r w:rsidR="004E312A" w:rsidRPr="00F94643">
        <w:rPr>
          <w:lang w:val="en-GB"/>
        </w:rPr>
        <w:t xml:space="preserve"> The ANNs were also tested with a few pictures of </w:t>
      </w:r>
      <w:del w:id="206" w:author="Barbara Gravendeel" w:date="2014-05-16T12:39:00Z">
        <w:r w:rsidR="004E312A" w:rsidRPr="00F94643" w:rsidDel="00805099">
          <w:rPr>
            <w:lang w:val="en-GB"/>
          </w:rPr>
          <w:delText xml:space="preserve">the </w:delText>
        </w:r>
      </w:del>
      <w:r w:rsidR="006B5238" w:rsidRPr="00F94643">
        <w:rPr>
          <w:lang w:val="en-GB"/>
        </w:rPr>
        <w:t>hybrids</w:t>
      </w:r>
      <w:r w:rsidR="004E312A" w:rsidRPr="00F94643">
        <w:rPr>
          <w:lang w:val="en-GB"/>
        </w:rPr>
        <w:t xml:space="preserve"> </w:t>
      </w:r>
      <w:ins w:id="207" w:author="Barbara Gravendeel" w:date="2014-05-16T12:39:00Z">
        <w:r w:rsidR="00805099">
          <w:rPr>
            <w:lang w:val="en-GB"/>
          </w:rPr>
          <w:t xml:space="preserve">between species </w:t>
        </w:r>
      </w:ins>
      <w:r w:rsidR="004E312A" w:rsidRPr="00F94643">
        <w:rPr>
          <w:lang w:val="en-GB"/>
        </w:rPr>
        <w:t xml:space="preserve">of </w:t>
      </w:r>
      <w:proofErr w:type="spellStart"/>
      <w:r w:rsidR="004E312A" w:rsidRPr="001A29A7">
        <w:rPr>
          <w:i/>
          <w:lang w:val="en-GB"/>
        </w:rPr>
        <w:t>Parvisepalum</w:t>
      </w:r>
      <w:proofErr w:type="spellEnd"/>
      <w:r w:rsidR="004E312A" w:rsidRPr="001A29A7">
        <w:rPr>
          <w:lang w:val="en-GB"/>
        </w:rPr>
        <w:t xml:space="preserve"> and </w:t>
      </w:r>
      <w:proofErr w:type="spellStart"/>
      <w:r w:rsidR="004E312A" w:rsidRPr="001A29A7">
        <w:rPr>
          <w:i/>
          <w:lang w:val="en-GB"/>
        </w:rPr>
        <w:t>Brachypetalum</w:t>
      </w:r>
      <w:proofErr w:type="spellEnd"/>
      <w:r w:rsidR="004E312A" w:rsidRPr="001A29A7">
        <w:rPr>
          <w:lang w:val="en-GB"/>
        </w:rPr>
        <w:t xml:space="preserve">. The results of these tests </w:t>
      </w:r>
      <w:r w:rsidR="004E312A" w:rsidRPr="001A29A7">
        <w:rPr>
          <w:lang w:val="en-GB"/>
        </w:rPr>
        <w:lastRenderedPageBreak/>
        <w:t xml:space="preserve">can be found in </w:t>
      </w:r>
      <w:r w:rsidR="001A29A7" w:rsidRPr="001A29A7">
        <w:rPr>
          <w:lang w:val="en-GB"/>
        </w:rPr>
        <w:t>supplementary 4</w:t>
      </w:r>
      <w:r w:rsidR="004E312A" w:rsidRPr="001A29A7">
        <w:rPr>
          <w:lang w:val="en-GB"/>
        </w:rPr>
        <w:t xml:space="preserve">. </w:t>
      </w:r>
      <w:r w:rsidR="00F670E4" w:rsidRPr="001A29A7">
        <w:rPr>
          <w:lang w:val="en-GB"/>
        </w:rPr>
        <w:t>The different networks are shown horizontally and the different pictures vertically. A</w:t>
      </w:r>
      <w:r w:rsidR="00F670E4" w:rsidRPr="00F94643">
        <w:rPr>
          <w:lang w:val="en-GB"/>
        </w:rPr>
        <w:t xml:space="preserve"> green cell with the text </w:t>
      </w:r>
      <w:ins w:id="208" w:author="Barbara Gravendeel" w:date="2014-05-16T12:39:00Z">
        <w:r w:rsidR="00805099">
          <w:rPr>
            <w:lang w:val="en-GB"/>
          </w:rPr>
          <w:t>‘</w:t>
        </w:r>
      </w:ins>
      <w:ins w:id="209" w:author="Barbara Gravendeel" w:date="2014-05-16T12:40:00Z">
        <w:r w:rsidR="00805099">
          <w:rPr>
            <w:lang w:val="en-GB"/>
          </w:rPr>
          <w:t>C</w:t>
        </w:r>
      </w:ins>
      <w:del w:id="210" w:author="Barbara Gravendeel" w:date="2014-05-16T12:40:00Z">
        <w:r w:rsidR="00F670E4" w:rsidRPr="00F94643" w:rsidDel="00805099">
          <w:rPr>
            <w:lang w:val="en-GB"/>
          </w:rPr>
          <w:delText>c</w:delText>
        </w:r>
      </w:del>
      <w:r w:rsidR="00F670E4" w:rsidRPr="00F94643">
        <w:rPr>
          <w:lang w:val="en-GB"/>
        </w:rPr>
        <w:t>orrect</w:t>
      </w:r>
      <w:ins w:id="211" w:author="Barbara Gravendeel" w:date="2014-05-16T12:39:00Z">
        <w:r w:rsidR="00805099">
          <w:rPr>
            <w:lang w:val="en-GB"/>
          </w:rPr>
          <w:t>’</w:t>
        </w:r>
      </w:ins>
      <w:r w:rsidR="00F670E4" w:rsidRPr="00F94643">
        <w:rPr>
          <w:lang w:val="en-GB"/>
        </w:rPr>
        <w:t xml:space="preserve"> means the network</w:t>
      </w:r>
      <w:del w:id="212" w:author="Barbara Gravendeel" w:date="2014-05-16T12:40:00Z">
        <w:r w:rsidR="00F670E4" w:rsidRPr="00F94643" w:rsidDel="00805099">
          <w:rPr>
            <w:lang w:val="en-GB"/>
          </w:rPr>
          <w:delText xml:space="preserve"> has</w:delText>
        </w:r>
      </w:del>
      <w:r w:rsidR="00F670E4" w:rsidRPr="00F94643">
        <w:rPr>
          <w:lang w:val="en-GB"/>
        </w:rPr>
        <w:t xml:space="preserve"> classified the picture to the correct section. A yellow cell with the text </w:t>
      </w:r>
      <w:ins w:id="213" w:author="Barbara Gravendeel" w:date="2014-05-16T12:40:00Z">
        <w:r w:rsidR="00805099">
          <w:rPr>
            <w:lang w:val="en-GB"/>
          </w:rPr>
          <w:t>‘</w:t>
        </w:r>
      </w:ins>
      <w:r w:rsidR="00F670E4" w:rsidRPr="00F94643">
        <w:rPr>
          <w:lang w:val="en-GB"/>
        </w:rPr>
        <w:t>Unknown</w:t>
      </w:r>
      <w:ins w:id="214" w:author="Barbara Gravendeel" w:date="2014-05-16T12:40:00Z">
        <w:r w:rsidR="00805099">
          <w:rPr>
            <w:lang w:val="en-GB"/>
          </w:rPr>
          <w:t>’</w:t>
        </w:r>
      </w:ins>
      <w:r w:rsidR="00F670E4" w:rsidRPr="00F94643">
        <w:rPr>
          <w:lang w:val="en-GB"/>
        </w:rPr>
        <w:t xml:space="preserve"> means the network was unable to classify the picture</w:t>
      </w:r>
      <w:ins w:id="215" w:author="Barbara Gravendeel" w:date="2014-05-16T12:57:00Z">
        <w:r w:rsidR="00495C7A">
          <w:rPr>
            <w:lang w:val="en-GB"/>
          </w:rPr>
          <w:t xml:space="preserve"> to any section</w:t>
        </w:r>
      </w:ins>
      <w:r w:rsidR="00F670E4" w:rsidRPr="00F94643">
        <w:rPr>
          <w:lang w:val="en-GB"/>
        </w:rPr>
        <w:t xml:space="preserve">. A yellow cell with the text </w:t>
      </w:r>
      <w:ins w:id="216" w:author="Barbara Gravendeel" w:date="2014-05-16T12:57:00Z">
        <w:r w:rsidR="00495C7A">
          <w:rPr>
            <w:lang w:val="en-GB"/>
          </w:rPr>
          <w:t>‘</w:t>
        </w:r>
      </w:ins>
      <w:r w:rsidR="00097A11" w:rsidRPr="00F94643">
        <w:rPr>
          <w:lang w:val="en-GB"/>
        </w:rPr>
        <w:t>Unknown</w:t>
      </w:r>
      <w:r w:rsidR="00F670E4" w:rsidRPr="00F94643">
        <w:rPr>
          <w:lang w:val="en-GB"/>
        </w:rPr>
        <w:t xml:space="preserve"> &lt;number&gt;/&lt;number&gt;</w:t>
      </w:r>
      <w:ins w:id="217" w:author="Barbara Gravendeel" w:date="2014-05-16T12:57:00Z">
        <w:r w:rsidR="00495C7A">
          <w:rPr>
            <w:lang w:val="en-GB"/>
          </w:rPr>
          <w:t>’</w:t>
        </w:r>
      </w:ins>
      <w:r w:rsidR="00F670E4" w:rsidRPr="00F94643">
        <w:rPr>
          <w:lang w:val="en-GB"/>
        </w:rPr>
        <w:t xml:space="preserve"> means the network was unable to </w:t>
      </w:r>
      <w:r w:rsidR="00CE5BEC" w:rsidRPr="00F94643">
        <w:rPr>
          <w:lang w:val="en-GB"/>
        </w:rPr>
        <w:t>select</w:t>
      </w:r>
      <w:r w:rsidR="005C3013" w:rsidRPr="00F94643">
        <w:rPr>
          <w:lang w:val="en-GB"/>
        </w:rPr>
        <w:t xml:space="preserve"> </w:t>
      </w:r>
      <w:ins w:id="218" w:author="Barbara Gravendeel" w:date="2014-05-16T12:59:00Z">
        <w:r w:rsidR="00495C7A">
          <w:rPr>
            <w:lang w:val="en-GB"/>
          </w:rPr>
          <w:t>a</w:t>
        </w:r>
      </w:ins>
      <w:del w:id="219" w:author="Barbara Gravendeel" w:date="2014-05-16T12:58:00Z">
        <w:r w:rsidR="00CE5BEC" w:rsidRPr="00F94643" w:rsidDel="00495C7A">
          <w:rPr>
            <w:lang w:val="en-GB"/>
          </w:rPr>
          <w:delText>a</w:delText>
        </w:r>
      </w:del>
      <w:r w:rsidR="005C3013" w:rsidRPr="00F94643">
        <w:rPr>
          <w:lang w:val="en-GB"/>
        </w:rPr>
        <w:t xml:space="preserve"> section</w:t>
      </w:r>
      <w:ins w:id="220" w:author="Barbara Gravendeel" w:date="2014-05-16T12:57:00Z">
        <w:r w:rsidR="0085279D">
          <w:rPr>
            <w:lang w:val="en-GB"/>
          </w:rPr>
          <w:t xml:space="preserve"> from two</w:t>
        </w:r>
        <w:r w:rsidR="00495C7A">
          <w:rPr>
            <w:lang w:val="en-GB"/>
          </w:rPr>
          <w:t xml:space="preserve"> options</w:t>
        </w:r>
      </w:ins>
      <w:r w:rsidR="005C3013" w:rsidRPr="00F94643">
        <w:rPr>
          <w:lang w:val="en-GB"/>
        </w:rPr>
        <w:t xml:space="preserve">. When this text is green, one of the options </w:t>
      </w:r>
      <w:ins w:id="221" w:author="Barbara Gravendeel" w:date="2014-05-16T12:57:00Z">
        <w:r w:rsidR="00495C7A">
          <w:rPr>
            <w:lang w:val="en-GB"/>
          </w:rPr>
          <w:t>was</w:t>
        </w:r>
      </w:ins>
      <w:del w:id="222" w:author="Barbara Gravendeel" w:date="2014-05-16T12:57:00Z">
        <w:r w:rsidR="005C3013" w:rsidRPr="00F94643" w:rsidDel="00495C7A">
          <w:rPr>
            <w:lang w:val="en-GB"/>
          </w:rPr>
          <w:delText>is</w:delText>
        </w:r>
      </w:del>
      <w:r w:rsidR="005C3013" w:rsidRPr="00F94643">
        <w:rPr>
          <w:lang w:val="en-GB"/>
        </w:rPr>
        <w:t xml:space="preserve"> the correct section. A red cell with the text </w:t>
      </w:r>
      <w:ins w:id="223" w:author="Barbara Gravendeel" w:date="2014-05-16T12:57:00Z">
        <w:r w:rsidR="00495C7A">
          <w:rPr>
            <w:lang w:val="en-GB"/>
          </w:rPr>
          <w:t>‘</w:t>
        </w:r>
      </w:ins>
      <w:r w:rsidR="005C3013" w:rsidRPr="00F94643">
        <w:rPr>
          <w:lang w:val="en-GB"/>
        </w:rPr>
        <w:t xml:space="preserve">Incorrect &lt;number&gt; </w:t>
      </w:r>
      <w:ins w:id="224" w:author="Barbara Gravendeel" w:date="2014-05-16T12:57:00Z">
        <w:r w:rsidR="00495C7A">
          <w:rPr>
            <w:lang w:val="en-GB"/>
          </w:rPr>
          <w:t>‘</w:t>
        </w:r>
      </w:ins>
      <w:r w:rsidR="005C3013" w:rsidRPr="00F94643">
        <w:rPr>
          <w:lang w:val="en-GB"/>
        </w:rPr>
        <w:t>means the network classified the picture to a wrong section. The number indicates to which section the network</w:t>
      </w:r>
      <w:ins w:id="225" w:author="Barbara Gravendeel" w:date="2014-05-16T13:35:00Z">
        <w:r w:rsidR="0085279D">
          <w:rPr>
            <w:lang w:val="en-GB"/>
          </w:rPr>
          <w:t xml:space="preserve"> erroneously</w:t>
        </w:r>
      </w:ins>
      <w:r w:rsidR="005C3013" w:rsidRPr="00F94643">
        <w:rPr>
          <w:lang w:val="en-GB"/>
        </w:rPr>
        <w:t xml:space="preserve"> classified the picture.</w:t>
      </w:r>
      <w:r w:rsidR="00CE5BEC" w:rsidRPr="00F94643">
        <w:rPr>
          <w:lang w:val="en-GB"/>
        </w:rPr>
        <w:t xml:space="preserve"> Below, </w:t>
      </w:r>
      <w:r w:rsidR="007C0ADF" w:rsidRPr="00F94643">
        <w:rPr>
          <w:lang w:val="en-GB"/>
        </w:rPr>
        <w:t>the obtained results will be discussed in more detail</w:t>
      </w:r>
      <w:r w:rsidR="00CE5BEC" w:rsidRPr="00F94643">
        <w:rPr>
          <w:lang w:val="en-GB"/>
        </w:rPr>
        <w:t>.</w:t>
      </w:r>
    </w:p>
    <w:p w14:paraId="39E15D2D" w14:textId="26D22093" w:rsidR="005C3013" w:rsidRPr="00F94643" w:rsidRDefault="00CE5BEC" w:rsidP="005C3013">
      <w:pPr>
        <w:pStyle w:val="Kop3"/>
        <w:rPr>
          <w:i/>
          <w:lang w:val="en-GB"/>
        </w:rPr>
      </w:pPr>
      <w:bookmarkStart w:id="226" w:name="_Toc261813397"/>
      <w:r w:rsidRPr="00F94643">
        <w:rPr>
          <w:lang w:val="en-GB"/>
        </w:rPr>
        <w:t xml:space="preserve">Section </w:t>
      </w:r>
      <w:proofErr w:type="spellStart"/>
      <w:r w:rsidR="005C3013" w:rsidRPr="00F94643">
        <w:rPr>
          <w:i/>
          <w:lang w:val="en-GB"/>
        </w:rPr>
        <w:t>Barbata</w:t>
      </w:r>
      <w:bookmarkEnd w:id="226"/>
      <w:proofErr w:type="spellEnd"/>
    </w:p>
    <w:p w14:paraId="387369F7" w14:textId="67F92CC0" w:rsidR="00976CB1" w:rsidRPr="00F94643" w:rsidRDefault="000E2BF0" w:rsidP="005C3013">
      <w:pPr>
        <w:rPr>
          <w:lang w:val="en-GB"/>
        </w:rPr>
      </w:pPr>
      <w:proofErr w:type="gramStart"/>
      <w:r w:rsidRPr="00F94643">
        <w:rPr>
          <w:lang w:val="en-GB"/>
        </w:rPr>
        <w:t>This section is c</w:t>
      </w:r>
      <w:r w:rsidR="009E61FC" w:rsidRPr="00F94643">
        <w:rPr>
          <w:lang w:val="en-GB"/>
        </w:rPr>
        <w:t xml:space="preserve">haracterized morphologically by </w:t>
      </w:r>
      <w:proofErr w:type="spellStart"/>
      <w:r w:rsidR="001A29A7">
        <w:rPr>
          <w:lang w:val="en-GB"/>
        </w:rPr>
        <w:t>spathulated</w:t>
      </w:r>
      <w:proofErr w:type="spellEnd"/>
      <w:r w:rsidR="005A1354" w:rsidRPr="00F94643">
        <w:rPr>
          <w:lang w:val="en-GB"/>
        </w:rPr>
        <w:t xml:space="preserve">, spotted and/or </w:t>
      </w:r>
      <w:proofErr w:type="spellStart"/>
      <w:r w:rsidR="005A1354" w:rsidRPr="00F94643">
        <w:rPr>
          <w:lang w:val="en-GB"/>
        </w:rPr>
        <w:t>warted</w:t>
      </w:r>
      <w:proofErr w:type="spellEnd"/>
      <w:r w:rsidR="005A1354" w:rsidRPr="00F94643">
        <w:rPr>
          <w:lang w:val="en-GB"/>
        </w:rPr>
        <w:t xml:space="preserve"> petals and incurved side lobes</w:t>
      </w:r>
      <w:ins w:id="227" w:author="Barbara Gravendeel" w:date="2014-05-16T12:59:00Z">
        <w:r w:rsidR="00495C7A">
          <w:rPr>
            <w:lang w:val="en-GB"/>
          </w:rPr>
          <w:t xml:space="preserve"> of the lip</w:t>
        </w:r>
      </w:ins>
      <w:proofErr w:type="gramEnd"/>
      <w:r w:rsidR="005A1354" w:rsidRPr="00F94643">
        <w:rPr>
          <w:lang w:val="en-GB"/>
        </w:rPr>
        <w:t>.</w:t>
      </w:r>
      <w:r w:rsidRPr="00F94643">
        <w:rPr>
          <w:lang w:val="en-GB"/>
        </w:rPr>
        <w:t xml:space="preserve"> </w:t>
      </w:r>
      <w:r w:rsidR="00CA7080" w:rsidRPr="00F94643">
        <w:rPr>
          <w:lang w:val="en-GB"/>
        </w:rPr>
        <w:t xml:space="preserve">Most of the species of the section </w:t>
      </w:r>
      <w:proofErr w:type="spellStart"/>
      <w:r w:rsidR="00CA7080" w:rsidRPr="00F94643">
        <w:rPr>
          <w:i/>
          <w:lang w:val="en-GB"/>
        </w:rPr>
        <w:t>Barbata</w:t>
      </w:r>
      <w:proofErr w:type="spellEnd"/>
      <w:r w:rsidR="00CA7080" w:rsidRPr="00F94643">
        <w:rPr>
          <w:lang w:val="en-GB"/>
        </w:rPr>
        <w:t xml:space="preserve"> </w:t>
      </w:r>
      <w:r w:rsidR="00CE5BEC" w:rsidRPr="00F94643">
        <w:rPr>
          <w:lang w:val="en-GB"/>
        </w:rPr>
        <w:t>were</w:t>
      </w:r>
      <w:r w:rsidR="00CA7080" w:rsidRPr="00F94643">
        <w:rPr>
          <w:lang w:val="en-GB"/>
        </w:rPr>
        <w:t xml:space="preserve"> classified </w:t>
      </w:r>
      <w:r w:rsidR="00CA7080" w:rsidRPr="001A29A7">
        <w:rPr>
          <w:lang w:val="en-GB"/>
        </w:rPr>
        <w:t xml:space="preserve">incorrectly. As seen in </w:t>
      </w:r>
      <w:r w:rsidR="001A29A7" w:rsidRPr="001A29A7">
        <w:rPr>
          <w:lang w:val="en-GB"/>
        </w:rPr>
        <w:t>table 2</w:t>
      </w:r>
      <w:r w:rsidR="00CE5BEC" w:rsidRPr="001A29A7">
        <w:rPr>
          <w:lang w:val="en-GB"/>
        </w:rPr>
        <w:t xml:space="preserve"> in </w:t>
      </w:r>
      <w:r w:rsidR="007C0ADF" w:rsidRPr="001A29A7">
        <w:rPr>
          <w:lang w:val="en-GB"/>
        </w:rPr>
        <w:t>Supplementary</w:t>
      </w:r>
      <w:r w:rsidR="001A29A7" w:rsidRPr="001A29A7">
        <w:rPr>
          <w:lang w:val="en-GB"/>
        </w:rPr>
        <w:t xml:space="preserve"> 4</w:t>
      </w:r>
      <w:r w:rsidR="00CA7080" w:rsidRPr="001A29A7">
        <w:rPr>
          <w:lang w:val="en-GB"/>
        </w:rPr>
        <w:t>, most of the incorrect classified pictures</w:t>
      </w:r>
      <w:r w:rsidR="00CA7080" w:rsidRPr="00F94643">
        <w:rPr>
          <w:lang w:val="en-GB"/>
        </w:rPr>
        <w:t xml:space="preserve"> </w:t>
      </w:r>
      <w:r w:rsidR="00CE5BEC" w:rsidRPr="00F94643">
        <w:rPr>
          <w:lang w:val="en-GB"/>
        </w:rPr>
        <w:t>were</w:t>
      </w:r>
      <w:r w:rsidR="00CA7080" w:rsidRPr="00F94643">
        <w:rPr>
          <w:lang w:val="en-GB"/>
        </w:rPr>
        <w:t xml:space="preserve"> classified as </w:t>
      </w:r>
      <w:r w:rsidR="00CE5BEC" w:rsidRPr="00F94643">
        <w:rPr>
          <w:lang w:val="en-GB"/>
        </w:rPr>
        <w:t xml:space="preserve">section </w:t>
      </w:r>
      <w:proofErr w:type="spellStart"/>
      <w:r w:rsidR="00CA7080" w:rsidRPr="00F94643">
        <w:rPr>
          <w:i/>
          <w:lang w:val="en-GB"/>
        </w:rPr>
        <w:t>Paphiopedilum</w:t>
      </w:r>
      <w:proofErr w:type="spellEnd"/>
      <w:r w:rsidR="00CA7080" w:rsidRPr="00F94643">
        <w:rPr>
          <w:lang w:val="en-GB"/>
        </w:rPr>
        <w:t xml:space="preserve">. </w:t>
      </w:r>
      <w:r w:rsidR="00BA6F47" w:rsidRPr="00F94643">
        <w:rPr>
          <w:lang w:val="en-GB"/>
        </w:rPr>
        <w:t xml:space="preserve">One explanation for this mistake could be that the species in both sections </w:t>
      </w:r>
      <w:r w:rsidR="00CE5BEC" w:rsidRPr="00F94643">
        <w:rPr>
          <w:lang w:val="en-GB"/>
        </w:rPr>
        <w:t>share</w:t>
      </w:r>
      <w:r w:rsidR="00BA6F47" w:rsidRPr="00F94643">
        <w:rPr>
          <w:lang w:val="en-GB"/>
        </w:rPr>
        <w:t xml:space="preserve"> </w:t>
      </w:r>
      <w:r w:rsidR="00CE5BEC" w:rsidRPr="00F94643">
        <w:rPr>
          <w:lang w:val="en-GB"/>
        </w:rPr>
        <w:t xml:space="preserve">several </w:t>
      </w:r>
      <w:r w:rsidR="00BA6F47" w:rsidRPr="00F94643">
        <w:rPr>
          <w:lang w:val="en-GB"/>
        </w:rPr>
        <w:t xml:space="preserve">similar characteristics. The petals for instance have mostly the same shape. </w:t>
      </w:r>
      <w:del w:id="228" w:author="Barbara Gravendeel" w:date="2014-05-16T13:01:00Z">
        <w:r w:rsidR="00976CB1" w:rsidRPr="00F94643" w:rsidDel="00495C7A">
          <w:rPr>
            <w:lang w:val="en-GB"/>
          </w:rPr>
          <w:delText>Although the colour is not always the same in both sections, some species from different sections have the same petal colour.</w:delText>
        </w:r>
      </w:del>
      <w:ins w:id="229" w:author="Barbara Gravendeel" w:date="2014-05-16T13:01:00Z">
        <w:r w:rsidR="00495C7A">
          <w:rPr>
            <w:lang w:val="en-GB"/>
          </w:rPr>
          <w:t xml:space="preserve"> </w:t>
        </w:r>
      </w:ins>
      <w:ins w:id="230" w:author="Barbara Gravendeel" w:date="2014-05-16T13:36:00Z">
        <w:r w:rsidR="0085279D">
          <w:rPr>
            <w:lang w:val="en-GB"/>
          </w:rPr>
          <w:t xml:space="preserve">Another </w:t>
        </w:r>
        <w:proofErr w:type="spellStart"/>
        <w:r w:rsidR="0085279D">
          <w:rPr>
            <w:lang w:val="en-GB"/>
          </w:rPr>
          <w:t>explantion</w:t>
        </w:r>
        <w:proofErr w:type="spellEnd"/>
        <w:r w:rsidR="0085279D">
          <w:rPr>
            <w:lang w:val="en-GB"/>
          </w:rPr>
          <w:t xml:space="preserve"> is that both sections have many species so variation is high.</w:t>
        </w:r>
      </w:ins>
    </w:p>
    <w:p w14:paraId="1B49A4F1" w14:textId="7C8BD92F" w:rsidR="000F63B7" w:rsidRPr="00F94643" w:rsidRDefault="000F63B7">
      <w:pPr>
        <w:ind w:firstLine="708"/>
        <w:rPr>
          <w:lang w:val="en-GB"/>
        </w:rPr>
        <w:pPrChange w:id="231" w:author="Barbara Gravendeel" w:date="2014-05-16T13:00:00Z">
          <w:pPr/>
        </w:pPrChange>
      </w:pPr>
      <w:r w:rsidRPr="00F94643">
        <w:rPr>
          <w:lang w:val="en-GB"/>
        </w:rPr>
        <w:t xml:space="preserve">After characteristic pictures of three different species of the section </w:t>
      </w:r>
      <w:proofErr w:type="spellStart"/>
      <w:r w:rsidRPr="00F94643">
        <w:rPr>
          <w:i/>
          <w:lang w:val="en-GB"/>
        </w:rPr>
        <w:t>Barbata</w:t>
      </w:r>
      <w:proofErr w:type="spellEnd"/>
      <w:r w:rsidRPr="00F94643">
        <w:rPr>
          <w:lang w:val="en-GB"/>
        </w:rPr>
        <w:t xml:space="preserve"> were added to the test set, belonging to </w:t>
      </w:r>
      <w:r w:rsidRPr="00F94643">
        <w:rPr>
          <w:i/>
          <w:lang w:val="en-GB"/>
        </w:rPr>
        <w:t>P.</w:t>
      </w:r>
      <w:r w:rsidRPr="00F94643">
        <w:rPr>
          <w:lang w:val="en-GB"/>
        </w:rPr>
        <w:t xml:space="preserve"> </w:t>
      </w:r>
      <w:proofErr w:type="spellStart"/>
      <w:r w:rsidRPr="00F94643">
        <w:rPr>
          <w:i/>
          <w:lang w:val="en-GB"/>
        </w:rPr>
        <w:t>argus</w:t>
      </w:r>
      <w:proofErr w:type="spellEnd"/>
      <w:r w:rsidRPr="00F94643">
        <w:rPr>
          <w:i/>
          <w:lang w:val="en-GB"/>
        </w:rPr>
        <w:t xml:space="preserve">, P. </w:t>
      </w:r>
      <w:proofErr w:type="spellStart"/>
      <w:r w:rsidRPr="00F94643">
        <w:rPr>
          <w:i/>
          <w:lang w:val="en-GB"/>
        </w:rPr>
        <w:t>tonsum</w:t>
      </w:r>
      <w:proofErr w:type="spellEnd"/>
      <w:r w:rsidRPr="00F94643">
        <w:rPr>
          <w:lang w:val="en-GB"/>
        </w:rPr>
        <w:t xml:space="preserve"> and </w:t>
      </w:r>
      <w:r w:rsidRPr="00F94643">
        <w:rPr>
          <w:i/>
          <w:lang w:val="en-GB"/>
        </w:rPr>
        <w:t>P.</w:t>
      </w:r>
      <w:r w:rsidRPr="00F94643">
        <w:rPr>
          <w:lang w:val="en-GB"/>
        </w:rPr>
        <w:t xml:space="preserve"> </w:t>
      </w:r>
      <w:proofErr w:type="spellStart"/>
      <w:r w:rsidRPr="00F94643">
        <w:rPr>
          <w:i/>
          <w:lang w:val="en-GB"/>
        </w:rPr>
        <w:t>wardii</w:t>
      </w:r>
      <w:proofErr w:type="spellEnd"/>
      <w:r w:rsidRPr="00F94643">
        <w:rPr>
          <w:lang w:val="en-GB"/>
        </w:rPr>
        <w:t xml:space="preserve">, it turned out that even pictures </w:t>
      </w:r>
      <w:r w:rsidRPr="00D13BEF">
        <w:rPr>
          <w:lang w:val="en-GB"/>
        </w:rPr>
        <w:t>with all characteristics of the section clearly visible were hard to classify correctly (</w:t>
      </w:r>
      <w:r w:rsidR="00D13BEF" w:rsidRPr="00D13BEF">
        <w:rPr>
          <w:lang w:val="en-GB"/>
        </w:rPr>
        <w:t>see table 3 in supplementary 4</w:t>
      </w:r>
      <w:r w:rsidRPr="00D13BEF">
        <w:rPr>
          <w:lang w:val="en-GB"/>
        </w:rPr>
        <w:t xml:space="preserve">). </w:t>
      </w:r>
      <w:r w:rsidR="00D13BEF">
        <w:rPr>
          <w:lang w:val="en-GB"/>
        </w:rPr>
        <w:t>Like before, o</w:t>
      </w:r>
      <w:r w:rsidR="00A83A9C" w:rsidRPr="00D13BEF">
        <w:rPr>
          <w:lang w:val="en-GB"/>
        </w:rPr>
        <w:t>ne</w:t>
      </w:r>
      <w:r w:rsidR="00D13BEF">
        <w:rPr>
          <w:lang w:val="en-GB"/>
        </w:rPr>
        <w:t xml:space="preserve"> of the possible explanations could be</w:t>
      </w:r>
      <w:r w:rsidR="00A83A9C" w:rsidRPr="00D13BEF">
        <w:rPr>
          <w:lang w:val="en-GB"/>
        </w:rPr>
        <w:t xml:space="preserve"> that </w:t>
      </w:r>
      <w:r w:rsidR="00EE7DB7" w:rsidRPr="00D13BEF">
        <w:rPr>
          <w:lang w:val="en-GB"/>
        </w:rPr>
        <w:t>species of the section</w:t>
      </w:r>
      <w:r w:rsidR="00EE7DB7" w:rsidRPr="00F94643">
        <w:rPr>
          <w:lang w:val="en-GB"/>
        </w:rPr>
        <w:t xml:space="preserve"> </w:t>
      </w:r>
      <w:proofErr w:type="spellStart"/>
      <w:r w:rsidR="00EE7DB7" w:rsidRPr="00F94643">
        <w:rPr>
          <w:i/>
          <w:lang w:val="en-GB"/>
        </w:rPr>
        <w:t>Barbata</w:t>
      </w:r>
      <w:proofErr w:type="spellEnd"/>
      <w:r w:rsidR="00EE7DB7" w:rsidRPr="00F94643">
        <w:rPr>
          <w:lang w:val="en-GB"/>
        </w:rPr>
        <w:t xml:space="preserve"> share characteristics with the section </w:t>
      </w:r>
      <w:proofErr w:type="spellStart"/>
      <w:r w:rsidR="00EE7DB7" w:rsidRPr="00F94643">
        <w:rPr>
          <w:i/>
          <w:lang w:val="en-GB"/>
        </w:rPr>
        <w:t>Paphiopedilum</w:t>
      </w:r>
      <w:proofErr w:type="spellEnd"/>
      <w:r w:rsidR="00EE7DB7" w:rsidRPr="00F94643">
        <w:rPr>
          <w:lang w:val="en-GB"/>
        </w:rPr>
        <w:t xml:space="preserve">. Another explanation could be that </w:t>
      </w:r>
      <w:del w:id="232" w:author="Barbara Gravendeel" w:date="2014-05-16T13:00:00Z">
        <w:r w:rsidR="00EE7DB7" w:rsidRPr="00F94643" w:rsidDel="00495C7A">
          <w:rPr>
            <w:lang w:val="en-GB"/>
          </w:rPr>
          <w:delText xml:space="preserve">there is </w:delText>
        </w:r>
      </w:del>
      <w:r w:rsidR="00EE7DB7" w:rsidRPr="00F94643">
        <w:rPr>
          <w:lang w:val="en-GB"/>
        </w:rPr>
        <w:t>not enough train data of these species</w:t>
      </w:r>
      <w:ins w:id="233" w:author="Barbara Gravendeel" w:date="2014-05-16T13:00:00Z">
        <w:r w:rsidR="00495C7A">
          <w:rPr>
            <w:lang w:val="en-GB"/>
          </w:rPr>
          <w:t xml:space="preserve"> were added yet</w:t>
        </w:r>
      </w:ins>
      <w:ins w:id="234" w:author="Barbara Gravendeel" w:date="2014-05-16T13:01:00Z">
        <w:r w:rsidR="00495C7A">
          <w:rPr>
            <w:lang w:val="en-GB"/>
          </w:rPr>
          <w:t>.</w:t>
        </w:r>
      </w:ins>
      <w:del w:id="235" w:author="Barbara Gravendeel" w:date="2014-05-16T13:01:00Z">
        <w:r w:rsidR="00EE7DB7" w:rsidRPr="00F94643" w:rsidDel="00495C7A">
          <w:rPr>
            <w:lang w:val="en-GB"/>
          </w:rPr>
          <w:delText>, or the train data is not good enough.</w:delText>
        </w:r>
      </w:del>
      <w:r w:rsidR="00EE7DB7" w:rsidRPr="00F94643">
        <w:rPr>
          <w:lang w:val="en-GB"/>
        </w:rPr>
        <w:t xml:space="preserve"> </w:t>
      </w:r>
    </w:p>
    <w:p w14:paraId="39415AEA" w14:textId="77777777" w:rsidR="000F63B7" w:rsidRPr="00F94643" w:rsidRDefault="000F63B7" w:rsidP="005C3013">
      <w:pPr>
        <w:rPr>
          <w:lang w:val="en-GB"/>
        </w:rPr>
      </w:pPr>
    </w:p>
    <w:p w14:paraId="24916F66" w14:textId="075A4B03" w:rsidR="00976CB1" w:rsidRPr="00F94643" w:rsidRDefault="00CE5BEC" w:rsidP="00976CB1">
      <w:pPr>
        <w:pStyle w:val="Kop3"/>
        <w:rPr>
          <w:lang w:val="en-GB"/>
        </w:rPr>
      </w:pPr>
      <w:bookmarkStart w:id="236" w:name="_Toc261813398"/>
      <w:r w:rsidRPr="00F94643">
        <w:rPr>
          <w:lang w:val="en-GB"/>
        </w:rPr>
        <w:t xml:space="preserve">Section </w:t>
      </w:r>
      <w:proofErr w:type="spellStart"/>
      <w:r w:rsidR="00976CB1" w:rsidRPr="00F94643">
        <w:rPr>
          <w:i/>
          <w:lang w:val="en-GB"/>
        </w:rPr>
        <w:t>Brachypetalum</w:t>
      </w:r>
      <w:bookmarkEnd w:id="236"/>
      <w:proofErr w:type="spellEnd"/>
    </w:p>
    <w:p w14:paraId="089A1EAF" w14:textId="5D36AFF8" w:rsidR="00976CB1" w:rsidRPr="00F94643" w:rsidRDefault="000E2BF0" w:rsidP="00976CB1">
      <w:pPr>
        <w:rPr>
          <w:lang w:val="en-GB"/>
        </w:rPr>
      </w:pPr>
      <w:proofErr w:type="gramStart"/>
      <w:r w:rsidRPr="00F94643">
        <w:rPr>
          <w:lang w:val="en-GB"/>
        </w:rPr>
        <w:t>This section is c</w:t>
      </w:r>
      <w:r w:rsidR="00632A5A" w:rsidRPr="00F94643">
        <w:rPr>
          <w:lang w:val="en-GB"/>
        </w:rPr>
        <w:t>haracterized morphologically by</w:t>
      </w:r>
      <w:r w:rsidR="000F63B7" w:rsidRPr="00F94643">
        <w:rPr>
          <w:lang w:val="en-GB"/>
        </w:rPr>
        <w:t xml:space="preserve"> broad-elliptic petals</w:t>
      </w:r>
      <w:r w:rsidR="00D13BEF">
        <w:rPr>
          <w:lang w:val="en-GB"/>
        </w:rPr>
        <w:t xml:space="preserve"> with purple spots</w:t>
      </w:r>
      <w:r w:rsidR="000F63B7" w:rsidRPr="00F94643">
        <w:rPr>
          <w:lang w:val="en-GB"/>
        </w:rPr>
        <w:t xml:space="preserve">, </w:t>
      </w:r>
      <w:ins w:id="237" w:author="Barbara Gravendeel" w:date="2014-05-16T13:01:00Z">
        <w:r w:rsidR="00495C7A">
          <w:rPr>
            <w:lang w:val="en-GB"/>
          </w:rPr>
          <w:t xml:space="preserve">a </w:t>
        </w:r>
      </w:ins>
      <w:r w:rsidR="000F63B7" w:rsidRPr="00F94643">
        <w:rPr>
          <w:lang w:val="en-GB"/>
        </w:rPr>
        <w:t>small and ovoid lip with an incurved margin and pale yellow or white flowers</w:t>
      </w:r>
      <w:proofErr w:type="gramEnd"/>
      <w:r w:rsidR="000F63B7" w:rsidRPr="00F94643">
        <w:rPr>
          <w:lang w:val="en-GB"/>
        </w:rPr>
        <w:t>.</w:t>
      </w:r>
      <w:r w:rsidRPr="00F94643">
        <w:rPr>
          <w:lang w:val="en-GB"/>
        </w:rPr>
        <w:t xml:space="preserve"> </w:t>
      </w:r>
      <w:r w:rsidR="0031156A" w:rsidRPr="00F94643">
        <w:rPr>
          <w:lang w:val="en-GB"/>
        </w:rPr>
        <w:t>The visual recognition software developed during this internship identified this section very well</w:t>
      </w:r>
      <w:r w:rsidR="00D13BEF">
        <w:rPr>
          <w:lang w:val="en-GB"/>
        </w:rPr>
        <w:t xml:space="preserve"> (see table 4 in supplementary 3)</w:t>
      </w:r>
      <w:r w:rsidR="00976CB1" w:rsidRPr="00F94643">
        <w:rPr>
          <w:lang w:val="en-GB"/>
        </w:rPr>
        <w:t xml:space="preserve">. None of the pictures </w:t>
      </w:r>
      <w:r w:rsidR="00CE5BEC" w:rsidRPr="00F94643">
        <w:rPr>
          <w:lang w:val="en-GB"/>
        </w:rPr>
        <w:t>were</w:t>
      </w:r>
      <w:r w:rsidR="00976CB1" w:rsidRPr="00F94643">
        <w:rPr>
          <w:lang w:val="en-GB"/>
        </w:rPr>
        <w:t xml:space="preserve"> classified incorrectly and only a few </w:t>
      </w:r>
      <w:r w:rsidR="00CE5BEC" w:rsidRPr="00F94643">
        <w:rPr>
          <w:lang w:val="en-GB"/>
        </w:rPr>
        <w:t>were</w:t>
      </w:r>
      <w:r w:rsidR="00976CB1" w:rsidRPr="00F94643">
        <w:rPr>
          <w:lang w:val="en-GB"/>
        </w:rPr>
        <w:t xml:space="preserve"> classified</w:t>
      </w:r>
      <w:r w:rsidR="00CE5BEC" w:rsidRPr="00F94643">
        <w:rPr>
          <w:lang w:val="en-GB"/>
        </w:rPr>
        <w:t xml:space="preserve"> as</w:t>
      </w:r>
      <w:r w:rsidR="00976CB1" w:rsidRPr="00F94643">
        <w:rPr>
          <w:lang w:val="en-GB"/>
        </w:rPr>
        <w:t xml:space="preserve"> unknown. But even then</w:t>
      </w:r>
      <w:r w:rsidR="00CE5BEC" w:rsidRPr="00F94643">
        <w:rPr>
          <w:lang w:val="en-GB"/>
        </w:rPr>
        <w:t>,</w:t>
      </w:r>
      <w:r w:rsidR="00976CB1" w:rsidRPr="00F94643">
        <w:rPr>
          <w:lang w:val="en-GB"/>
        </w:rPr>
        <w:t xml:space="preserve"> most of the time the correct section </w:t>
      </w:r>
      <w:r w:rsidR="00CE5BEC" w:rsidRPr="00F94643">
        <w:rPr>
          <w:lang w:val="en-GB"/>
        </w:rPr>
        <w:t>was</w:t>
      </w:r>
      <w:r w:rsidR="00976CB1" w:rsidRPr="00F94643">
        <w:rPr>
          <w:lang w:val="en-GB"/>
        </w:rPr>
        <w:t xml:space="preserve"> one of the options.</w:t>
      </w:r>
      <w:ins w:id="238" w:author="Barbara Gravendeel" w:date="2014-05-16T13:36:00Z">
        <w:r w:rsidR="0085279D">
          <w:rPr>
            <w:lang w:val="en-GB"/>
          </w:rPr>
          <w:t xml:space="preserve"> A possible explanation could be that this section contains few species only so variation is low.</w:t>
        </w:r>
      </w:ins>
    </w:p>
    <w:p w14:paraId="2BA4FE98" w14:textId="09D83E27" w:rsidR="00976CB1" w:rsidRPr="00F94643" w:rsidRDefault="00CE5BEC" w:rsidP="00976CB1">
      <w:pPr>
        <w:pStyle w:val="Kop3"/>
        <w:rPr>
          <w:i/>
          <w:lang w:val="en-GB"/>
        </w:rPr>
      </w:pPr>
      <w:bookmarkStart w:id="239" w:name="_Toc261813399"/>
      <w:r w:rsidRPr="00F94643">
        <w:rPr>
          <w:lang w:val="en-GB"/>
        </w:rPr>
        <w:t>Section</w:t>
      </w:r>
      <w:r w:rsidRPr="00F94643">
        <w:rPr>
          <w:i/>
          <w:lang w:val="en-GB"/>
        </w:rPr>
        <w:t xml:space="preserve"> </w:t>
      </w:r>
      <w:proofErr w:type="spellStart"/>
      <w:r w:rsidR="00976CB1" w:rsidRPr="00F94643">
        <w:rPr>
          <w:i/>
          <w:lang w:val="en-GB"/>
        </w:rPr>
        <w:t>Coryopedilum</w:t>
      </w:r>
      <w:bookmarkEnd w:id="239"/>
      <w:proofErr w:type="spellEnd"/>
    </w:p>
    <w:p w14:paraId="63EDB794" w14:textId="378F43E4" w:rsidR="0084274C" w:rsidRPr="00F94643" w:rsidRDefault="000E2BF0" w:rsidP="00976CB1">
      <w:pPr>
        <w:rPr>
          <w:lang w:val="en-GB"/>
        </w:rPr>
      </w:pPr>
      <w:proofErr w:type="gramStart"/>
      <w:r w:rsidRPr="00F94643">
        <w:rPr>
          <w:lang w:val="en-GB"/>
        </w:rPr>
        <w:t>This section is c</w:t>
      </w:r>
      <w:r w:rsidR="00632A5A" w:rsidRPr="00F94643">
        <w:rPr>
          <w:lang w:val="en-GB"/>
        </w:rPr>
        <w:t>haracterized morphologically by</w:t>
      </w:r>
      <w:r w:rsidRPr="00F94643">
        <w:rPr>
          <w:lang w:val="en-GB"/>
        </w:rPr>
        <w:t xml:space="preserve"> </w:t>
      </w:r>
      <w:r w:rsidR="00632A5A" w:rsidRPr="00F94643">
        <w:rPr>
          <w:lang w:val="en-GB"/>
        </w:rPr>
        <w:t>long, tapering, spirally twisted</w:t>
      </w:r>
      <w:ins w:id="240" w:author="Barbara Gravendeel" w:date="2014-05-16T13:03:00Z">
        <w:r w:rsidR="00CF35D2">
          <w:rPr>
            <w:lang w:val="en-GB"/>
          </w:rPr>
          <w:t xml:space="preserve"> and</w:t>
        </w:r>
      </w:ins>
      <w:r w:rsidR="00632A5A" w:rsidRPr="00F94643">
        <w:rPr>
          <w:lang w:val="en-GB"/>
        </w:rPr>
        <w:t xml:space="preserve"> </w:t>
      </w:r>
      <w:del w:id="241" w:author="Barbara Gravendeel" w:date="2014-05-16T13:03:00Z">
        <w:r w:rsidR="00632A5A" w:rsidRPr="00F94643" w:rsidDel="00CF35D2">
          <w:rPr>
            <w:lang w:val="en-GB"/>
          </w:rPr>
          <w:delText xml:space="preserve">down </w:delText>
        </w:r>
      </w:del>
      <w:r w:rsidR="00632A5A" w:rsidRPr="00F94643">
        <w:rPr>
          <w:lang w:val="en-GB"/>
        </w:rPr>
        <w:t>hanging petals</w:t>
      </w:r>
      <w:proofErr w:type="gramEnd"/>
      <w:r w:rsidR="00632A5A" w:rsidRPr="00F94643">
        <w:rPr>
          <w:lang w:val="en-GB"/>
        </w:rPr>
        <w:t xml:space="preserve"> with warts on the margins</w:t>
      </w:r>
      <w:ins w:id="242" w:author="Barbara Gravendeel" w:date="2014-05-16T13:04:00Z">
        <w:r w:rsidR="00CF35D2">
          <w:rPr>
            <w:lang w:val="en-GB"/>
          </w:rPr>
          <w:t xml:space="preserve"> and </w:t>
        </w:r>
      </w:ins>
      <w:del w:id="243" w:author="Barbara Gravendeel" w:date="2014-05-16T13:04:00Z">
        <w:r w:rsidR="00632A5A" w:rsidRPr="00F94643" w:rsidDel="00CF35D2">
          <w:rPr>
            <w:lang w:val="en-GB"/>
          </w:rPr>
          <w:delText xml:space="preserve">, </w:delText>
        </w:r>
      </w:del>
      <w:r w:rsidR="00632A5A" w:rsidRPr="00F94643">
        <w:rPr>
          <w:lang w:val="en-GB"/>
        </w:rPr>
        <w:t>gland</w:t>
      </w:r>
      <w:ins w:id="244" w:author="Barbara Gravendeel" w:date="2014-05-16T13:04:00Z">
        <w:r w:rsidR="00CF35D2">
          <w:rPr>
            <w:lang w:val="en-GB"/>
          </w:rPr>
          <w:t>s</w:t>
        </w:r>
      </w:ins>
      <w:del w:id="245" w:author="Barbara Gravendeel" w:date="2014-05-16T13:04:00Z">
        <w:r w:rsidR="00632A5A" w:rsidRPr="00F94643" w:rsidDel="00CF35D2">
          <w:rPr>
            <w:lang w:val="en-GB"/>
          </w:rPr>
          <w:delText>ular</w:delText>
        </w:r>
      </w:del>
      <w:r w:rsidR="00632A5A" w:rsidRPr="00F94643">
        <w:rPr>
          <w:lang w:val="en-GB"/>
        </w:rPr>
        <w:t xml:space="preserve"> at </w:t>
      </w:r>
      <w:ins w:id="246" w:author="Barbara Gravendeel" w:date="2014-05-16T13:04:00Z">
        <w:r w:rsidR="00CF35D2">
          <w:rPr>
            <w:lang w:val="en-GB"/>
          </w:rPr>
          <w:t xml:space="preserve">the </w:t>
        </w:r>
      </w:ins>
      <w:r w:rsidR="00632A5A" w:rsidRPr="00F94643">
        <w:rPr>
          <w:lang w:val="en-GB"/>
        </w:rPr>
        <w:t xml:space="preserve">tip and </w:t>
      </w:r>
      <w:ins w:id="247" w:author="Barbara Gravendeel" w:date="2014-05-16T13:04:00Z">
        <w:r w:rsidR="00CF35D2">
          <w:rPr>
            <w:lang w:val="en-GB"/>
          </w:rPr>
          <w:t xml:space="preserve">a lip with </w:t>
        </w:r>
      </w:ins>
      <w:r w:rsidR="00632A5A" w:rsidRPr="00F94643">
        <w:rPr>
          <w:lang w:val="en-GB"/>
        </w:rPr>
        <w:t xml:space="preserve">incurved side lobes. </w:t>
      </w:r>
      <w:r w:rsidR="00976CB1" w:rsidRPr="00F94643">
        <w:rPr>
          <w:lang w:val="en-GB"/>
        </w:rPr>
        <w:t xml:space="preserve">In this section one picture stands out, </w:t>
      </w:r>
      <w:r w:rsidR="00CE5BEC" w:rsidRPr="00F94643">
        <w:rPr>
          <w:i/>
          <w:lang w:val="en-GB"/>
        </w:rPr>
        <w:t xml:space="preserve">P. </w:t>
      </w:r>
      <w:r w:rsidR="00976CB1" w:rsidRPr="00F94643">
        <w:rPr>
          <w:i/>
          <w:lang w:val="en-GB"/>
        </w:rPr>
        <w:t>rothschildianium</w:t>
      </w:r>
      <w:r w:rsidR="00976CB1" w:rsidRPr="00F94643">
        <w:rPr>
          <w:lang w:val="en-GB"/>
        </w:rPr>
        <w:t xml:space="preserve">1. This picture </w:t>
      </w:r>
      <w:r w:rsidRPr="00F94643">
        <w:rPr>
          <w:lang w:val="en-GB"/>
        </w:rPr>
        <w:t>was</w:t>
      </w:r>
      <w:r w:rsidR="00976CB1" w:rsidRPr="00F94643">
        <w:rPr>
          <w:lang w:val="en-GB"/>
        </w:rPr>
        <w:t xml:space="preserve"> classified correctly with all</w:t>
      </w:r>
      <w:r w:rsidR="0084274C" w:rsidRPr="00F94643">
        <w:rPr>
          <w:lang w:val="en-GB"/>
        </w:rPr>
        <w:t xml:space="preserve"> networks</w:t>
      </w:r>
      <w:r w:rsidR="00D13BEF">
        <w:rPr>
          <w:lang w:val="en-GB"/>
        </w:rPr>
        <w:t xml:space="preserve"> (See table 5 in supplementary 4)</w:t>
      </w:r>
      <w:r w:rsidR="0084274C" w:rsidRPr="00F94643">
        <w:rPr>
          <w:lang w:val="en-GB"/>
        </w:rPr>
        <w:t>. So this is a good picture for classifying. Further, it is shown that the ot</w:t>
      </w:r>
      <w:r w:rsidR="00EE7DB7" w:rsidRPr="00F94643">
        <w:rPr>
          <w:lang w:val="en-GB"/>
        </w:rPr>
        <w:t>her two pictures of this species</w:t>
      </w:r>
      <w:r w:rsidR="0084274C" w:rsidRPr="00F94643">
        <w:rPr>
          <w:lang w:val="en-GB"/>
        </w:rPr>
        <w:t xml:space="preserve"> </w:t>
      </w:r>
      <w:r w:rsidRPr="00F94643">
        <w:rPr>
          <w:lang w:val="en-GB"/>
        </w:rPr>
        <w:t>were</w:t>
      </w:r>
      <w:r w:rsidR="0084274C" w:rsidRPr="00F94643">
        <w:rPr>
          <w:lang w:val="en-GB"/>
        </w:rPr>
        <w:t xml:space="preserve"> much harder to identify.</w:t>
      </w:r>
      <w:r w:rsidRPr="00F94643">
        <w:rPr>
          <w:lang w:val="en-GB"/>
        </w:rPr>
        <w:t xml:space="preserve"> </w:t>
      </w:r>
      <w:r w:rsidR="00EE7DB7" w:rsidRPr="00F94643">
        <w:rPr>
          <w:lang w:val="en-GB"/>
        </w:rPr>
        <w:t>Possible explanations are that the first picture has more characteristics visible than the other two</w:t>
      </w:r>
      <w:ins w:id="248" w:author="Barbara Gravendeel" w:date="2014-05-16T13:04:00Z">
        <w:r w:rsidR="00CF35D2">
          <w:rPr>
            <w:lang w:val="en-GB"/>
          </w:rPr>
          <w:t xml:space="preserve"> (i.e. specify these)</w:t>
        </w:r>
      </w:ins>
      <w:r w:rsidR="004E7E6A" w:rsidRPr="00F94643">
        <w:rPr>
          <w:lang w:val="en-GB"/>
        </w:rPr>
        <w:t xml:space="preserve"> or </w:t>
      </w:r>
      <w:ins w:id="249" w:author="Barbara Gravendeel" w:date="2014-05-16T13:04:00Z">
        <w:r w:rsidR="00CF35D2">
          <w:rPr>
            <w:lang w:val="en-GB"/>
          </w:rPr>
          <w:t xml:space="preserve">that </w:t>
        </w:r>
      </w:ins>
      <w:r w:rsidR="004E7E6A" w:rsidRPr="00F94643">
        <w:rPr>
          <w:lang w:val="en-GB"/>
        </w:rPr>
        <w:t>the quality of the first picture is better than the other two.</w:t>
      </w:r>
      <w:ins w:id="250" w:author="Barbara Gravendeel" w:date="2014-05-16T13:04:00Z">
        <w:r w:rsidR="00CF35D2">
          <w:rPr>
            <w:lang w:val="en-GB"/>
          </w:rPr>
          <w:t xml:space="preserve"> With quality I mean</w:t>
        </w:r>
      </w:ins>
      <w:ins w:id="251" w:author="Barbara Gravendeel" w:date="2014-05-16T13:05:00Z">
        <w:r w:rsidR="00CF35D2">
          <w:rPr>
            <w:lang w:val="en-GB"/>
          </w:rPr>
          <w:t>… please explain.</w:t>
        </w:r>
      </w:ins>
    </w:p>
    <w:p w14:paraId="5C1567CF" w14:textId="43DABB7F" w:rsidR="00894D0B" w:rsidRPr="00F94643" w:rsidRDefault="000E2BF0" w:rsidP="00894D0B">
      <w:pPr>
        <w:pStyle w:val="Kop3"/>
        <w:rPr>
          <w:i/>
          <w:lang w:val="en-GB"/>
        </w:rPr>
      </w:pPr>
      <w:bookmarkStart w:id="252" w:name="_Toc261813400"/>
      <w:r w:rsidRPr="00F94643">
        <w:rPr>
          <w:lang w:val="en-GB"/>
        </w:rPr>
        <w:t xml:space="preserve">Section </w:t>
      </w:r>
      <w:proofErr w:type="spellStart"/>
      <w:r w:rsidR="00894D0B" w:rsidRPr="00F94643">
        <w:rPr>
          <w:i/>
          <w:lang w:val="en-GB"/>
        </w:rPr>
        <w:t>Parvisepalum</w:t>
      </w:r>
      <w:bookmarkEnd w:id="252"/>
      <w:proofErr w:type="spellEnd"/>
    </w:p>
    <w:p w14:paraId="245674B4" w14:textId="77777777" w:rsidR="0085279D" w:rsidRPr="00F94643" w:rsidRDefault="000E2BF0" w:rsidP="0085279D">
      <w:pPr>
        <w:rPr>
          <w:ins w:id="253" w:author="Barbara Gravendeel" w:date="2014-05-16T13:37:00Z"/>
          <w:lang w:val="en-GB"/>
        </w:rPr>
      </w:pPr>
      <w:r w:rsidRPr="00F94643">
        <w:rPr>
          <w:lang w:val="en-GB"/>
        </w:rPr>
        <w:t>This section is c</w:t>
      </w:r>
      <w:r w:rsidR="00632A5A" w:rsidRPr="00F94643">
        <w:rPr>
          <w:lang w:val="en-GB"/>
        </w:rPr>
        <w:t>haracterized morphologically by</w:t>
      </w:r>
      <w:r w:rsidRPr="00F94643">
        <w:rPr>
          <w:lang w:val="en-GB"/>
        </w:rPr>
        <w:t xml:space="preserve"> </w:t>
      </w:r>
      <w:proofErr w:type="gramStart"/>
      <w:r w:rsidR="00632A5A" w:rsidRPr="00F94643">
        <w:rPr>
          <w:lang w:val="en-GB"/>
        </w:rPr>
        <w:t>broad-elliptic</w:t>
      </w:r>
      <w:proofErr w:type="gramEnd"/>
      <w:r w:rsidR="00632A5A" w:rsidRPr="00F94643">
        <w:rPr>
          <w:lang w:val="en-GB"/>
        </w:rPr>
        <w:t xml:space="preserve">, </w:t>
      </w:r>
      <w:proofErr w:type="spellStart"/>
      <w:r w:rsidR="00632A5A" w:rsidRPr="00F94643">
        <w:rPr>
          <w:lang w:val="en-GB"/>
        </w:rPr>
        <w:t>sub</w:t>
      </w:r>
      <w:del w:id="254" w:author="Barbara Gravendeel" w:date="2014-05-16T13:05:00Z">
        <w:r w:rsidR="00632A5A" w:rsidRPr="00F94643" w:rsidDel="00CF35D2">
          <w:rPr>
            <w:lang w:val="en-GB"/>
          </w:rPr>
          <w:delText xml:space="preserve"> </w:delText>
        </w:r>
      </w:del>
      <w:r w:rsidR="00632A5A" w:rsidRPr="00F94643">
        <w:rPr>
          <w:lang w:val="en-GB"/>
        </w:rPr>
        <w:t>circular</w:t>
      </w:r>
      <w:proofErr w:type="spellEnd"/>
      <w:r w:rsidR="00632A5A" w:rsidRPr="00F94643">
        <w:rPr>
          <w:lang w:val="en-GB"/>
        </w:rPr>
        <w:t xml:space="preserve"> cream/yellow coloured petals and </w:t>
      </w:r>
      <w:ins w:id="255" w:author="Barbara Gravendeel" w:date="2014-05-16T13:05:00Z">
        <w:r w:rsidR="00CF35D2">
          <w:rPr>
            <w:lang w:val="en-GB"/>
          </w:rPr>
          <w:t xml:space="preserve">a </w:t>
        </w:r>
      </w:ins>
      <w:r w:rsidR="00632A5A" w:rsidRPr="00F94643">
        <w:rPr>
          <w:lang w:val="en-GB"/>
        </w:rPr>
        <w:t xml:space="preserve">large </w:t>
      </w:r>
      <w:proofErr w:type="spellStart"/>
      <w:r w:rsidR="00632A5A" w:rsidRPr="00F94643">
        <w:rPr>
          <w:lang w:val="en-GB"/>
        </w:rPr>
        <w:t>staminode</w:t>
      </w:r>
      <w:proofErr w:type="spellEnd"/>
      <w:del w:id="256" w:author="Barbara Gravendeel" w:date="2014-05-16T13:05:00Z">
        <w:r w:rsidR="00632A5A" w:rsidRPr="00F94643" w:rsidDel="00CF35D2">
          <w:rPr>
            <w:lang w:val="en-GB"/>
          </w:rPr>
          <w:delText>s</w:delText>
        </w:r>
      </w:del>
      <w:r w:rsidR="00632A5A" w:rsidRPr="00F94643">
        <w:rPr>
          <w:lang w:val="en-GB"/>
        </w:rPr>
        <w:t xml:space="preserve">. </w:t>
      </w:r>
      <w:r w:rsidR="00894D0B" w:rsidRPr="00F94643">
        <w:rPr>
          <w:lang w:val="en-GB"/>
        </w:rPr>
        <w:t xml:space="preserve">This section also has a striking picture, </w:t>
      </w:r>
      <w:r w:rsidRPr="00F94643">
        <w:rPr>
          <w:i/>
          <w:lang w:val="en-GB"/>
        </w:rPr>
        <w:t xml:space="preserve">P. </w:t>
      </w:r>
      <w:r w:rsidR="00894D0B" w:rsidRPr="00F94643">
        <w:rPr>
          <w:i/>
          <w:lang w:val="en-GB"/>
        </w:rPr>
        <w:t>emersoni</w:t>
      </w:r>
      <w:r w:rsidR="00894D0B" w:rsidRPr="00D13BEF">
        <w:rPr>
          <w:i/>
          <w:lang w:val="en-GB"/>
        </w:rPr>
        <w:t>i</w:t>
      </w:r>
      <w:r w:rsidR="00894D0B" w:rsidRPr="00F94643">
        <w:rPr>
          <w:lang w:val="en-GB"/>
        </w:rPr>
        <w:t xml:space="preserve">2_1. This picture </w:t>
      </w:r>
      <w:ins w:id="257" w:author="Barbara Gravendeel" w:date="2014-05-16T13:05:00Z">
        <w:r w:rsidR="00CF35D2">
          <w:rPr>
            <w:lang w:val="en-GB"/>
          </w:rPr>
          <w:t>was</w:t>
        </w:r>
      </w:ins>
      <w:del w:id="258" w:author="Barbara Gravendeel" w:date="2014-05-16T13:05:00Z">
        <w:r w:rsidR="00894D0B" w:rsidRPr="00F94643" w:rsidDel="00CF35D2">
          <w:rPr>
            <w:lang w:val="en-GB"/>
          </w:rPr>
          <w:delText>is</w:delText>
        </w:r>
      </w:del>
      <w:r w:rsidR="00894D0B" w:rsidRPr="00F94643">
        <w:rPr>
          <w:lang w:val="en-GB"/>
        </w:rPr>
        <w:t xml:space="preserve"> always incorrectly classified. Research on this picture shows </w:t>
      </w:r>
      <w:r w:rsidR="00677ED4" w:rsidRPr="00F94643">
        <w:rPr>
          <w:lang w:val="en-GB"/>
        </w:rPr>
        <w:lastRenderedPageBreak/>
        <w:t xml:space="preserve">that </w:t>
      </w:r>
      <w:r w:rsidR="00894D0B" w:rsidRPr="00F94643">
        <w:rPr>
          <w:lang w:val="en-GB"/>
        </w:rPr>
        <w:t>the petals are darker than the petals on the other pictures</w:t>
      </w:r>
      <w:r w:rsidR="00677ED4" w:rsidRPr="00F94643">
        <w:rPr>
          <w:lang w:val="en-GB"/>
        </w:rPr>
        <w:t xml:space="preserve"> of this section</w:t>
      </w:r>
      <w:r w:rsidR="00894D0B" w:rsidRPr="00F94643">
        <w:rPr>
          <w:lang w:val="en-GB"/>
        </w:rPr>
        <w:t xml:space="preserve">. </w:t>
      </w:r>
      <w:r w:rsidR="00D13BEF">
        <w:rPr>
          <w:lang w:val="en-GB"/>
        </w:rPr>
        <w:t>In addition,</w:t>
      </w:r>
      <w:r w:rsidR="0063226B" w:rsidRPr="00F94643">
        <w:rPr>
          <w:lang w:val="en-GB"/>
        </w:rPr>
        <w:t xml:space="preserve"> table</w:t>
      </w:r>
      <w:r w:rsidR="00D13BEF">
        <w:rPr>
          <w:lang w:val="en-GB"/>
        </w:rPr>
        <w:t xml:space="preserve"> 6 in supplementary 4</w:t>
      </w:r>
      <w:r w:rsidR="0063226B" w:rsidRPr="00F94643">
        <w:rPr>
          <w:lang w:val="en-GB"/>
        </w:rPr>
        <w:t xml:space="preserve"> shows that </w:t>
      </w:r>
      <w:ins w:id="259" w:author="Barbara Gravendeel" w:date="2014-05-16T13:05:00Z">
        <w:r w:rsidR="00CF35D2" w:rsidRPr="00CF35D2">
          <w:rPr>
            <w:i/>
            <w:lang w:val="en-GB"/>
            <w:rPrChange w:id="260" w:author="Barbara Gravendeel" w:date="2014-05-16T13:05:00Z">
              <w:rPr>
                <w:lang w:val="en-GB"/>
              </w:rPr>
            </w:rPrChange>
          </w:rPr>
          <w:t>P.</w:t>
        </w:r>
        <w:r w:rsidR="00CF35D2">
          <w:rPr>
            <w:lang w:val="en-GB"/>
          </w:rPr>
          <w:t xml:space="preserve"> </w:t>
        </w:r>
      </w:ins>
      <w:proofErr w:type="spellStart"/>
      <w:r w:rsidR="0063226B" w:rsidRPr="00F94643">
        <w:rPr>
          <w:i/>
          <w:lang w:val="en-GB"/>
        </w:rPr>
        <w:t>armeniacum</w:t>
      </w:r>
      <w:proofErr w:type="spellEnd"/>
      <w:r w:rsidR="0063226B" w:rsidRPr="00F94643">
        <w:rPr>
          <w:lang w:val="en-GB"/>
        </w:rPr>
        <w:t xml:space="preserve"> </w:t>
      </w:r>
      <w:del w:id="261" w:author="Barbara Gravendeel" w:date="2014-05-16T13:06:00Z">
        <w:r w:rsidR="0063226B" w:rsidRPr="00F94643" w:rsidDel="00CF35D2">
          <w:rPr>
            <w:lang w:val="en-GB"/>
          </w:rPr>
          <w:delText xml:space="preserve">is </w:delText>
        </w:r>
      </w:del>
      <w:ins w:id="262" w:author="Barbara Gravendeel" w:date="2014-05-16T13:06:00Z">
        <w:r w:rsidR="00CF35D2">
          <w:rPr>
            <w:lang w:val="en-GB"/>
          </w:rPr>
          <w:t xml:space="preserve">was </w:t>
        </w:r>
      </w:ins>
      <w:r w:rsidR="0063226B" w:rsidRPr="00F94643">
        <w:rPr>
          <w:lang w:val="en-GB"/>
        </w:rPr>
        <w:t xml:space="preserve">the best </w:t>
      </w:r>
      <w:ins w:id="263" w:author="Barbara Gravendeel" w:date="2014-05-16T13:06:00Z">
        <w:r w:rsidR="00CF35D2">
          <w:rPr>
            <w:lang w:val="en-GB"/>
          </w:rPr>
          <w:t xml:space="preserve">recognized </w:t>
        </w:r>
      </w:ins>
      <w:r w:rsidR="0063226B" w:rsidRPr="00F94643">
        <w:rPr>
          <w:lang w:val="en-GB"/>
        </w:rPr>
        <w:t xml:space="preserve">species. All test pictures of this species </w:t>
      </w:r>
      <w:ins w:id="264" w:author="Barbara Gravendeel" w:date="2014-05-16T13:06:00Z">
        <w:r w:rsidR="00CF35D2">
          <w:rPr>
            <w:lang w:val="en-GB"/>
          </w:rPr>
          <w:t>were</w:t>
        </w:r>
      </w:ins>
      <w:del w:id="265" w:author="Barbara Gravendeel" w:date="2014-05-16T13:06:00Z">
        <w:r w:rsidR="0063226B" w:rsidRPr="00F94643" w:rsidDel="00CF35D2">
          <w:rPr>
            <w:lang w:val="en-GB"/>
          </w:rPr>
          <w:delText>are</w:delText>
        </w:r>
      </w:del>
      <w:r w:rsidR="0063226B" w:rsidRPr="00F94643">
        <w:rPr>
          <w:lang w:val="en-GB"/>
        </w:rPr>
        <w:t xml:space="preserve"> classified correct by all networks.</w:t>
      </w:r>
      <w:ins w:id="266" w:author="Barbara Gravendeel" w:date="2014-05-16T13:37:00Z">
        <w:r w:rsidR="0085279D">
          <w:rPr>
            <w:lang w:val="en-GB"/>
          </w:rPr>
          <w:t xml:space="preserve"> A possible explanation could be that this section contains few species only so variation is low.</w:t>
        </w:r>
      </w:ins>
    </w:p>
    <w:p w14:paraId="1B84F32B" w14:textId="0A0CB3B2" w:rsidR="0063226B" w:rsidRPr="00F94643" w:rsidDel="0085279D" w:rsidRDefault="0063226B" w:rsidP="00894D0B">
      <w:pPr>
        <w:rPr>
          <w:del w:id="267" w:author="Barbara Gravendeel" w:date="2014-05-16T13:37:00Z"/>
          <w:lang w:val="en-GB"/>
        </w:rPr>
      </w:pPr>
    </w:p>
    <w:p w14:paraId="3A872417" w14:textId="32569D1A" w:rsidR="0063226B" w:rsidRPr="00F94643" w:rsidRDefault="0063226B" w:rsidP="0063226B">
      <w:pPr>
        <w:pStyle w:val="Kop3"/>
        <w:rPr>
          <w:lang w:val="en-GB"/>
        </w:rPr>
      </w:pPr>
      <w:bookmarkStart w:id="268" w:name="_Toc261813401"/>
      <w:r w:rsidRPr="00F94643">
        <w:rPr>
          <w:lang w:val="en-GB"/>
        </w:rPr>
        <w:t>Hybrids of</w:t>
      </w:r>
      <w:r w:rsidR="000E2BF0" w:rsidRPr="00F94643">
        <w:rPr>
          <w:lang w:val="en-GB"/>
        </w:rPr>
        <w:t xml:space="preserve"> species from sections </w:t>
      </w:r>
      <w:proofErr w:type="spellStart"/>
      <w:r w:rsidRPr="00F94643">
        <w:rPr>
          <w:i/>
          <w:lang w:val="en-GB"/>
        </w:rPr>
        <w:t>Parvisepalum</w:t>
      </w:r>
      <w:proofErr w:type="spellEnd"/>
      <w:r w:rsidRPr="00F94643">
        <w:rPr>
          <w:lang w:val="en-GB"/>
        </w:rPr>
        <w:t xml:space="preserve"> and </w:t>
      </w:r>
      <w:proofErr w:type="spellStart"/>
      <w:r w:rsidRPr="00F94643">
        <w:rPr>
          <w:i/>
          <w:lang w:val="en-GB"/>
        </w:rPr>
        <w:t>Brachypetalum</w:t>
      </w:r>
      <w:bookmarkEnd w:id="268"/>
      <w:proofErr w:type="spellEnd"/>
    </w:p>
    <w:p w14:paraId="7A206865" w14:textId="4B9D0C3E" w:rsidR="008D6819" w:rsidRPr="00F94643" w:rsidRDefault="00097A11" w:rsidP="0063226B">
      <w:pPr>
        <w:rPr>
          <w:lang w:val="en-GB"/>
        </w:rPr>
      </w:pPr>
      <w:r w:rsidRPr="00F94643">
        <w:rPr>
          <w:lang w:val="en-GB"/>
        </w:rPr>
        <w:t>Besides</w:t>
      </w:r>
      <w:r w:rsidR="0063226B" w:rsidRPr="00F94643">
        <w:rPr>
          <w:lang w:val="en-GB"/>
        </w:rPr>
        <w:t xml:space="preserve"> testing the ANNs with pictures of the sections, the networks </w:t>
      </w:r>
      <w:r w:rsidR="002C0DF8" w:rsidRPr="00F94643">
        <w:rPr>
          <w:lang w:val="en-GB"/>
        </w:rPr>
        <w:t>were</w:t>
      </w:r>
      <w:r w:rsidR="0063226B" w:rsidRPr="00F94643">
        <w:rPr>
          <w:lang w:val="en-GB"/>
        </w:rPr>
        <w:t xml:space="preserve"> also tested with pictures of hybrids</w:t>
      </w:r>
      <w:ins w:id="269" w:author="Barbara Gravendeel" w:date="2014-05-16T13:06:00Z">
        <w:r w:rsidR="00CF35D2">
          <w:rPr>
            <w:lang w:val="en-GB"/>
          </w:rPr>
          <w:t xml:space="preserve"> of species of different sections</w:t>
        </w:r>
      </w:ins>
      <w:r w:rsidR="0063226B" w:rsidRPr="00F94643">
        <w:rPr>
          <w:lang w:val="en-GB"/>
        </w:rPr>
        <w:t>.</w:t>
      </w:r>
      <w:r w:rsidR="008D6819" w:rsidRPr="00F94643">
        <w:rPr>
          <w:lang w:val="en-GB"/>
        </w:rPr>
        <w:t xml:space="preserve"> </w:t>
      </w:r>
      <w:r w:rsidR="00EA38C2" w:rsidRPr="00F94643">
        <w:rPr>
          <w:lang w:val="en-GB"/>
        </w:rPr>
        <w:t xml:space="preserve">This was done to test if it </w:t>
      </w:r>
      <w:ins w:id="270" w:author="Barbara Gravendeel" w:date="2014-05-16T13:06:00Z">
        <w:r w:rsidR="00CF35D2">
          <w:rPr>
            <w:lang w:val="en-GB"/>
          </w:rPr>
          <w:t>was</w:t>
        </w:r>
      </w:ins>
      <w:del w:id="271" w:author="Barbara Gravendeel" w:date="2014-05-16T13:06:00Z">
        <w:r w:rsidR="00EA38C2" w:rsidRPr="00F94643" w:rsidDel="00CF35D2">
          <w:rPr>
            <w:lang w:val="en-GB"/>
          </w:rPr>
          <w:delText>is</w:delText>
        </w:r>
      </w:del>
      <w:r w:rsidR="00EA38C2" w:rsidRPr="00F94643">
        <w:rPr>
          <w:lang w:val="en-GB"/>
        </w:rPr>
        <w:t xml:space="preserve"> possible to </w:t>
      </w:r>
      <w:ins w:id="272" w:author="Barbara Gravendeel" w:date="2014-05-16T13:06:00Z">
        <w:r w:rsidR="00CF35D2">
          <w:rPr>
            <w:lang w:val="en-GB"/>
          </w:rPr>
          <w:t>identify</w:t>
        </w:r>
      </w:ins>
      <w:del w:id="273" w:author="Barbara Gravendeel" w:date="2014-05-16T13:06:00Z">
        <w:r w:rsidR="00EA38C2" w:rsidRPr="00F94643" w:rsidDel="00CF35D2">
          <w:rPr>
            <w:lang w:val="en-GB"/>
          </w:rPr>
          <w:delText>find</w:delText>
        </w:r>
      </w:del>
      <w:r w:rsidR="00EA38C2" w:rsidRPr="00F94643">
        <w:rPr>
          <w:lang w:val="en-GB"/>
        </w:rPr>
        <w:t xml:space="preserve"> one or both of the </w:t>
      </w:r>
      <w:ins w:id="274" w:author="Barbara Gravendeel" w:date="2014-05-16T13:06:00Z">
        <w:r w:rsidR="00CF35D2">
          <w:rPr>
            <w:lang w:val="en-GB"/>
          </w:rPr>
          <w:t>parental species</w:t>
        </w:r>
      </w:ins>
      <w:del w:id="275" w:author="Barbara Gravendeel" w:date="2014-05-16T13:06:00Z">
        <w:r w:rsidR="00EA38C2" w:rsidRPr="00F94643" w:rsidDel="00CF35D2">
          <w:rPr>
            <w:lang w:val="en-GB"/>
          </w:rPr>
          <w:delText>prenatal sections</w:delText>
        </w:r>
      </w:del>
      <w:r w:rsidR="00EA38C2" w:rsidRPr="00F94643">
        <w:rPr>
          <w:lang w:val="en-GB"/>
        </w:rPr>
        <w:t>.</w:t>
      </w:r>
      <w:r w:rsidR="00D13BEF">
        <w:rPr>
          <w:lang w:val="en-GB"/>
        </w:rPr>
        <w:t xml:space="preserve"> It could be hard to </w:t>
      </w:r>
      <w:ins w:id="276" w:author="Barbara Gravendeel" w:date="2014-05-16T13:07:00Z">
        <w:r w:rsidR="00CF35D2">
          <w:rPr>
            <w:lang w:val="en-GB"/>
          </w:rPr>
          <w:t>identify</w:t>
        </w:r>
      </w:ins>
      <w:del w:id="277" w:author="Barbara Gravendeel" w:date="2014-05-16T13:07:00Z">
        <w:r w:rsidR="00D13BEF" w:rsidDel="00CF35D2">
          <w:rPr>
            <w:lang w:val="en-GB"/>
          </w:rPr>
          <w:delText>find</w:delText>
        </w:r>
      </w:del>
      <w:r w:rsidR="00D13BEF">
        <w:rPr>
          <w:lang w:val="en-GB"/>
        </w:rPr>
        <w:t xml:space="preserve"> both parental s</w:t>
      </w:r>
      <w:ins w:id="278" w:author="Barbara Gravendeel" w:date="2014-05-16T13:07:00Z">
        <w:r w:rsidR="00CF35D2">
          <w:rPr>
            <w:lang w:val="en-GB"/>
          </w:rPr>
          <w:t>pecies</w:t>
        </w:r>
      </w:ins>
      <w:del w:id="279" w:author="Barbara Gravendeel" w:date="2014-05-16T13:07:00Z">
        <w:r w:rsidR="00D13BEF" w:rsidDel="00CF35D2">
          <w:rPr>
            <w:lang w:val="en-GB"/>
          </w:rPr>
          <w:delText>ections</w:delText>
        </w:r>
      </w:del>
      <w:r w:rsidR="00D13BEF">
        <w:rPr>
          <w:lang w:val="en-GB"/>
        </w:rPr>
        <w:t xml:space="preserve"> because the hybrid shares a part of its </w:t>
      </w:r>
      <w:ins w:id="280" w:author="Barbara Gravendeel" w:date="2014-05-16T13:07:00Z">
        <w:r w:rsidR="00CF35D2">
          <w:rPr>
            <w:lang w:val="en-GB"/>
          </w:rPr>
          <w:t>morphology</w:t>
        </w:r>
      </w:ins>
      <w:del w:id="281" w:author="Barbara Gravendeel" w:date="2014-05-16T13:07:00Z">
        <w:r w:rsidR="00D13BEF" w:rsidDel="00CF35D2">
          <w:rPr>
            <w:lang w:val="en-GB"/>
          </w:rPr>
          <w:delText>look</w:delText>
        </w:r>
      </w:del>
      <w:r w:rsidR="00D13BEF">
        <w:rPr>
          <w:lang w:val="en-GB"/>
        </w:rPr>
        <w:t xml:space="preserve"> with the mother and another part with the father. Since the ANNs </w:t>
      </w:r>
      <w:ins w:id="282" w:author="Barbara Gravendeel" w:date="2014-05-16T13:07:00Z">
        <w:r w:rsidR="00CF35D2">
          <w:rPr>
            <w:lang w:val="en-GB"/>
          </w:rPr>
          <w:t>were</w:t>
        </w:r>
      </w:ins>
      <w:del w:id="283" w:author="Barbara Gravendeel" w:date="2014-05-16T13:07:00Z">
        <w:r w:rsidR="00D13BEF" w:rsidDel="00CF35D2">
          <w:rPr>
            <w:lang w:val="en-GB"/>
          </w:rPr>
          <w:delText>are</w:delText>
        </w:r>
      </w:del>
      <w:r w:rsidR="00D13BEF">
        <w:rPr>
          <w:lang w:val="en-GB"/>
        </w:rPr>
        <w:t xml:space="preserve"> not trained with pictures of hybrids, the assumption w</w:t>
      </w:r>
      <w:ins w:id="284" w:author="Barbara Gravendeel" w:date="2014-05-16T13:07:00Z">
        <w:r w:rsidR="00CF35D2">
          <w:rPr>
            <w:lang w:val="en-GB"/>
          </w:rPr>
          <w:t>as</w:t>
        </w:r>
      </w:ins>
      <w:del w:id="285" w:author="Barbara Gravendeel" w:date="2014-05-16T13:07:00Z">
        <w:r w:rsidR="00D13BEF" w:rsidDel="00CF35D2">
          <w:rPr>
            <w:lang w:val="en-GB"/>
          </w:rPr>
          <w:delText>ill be</w:delText>
        </w:r>
      </w:del>
      <w:r w:rsidR="00D13BEF">
        <w:rPr>
          <w:lang w:val="en-GB"/>
        </w:rPr>
        <w:t xml:space="preserve"> that </w:t>
      </w:r>
      <w:proofErr w:type="gramStart"/>
      <w:r w:rsidR="00D13BEF">
        <w:rPr>
          <w:lang w:val="en-GB"/>
        </w:rPr>
        <w:t xml:space="preserve">only one parental section </w:t>
      </w:r>
      <w:ins w:id="286" w:author="Barbara Gravendeel" w:date="2014-05-16T13:07:00Z">
        <w:r w:rsidR="00CF35D2">
          <w:rPr>
            <w:lang w:val="en-GB"/>
          </w:rPr>
          <w:t>would</w:t>
        </w:r>
      </w:ins>
      <w:del w:id="287" w:author="Barbara Gravendeel" w:date="2014-05-16T13:07:00Z">
        <w:r w:rsidR="00D13BEF" w:rsidDel="00CF35D2">
          <w:rPr>
            <w:lang w:val="en-GB"/>
          </w:rPr>
          <w:delText>will</w:delText>
        </w:r>
      </w:del>
      <w:r w:rsidR="00D13BEF">
        <w:rPr>
          <w:lang w:val="en-GB"/>
        </w:rPr>
        <w:t xml:space="preserve"> be found </w:t>
      </w:r>
      <w:r w:rsidR="00D13BEF" w:rsidRPr="00D13BEF">
        <w:rPr>
          <w:lang w:val="en-GB"/>
        </w:rPr>
        <w:t>by the neural networks</w:t>
      </w:r>
      <w:proofErr w:type="gramEnd"/>
      <w:r w:rsidR="00D13BEF" w:rsidRPr="00D13BEF">
        <w:rPr>
          <w:lang w:val="en-GB"/>
        </w:rPr>
        <w:t>.</w:t>
      </w:r>
      <w:r w:rsidR="002C0DF8" w:rsidRPr="00D13BEF">
        <w:rPr>
          <w:lang w:val="en-GB"/>
        </w:rPr>
        <w:t xml:space="preserve"> </w:t>
      </w:r>
      <w:r w:rsidR="00BA4982" w:rsidRPr="00D13BEF">
        <w:rPr>
          <w:lang w:val="en-GB"/>
        </w:rPr>
        <w:t>T</w:t>
      </w:r>
      <w:r w:rsidR="008D6819" w:rsidRPr="00D13BEF">
        <w:rPr>
          <w:lang w:val="en-GB"/>
        </w:rPr>
        <w:t xml:space="preserve">able </w:t>
      </w:r>
      <w:r w:rsidR="00D13BEF" w:rsidRPr="00D13BEF">
        <w:rPr>
          <w:lang w:val="en-GB"/>
        </w:rPr>
        <w:t>7 in supplementary 4</w:t>
      </w:r>
      <w:r w:rsidR="00BA4982" w:rsidRPr="00D13BEF">
        <w:rPr>
          <w:lang w:val="en-GB"/>
        </w:rPr>
        <w:t xml:space="preserve"> </w:t>
      </w:r>
      <w:r w:rsidR="008D6819" w:rsidRPr="00D13BEF">
        <w:rPr>
          <w:lang w:val="en-GB"/>
        </w:rPr>
        <w:t>shows that most of the time the pictures</w:t>
      </w:r>
      <w:r w:rsidR="008D6819" w:rsidRPr="00F94643">
        <w:rPr>
          <w:lang w:val="en-GB"/>
        </w:rPr>
        <w:t xml:space="preserve"> </w:t>
      </w:r>
      <w:r w:rsidR="002C0DF8" w:rsidRPr="00F94643">
        <w:rPr>
          <w:lang w:val="en-GB"/>
        </w:rPr>
        <w:t>were</w:t>
      </w:r>
      <w:r w:rsidR="008D6819" w:rsidRPr="00F94643">
        <w:rPr>
          <w:lang w:val="en-GB"/>
        </w:rPr>
        <w:t xml:space="preserve"> classified as one of the parental sections</w:t>
      </w:r>
      <w:ins w:id="288" w:author="Barbara Gravendeel" w:date="2014-05-16T13:07:00Z">
        <w:r w:rsidR="00CF35D2">
          <w:rPr>
            <w:lang w:val="en-GB"/>
          </w:rPr>
          <w:t xml:space="preserve"> indeed</w:t>
        </w:r>
      </w:ins>
      <w:r w:rsidR="008D6819" w:rsidRPr="00F94643">
        <w:rPr>
          <w:lang w:val="en-GB"/>
        </w:rPr>
        <w:t xml:space="preserve">. In just one case, </w:t>
      </w:r>
      <w:proofErr w:type="spellStart"/>
      <w:r w:rsidR="008D6819" w:rsidRPr="00F94643">
        <w:rPr>
          <w:i/>
          <w:lang w:val="en-GB"/>
        </w:rPr>
        <w:t>armeniacum</w:t>
      </w:r>
      <w:proofErr w:type="spellEnd"/>
      <w:r w:rsidR="00677ED4" w:rsidRPr="00F94643">
        <w:rPr>
          <w:lang w:val="en-GB"/>
        </w:rPr>
        <w:t xml:space="preserve"> x </w:t>
      </w:r>
      <w:proofErr w:type="spellStart"/>
      <w:r w:rsidR="008D6819" w:rsidRPr="00F94643">
        <w:rPr>
          <w:i/>
          <w:lang w:val="en-GB"/>
        </w:rPr>
        <w:t>concolor</w:t>
      </w:r>
      <w:proofErr w:type="spellEnd"/>
      <w:r w:rsidR="008D6819" w:rsidRPr="00F94643">
        <w:rPr>
          <w:lang w:val="en-GB"/>
        </w:rPr>
        <w:t xml:space="preserve"> using the network with Desired Error 0,00001, both parental sections </w:t>
      </w:r>
      <w:ins w:id="289" w:author="Barbara Gravendeel" w:date="2014-05-16T13:07:00Z">
        <w:r w:rsidR="00CF35D2">
          <w:rPr>
            <w:lang w:val="en-GB"/>
          </w:rPr>
          <w:t>were</w:t>
        </w:r>
      </w:ins>
      <w:del w:id="290" w:author="Barbara Gravendeel" w:date="2014-05-16T13:07:00Z">
        <w:r w:rsidR="008D6819" w:rsidRPr="00F94643" w:rsidDel="00CF35D2">
          <w:rPr>
            <w:lang w:val="en-GB"/>
          </w:rPr>
          <w:delText>are</w:delText>
        </w:r>
      </w:del>
      <w:r w:rsidR="008D6819" w:rsidRPr="00F94643">
        <w:rPr>
          <w:lang w:val="en-GB"/>
        </w:rPr>
        <w:t xml:space="preserve"> found.</w:t>
      </w:r>
    </w:p>
    <w:p w14:paraId="72F2CB69" w14:textId="5536AF8C" w:rsidR="008D6819" w:rsidRPr="00F94643" w:rsidRDefault="00E81FD9" w:rsidP="008D6819">
      <w:pPr>
        <w:pStyle w:val="Kop2"/>
        <w:rPr>
          <w:lang w:val="en-GB"/>
        </w:rPr>
      </w:pPr>
      <w:bookmarkStart w:id="291" w:name="_Toc261813402"/>
      <w:r w:rsidRPr="00F94643">
        <w:rPr>
          <w:lang w:val="en-GB"/>
        </w:rPr>
        <w:t>Characteristic research</w:t>
      </w:r>
      <w:bookmarkEnd w:id="291"/>
    </w:p>
    <w:p w14:paraId="67EA9C47" w14:textId="0D99E64B" w:rsidR="002C0DF8" w:rsidRPr="00F94643" w:rsidDel="00870EBD" w:rsidRDefault="00E81FD9" w:rsidP="008D6819">
      <w:pPr>
        <w:rPr>
          <w:del w:id="292" w:author="Barbara Gravendeel" w:date="2014-05-16T13:13:00Z"/>
          <w:lang w:val="en-GB"/>
        </w:rPr>
      </w:pPr>
      <w:r w:rsidRPr="00F94643">
        <w:rPr>
          <w:lang w:val="en-GB"/>
        </w:rPr>
        <w:t xml:space="preserve">Following the results of the first run, research on the characteristics of some species </w:t>
      </w:r>
      <w:r w:rsidR="00C60D7C" w:rsidRPr="00F94643">
        <w:rPr>
          <w:lang w:val="en-GB"/>
        </w:rPr>
        <w:t>was</w:t>
      </w:r>
      <w:r w:rsidRPr="00F94643">
        <w:rPr>
          <w:lang w:val="en-GB"/>
        </w:rPr>
        <w:t xml:space="preserve"> done</w:t>
      </w:r>
      <w:r w:rsidR="004E7E6A" w:rsidRPr="00F94643">
        <w:rPr>
          <w:lang w:val="en-GB"/>
        </w:rPr>
        <w:t xml:space="preserve"> to understand why some species/sections were hard to classify</w:t>
      </w:r>
      <w:r w:rsidRPr="00F94643">
        <w:rPr>
          <w:lang w:val="en-GB"/>
        </w:rPr>
        <w:t xml:space="preserve">. The results of this </w:t>
      </w:r>
      <w:r w:rsidRPr="00D13BEF">
        <w:rPr>
          <w:lang w:val="en-GB"/>
        </w:rPr>
        <w:t xml:space="preserve">research can be found in </w:t>
      </w:r>
      <w:r w:rsidR="00D13BEF" w:rsidRPr="00D13BEF">
        <w:rPr>
          <w:lang w:val="en-GB"/>
        </w:rPr>
        <w:t>supplementary 5</w:t>
      </w:r>
      <w:r w:rsidRPr="00D13BEF">
        <w:rPr>
          <w:lang w:val="en-GB"/>
        </w:rPr>
        <w:t>. These results</w:t>
      </w:r>
      <w:r w:rsidR="004E7E6A" w:rsidRPr="00D13BEF">
        <w:rPr>
          <w:lang w:val="en-GB"/>
        </w:rPr>
        <w:t xml:space="preserve"> show that most of the test pictures</w:t>
      </w:r>
      <w:r w:rsidR="004E7E6A" w:rsidRPr="00F94643">
        <w:rPr>
          <w:lang w:val="en-GB"/>
        </w:rPr>
        <w:t xml:space="preserve"> do not have all section characteristics visible. The results indicate also that some characteristics were shared between different sections, like broad-elliptic petals in the sections </w:t>
      </w:r>
      <w:proofErr w:type="spellStart"/>
      <w:r w:rsidR="00B50BE5" w:rsidRPr="00F94643">
        <w:rPr>
          <w:i/>
          <w:lang w:val="en-GB"/>
        </w:rPr>
        <w:t>Brachypetalum</w:t>
      </w:r>
      <w:proofErr w:type="spellEnd"/>
      <w:r w:rsidR="00B50BE5" w:rsidRPr="00F94643">
        <w:rPr>
          <w:i/>
          <w:lang w:val="en-GB"/>
        </w:rPr>
        <w:t xml:space="preserve"> </w:t>
      </w:r>
      <w:r w:rsidR="00B50BE5" w:rsidRPr="00F94643">
        <w:rPr>
          <w:lang w:val="en-GB"/>
        </w:rPr>
        <w:t xml:space="preserve">and </w:t>
      </w:r>
      <w:proofErr w:type="spellStart"/>
      <w:r w:rsidR="00B50BE5" w:rsidRPr="00F94643">
        <w:rPr>
          <w:i/>
          <w:lang w:val="en-GB"/>
        </w:rPr>
        <w:t>Parvisepalum</w:t>
      </w:r>
      <w:proofErr w:type="spellEnd"/>
      <w:r w:rsidR="00B50BE5" w:rsidRPr="00F94643">
        <w:rPr>
          <w:lang w:val="en-GB"/>
        </w:rPr>
        <w:t>.</w:t>
      </w:r>
      <w:r w:rsidR="004E7E6A" w:rsidRPr="00F94643">
        <w:rPr>
          <w:lang w:val="en-GB"/>
        </w:rPr>
        <w:t xml:space="preserve"> This</w:t>
      </w:r>
      <w:r w:rsidRPr="00F94643">
        <w:rPr>
          <w:lang w:val="en-GB"/>
        </w:rPr>
        <w:t xml:space="preserve"> </w:t>
      </w:r>
      <w:r w:rsidR="00D13BEF">
        <w:rPr>
          <w:lang w:val="en-GB"/>
        </w:rPr>
        <w:t>could be a reason</w:t>
      </w:r>
      <w:r w:rsidRPr="00F94643">
        <w:rPr>
          <w:lang w:val="en-GB"/>
        </w:rPr>
        <w:t xml:space="preserve"> why some species </w:t>
      </w:r>
      <w:r w:rsidR="002C0DF8" w:rsidRPr="00F94643">
        <w:rPr>
          <w:lang w:val="en-GB"/>
        </w:rPr>
        <w:t>were</w:t>
      </w:r>
      <w:r w:rsidRPr="00F94643">
        <w:rPr>
          <w:lang w:val="en-GB"/>
        </w:rPr>
        <w:t xml:space="preserve"> classified very badly. </w:t>
      </w:r>
      <w:r w:rsidR="002C0DF8" w:rsidRPr="00F94643">
        <w:rPr>
          <w:lang w:val="en-GB"/>
        </w:rPr>
        <w:t xml:space="preserve">Essential characters necessary for correct </w:t>
      </w:r>
      <w:r w:rsidR="0052071C" w:rsidRPr="00F94643">
        <w:rPr>
          <w:lang w:val="en-GB"/>
        </w:rPr>
        <w:t>identification turned out to be</w:t>
      </w:r>
      <w:del w:id="293" w:author="Barbara Gravendeel" w:date="2014-05-16T13:13:00Z">
        <w:r w:rsidR="0052071C" w:rsidRPr="00F94643" w:rsidDel="00870EBD">
          <w:rPr>
            <w:lang w:val="en-GB"/>
          </w:rPr>
          <w:delText>:</w:delText>
        </w:r>
      </w:del>
      <w:ins w:id="294" w:author="Barbara Gravendeel" w:date="2014-05-16T13:13:00Z">
        <w:r w:rsidR="00870EBD">
          <w:rPr>
            <w:lang w:val="en-GB"/>
          </w:rPr>
          <w:t xml:space="preserve"> t</w:t>
        </w:r>
      </w:ins>
    </w:p>
    <w:p w14:paraId="2E5082C0" w14:textId="2998937A" w:rsidR="0052071C" w:rsidRPr="00870EBD" w:rsidDel="00870EBD" w:rsidRDefault="0052071C">
      <w:pPr>
        <w:rPr>
          <w:del w:id="295" w:author="Barbara Gravendeel" w:date="2014-05-16T13:13:00Z"/>
          <w:lang w:val="en-GB"/>
        </w:rPr>
        <w:pPrChange w:id="296" w:author="Barbara Gravendeel" w:date="2014-05-16T13:13:00Z">
          <w:pPr>
            <w:pStyle w:val="Lijstalinea"/>
            <w:numPr>
              <w:numId w:val="14"/>
            </w:numPr>
            <w:ind w:hanging="360"/>
          </w:pPr>
        </w:pPrChange>
      </w:pPr>
      <w:del w:id="297" w:author="Barbara Gravendeel" w:date="2014-05-16T13:13:00Z">
        <w:r w:rsidRPr="00870EBD" w:rsidDel="00870EBD">
          <w:rPr>
            <w:lang w:val="en-GB"/>
          </w:rPr>
          <w:delText>T</w:delText>
        </w:r>
      </w:del>
      <w:proofErr w:type="gramStart"/>
      <w:r w:rsidRPr="00870EBD">
        <w:rPr>
          <w:lang w:val="en-GB"/>
        </w:rPr>
        <w:t>he</w:t>
      </w:r>
      <w:proofErr w:type="gramEnd"/>
      <w:r w:rsidRPr="00870EBD">
        <w:rPr>
          <w:lang w:val="en-GB"/>
        </w:rPr>
        <w:t xml:space="preserve"> shape of the petals</w:t>
      </w:r>
      <w:ins w:id="298" w:author="Barbara Gravendeel" w:date="2014-05-16T13:13:00Z">
        <w:r w:rsidR="00870EBD">
          <w:rPr>
            <w:lang w:val="en-GB"/>
          </w:rPr>
          <w:t xml:space="preserve">, </w:t>
        </w:r>
      </w:ins>
      <w:del w:id="299" w:author="Barbara Gravendeel" w:date="2014-05-16T13:13:00Z">
        <w:r w:rsidRPr="00870EBD" w:rsidDel="00870EBD">
          <w:rPr>
            <w:lang w:val="en-GB"/>
          </w:rPr>
          <w:delText>;</w:delText>
        </w:r>
      </w:del>
      <w:ins w:id="300" w:author="Barbara Gravendeel" w:date="2014-05-16T13:13:00Z">
        <w:r w:rsidR="00870EBD">
          <w:rPr>
            <w:lang w:val="en-GB"/>
          </w:rPr>
          <w:t>t</w:t>
        </w:r>
      </w:ins>
    </w:p>
    <w:p w14:paraId="28D80CEC" w14:textId="642F5227" w:rsidR="0052071C" w:rsidRPr="00870EBD" w:rsidDel="00870EBD" w:rsidRDefault="0052071C">
      <w:pPr>
        <w:rPr>
          <w:del w:id="301" w:author="Barbara Gravendeel" w:date="2014-05-16T13:13:00Z"/>
          <w:lang w:val="en-GB"/>
        </w:rPr>
        <w:pPrChange w:id="302" w:author="Barbara Gravendeel" w:date="2014-05-16T13:13:00Z">
          <w:pPr>
            <w:pStyle w:val="Lijstalinea"/>
            <w:numPr>
              <w:numId w:val="14"/>
            </w:numPr>
            <w:ind w:hanging="360"/>
          </w:pPr>
        </w:pPrChange>
      </w:pPr>
      <w:del w:id="303" w:author="Barbara Gravendeel" w:date="2014-05-16T13:13:00Z">
        <w:r w:rsidRPr="00870EBD" w:rsidDel="00870EBD">
          <w:rPr>
            <w:lang w:val="en-GB"/>
          </w:rPr>
          <w:delText>T</w:delText>
        </w:r>
      </w:del>
      <w:proofErr w:type="gramStart"/>
      <w:r w:rsidRPr="00870EBD">
        <w:rPr>
          <w:lang w:val="en-GB"/>
        </w:rPr>
        <w:t>he</w:t>
      </w:r>
      <w:proofErr w:type="gramEnd"/>
      <w:r w:rsidRPr="00870EBD">
        <w:rPr>
          <w:lang w:val="en-GB"/>
        </w:rPr>
        <w:t xml:space="preserve"> presence / absence of wards on the petals</w:t>
      </w:r>
      <w:ins w:id="304" w:author="Barbara Gravendeel" w:date="2014-05-16T13:13:00Z">
        <w:r w:rsidR="00870EBD">
          <w:rPr>
            <w:lang w:val="en-GB"/>
          </w:rPr>
          <w:t xml:space="preserve">, </w:t>
        </w:r>
      </w:ins>
      <w:del w:id="305" w:author="Barbara Gravendeel" w:date="2014-05-16T13:13:00Z">
        <w:r w:rsidRPr="00870EBD" w:rsidDel="00870EBD">
          <w:rPr>
            <w:lang w:val="en-GB"/>
          </w:rPr>
          <w:delText>;</w:delText>
        </w:r>
      </w:del>
      <w:ins w:id="306" w:author="Barbara Gravendeel" w:date="2014-05-16T13:13:00Z">
        <w:r w:rsidR="00870EBD">
          <w:rPr>
            <w:lang w:val="en-GB"/>
          </w:rPr>
          <w:t>t</w:t>
        </w:r>
      </w:ins>
    </w:p>
    <w:p w14:paraId="3C78C4D8" w14:textId="133AC986" w:rsidR="0052071C" w:rsidRPr="00870EBD" w:rsidDel="00870EBD" w:rsidRDefault="0052071C">
      <w:pPr>
        <w:rPr>
          <w:del w:id="307" w:author="Barbara Gravendeel" w:date="2014-05-16T13:13:00Z"/>
          <w:lang w:val="en-GB"/>
        </w:rPr>
        <w:pPrChange w:id="308" w:author="Barbara Gravendeel" w:date="2014-05-16T13:13:00Z">
          <w:pPr>
            <w:pStyle w:val="Lijstalinea"/>
            <w:numPr>
              <w:numId w:val="14"/>
            </w:numPr>
            <w:ind w:hanging="360"/>
          </w:pPr>
        </w:pPrChange>
      </w:pPr>
      <w:del w:id="309" w:author="Barbara Gravendeel" w:date="2014-05-16T13:13:00Z">
        <w:r w:rsidRPr="00870EBD" w:rsidDel="00870EBD">
          <w:rPr>
            <w:lang w:val="en-GB"/>
          </w:rPr>
          <w:delText>T</w:delText>
        </w:r>
      </w:del>
      <w:proofErr w:type="gramStart"/>
      <w:r w:rsidRPr="00870EBD">
        <w:rPr>
          <w:lang w:val="en-GB"/>
        </w:rPr>
        <w:t>he</w:t>
      </w:r>
      <w:proofErr w:type="gramEnd"/>
      <w:r w:rsidRPr="00870EBD">
        <w:rPr>
          <w:lang w:val="en-GB"/>
        </w:rPr>
        <w:t xml:space="preserve"> colour of the flower</w:t>
      </w:r>
      <w:ins w:id="310" w:author="Barbara Gravendeel" w:date="2014-05-16T13:13:00Z">
        <w:r w:rsidR="00870EBD">
          <w:rPr>
            <w:lang w:val="en-GB"/>
          </w:rPr>
          <w:t xml:space="preserve"> and </w:t>
        </w:r>
      </w:ins>
      <w:del w:id="311" w:author="Barbara Gravendeel" w:date="2014-05-16T13:13:00Z">
        <w:r w:rsidRPr="00870EBD" w:rsidDel="00870EBD">
          <w:rPr>
            <w:lang w:val="en-GB"/>
          </w:rPr>
          <w:delText>;</w:delText>
        </w:r>
      </w:del>
      <w:ins w:id="312" w:author="Barbara Gravendeel" w:date="2014-05-16T13:13:00Z">
        <w:r w:rsidR="00870EBD">
          <w:rPr>
            <w:lang w:val="en-GB"/>
          </w:rPr>
          <w:t>t</w:t>
        </w:r>
      </w:ins>
    </w:p>
    <w:p w14:paraId="17207832" w14:textId="7ADCE5FA" w:rsidR="0052071C" w:rsidRPr="00870EBD" w:rsidDel="00870EBD" w:rsidRDefault="0052071C">
      <w:pPr>
        <w:rPr>
          <w:del w:id="313" w:author="Barbara Gravendeel" w:date="2014-05-16T13:13:00Z"/>
          <w:lang w:val="en-GB"/>
        </w:rPr>
        <w:pPrChange w:id="314" w:author="Barbara Gravendeel" w:date="2014-05-16T13:13:00Z">
          <w:pPr>
            <w:pStyle w:val="Lijstalinea"/>
            <w:numPr>
              <w:numId w:val="14"/>
            </w:numPr>
            <w:ind w:hanging="360"/>
          </w:pPr>
        </w:pPrChange>
      </w:pPr>
      <w:del w:id="315" w:author="Barbara Gravendeel" w:date="2014-05-16T13:13:00Z">
        <w:r w:rsidRPr="00870EBD" w:rsidDel="00870EBD">
          <w:rPr>
            <w:lang w:val="en-GB"/>
          </w:rPr>
          <w:delText>T</w:delText>
        </w:r>
      </w:del>
      <w:proofErr w:type="gramStart"/>
      <w:r w:rsidRPr="00870EBD">
        <w:rPr>
          <w:lang w:val="en-GB"/>
        </w:rPr>
        <w:t>he</w:t>
      </w:r>
      <w:proofErr w:type="gramEnd"/>
      <w:r w:rsidRPr="00870EBD">
        <w:rPr>
          <w:lang w:val="en-GB"/>
        </w:rPr>
        <w:t xml:space="preserve"> shape of the li</w:t>
      </w:r>
      <w:ins w:id="316" w:author="Barbara Gravendeel" w:date="2014-05-16T13:13:00Z">
        <w:r w:rsidR="00870EBD">
          <w:rPr>
            <w:lang w:val="en-GB"/>
          </w:rPr>
          <w:t>p</w:t>
        </w:r>
      </w:ins>
      <w:del w:id="317" w:author="Barbara Gravendeel" w:date="2014-05-16T13:13:00Z">
        <w:r w:rsidRPr="00870EBD" w:rsidDel="00870EBD">
          <w:rPr>
            <w:lang w:val="en-GB"/>
          </w:rPr>
          <w:delText>b</w:delText>
        </w:r>
      </w:del>
      <w:r w:rsidRPr="00870EBD">
        <w:rPr>
          <w:lang w:val="en-GB"/>
        </w:rPr>
        <w:t xml:space="preserve"> (incurved or not)</w:t>
      </w:r>
      <w:ins w:id="318" w:author="Barbara Gravendeel" w:date="2014-05-16T13:13:00Z">
        <w:r w:rsidR="00870EBD">
          <w:rPr>
            <w:lang w:val="en-GB"/>
          </w:rPr>
          <w:t xml:space="preserve">. </w:t>
        </w:r>
        <w:r w:rsidR="0085279D">
          <w:rPr>
            <w:lang w:val="en-GB"/>
          </w:rPr>
          <w:t xml:space="preserve">Especially the colour was often </w:t>
        </w:r>
        <w:r w:rsidR="00AA4EF8">
          <w:rPr>
            <w:lang w:val="en-GB"/>
          </w:rPr>
          <w:t>disto</w:t>
        </w:r>
        <w:r w:rsidR="0085279D">
          <w:rPr>
            <w:lang w:val="en-GB"/>
          </w:rPr>
          <w:t>rted (i.e. white flowers looked</w:t>
        </w:r>
        <w:r w:rsidR="00AA4EF8">
          <w:rPr>
            <w:lang w:val="en-GB"/>
          </w:rPr>
          <w:t xml:space="preserve"> </w:t>
        </w:r>
        <w:r w:rsidR="0085279D">
          <w:rPr>
            <w:lang w:val="en-GB"/>
          </w:rPr>
          <w:t>yellow or yellow flowers looked</w:t>
        </w:r>
        <w:r w:rsidR="00AA4EF8">
          <w:rPr>
            <w:lang w:val="en-GB"/>
          </w:rPr>
          <w:t xml:space="preserve"> green) which might explain poor results obtained.</w:t>
        </w:r>
      </w:ins>
    </w:p>
    <w:p w14:paraId="4876EE06" w14:textId="77777777" w:rsidR="0052071C" w:rsidRPr="00F94643" w:rsidRDefault="0052071C" w:rsidP="0052071C">
      <w:pPr>
        <w:rPr>
          <w:lang w:val="en-GB"/>
        </w:rPr>
      </w:pPr>
    </w:p>
    <w:p w14:paraId="5DB37112" w14:textId="01866FDB" w:rsidR="00E81FD9" w:rsidRPr="00F94643" w:rsidRDefault="00E81FD9">
      <w:pPr>
        <w:ind w:firstLine="708"/>
        <w:rPr>
          <w:lang w:val="en-GB"/>
        </w:rPr>
        <w:pPrChange w:id="319" w:author="Barbara Gravendeel" w:date="2014-05-16T13:13:00Z">
          <w:pPr/>
        </w:pPrChange>
      </w:pPr>
      <w:r w:rsidRPr="00F94643">
        <w:rPr>
          <w:lang w:val="en-GB"/>
        </w:rPr>
        <w:t xml:space="preserve">During this research it was also </w:t>
      </w:r>
      <w:r w:rsidR="00C60D7C" w:rsidRPr="00F94643">
        <w:rPr>
          <w:lang w:val="en-GB"/>
        </w:rPr>
        <w:t>discovered</w:t>
      </w:r>
      <w:r w:rsidRPr="00F94643">
        <w:rPr>
          <w:lang w:val="en-GB"/>
        </w:rPr>
        <w:t xml:space="preserve"> that some species</w:t>
      </w:r>
      <w:r w:rsidR="006B5238" w:rsidRPr="00F94643">
        <w:rPr>
          <w:lang w:val="en-GB"/>
        </w:rPr>
        <w:t xml:space="preserve"> of the sections </w:t>
      </w:r>
      <w:proofErr w:type="spellStart"/>
      <w:r w:rsidR="006B5238" w:rsidRPr="00F94643">
        <w:rPr>
          <w:i/>
          <w:lang w:val="en-GB"/>
        </w:rPr>
        <w:t>Barbata</w:t>
      </w:r>
      <w:proofErr w:type="spellEnd"/>
      <w:r w:rsidR="006B5238" w:rsidRPr="00F94643">
        <w:rPr>
          <w:lang w:val="en-GB"/>
        </w:rPr>
        <w:t xml:space="preserve"> and </w:t>
      </w:r>
      <w:proofErr w:type="spellStart"/>
      <w:r w:rsidR="006B5238" w:rsidRPr="00F94643">
        <w:rPr>
          <w:i/>
          <w:lang w:val="en-GB"/>
        </w:rPr>
        <w:t>Coryopedilum</w:t>
      </w:r>
      <w:proofErr w:type="spellEnd"/>
      <w:r w:rsidRPr="00F94643">
        <w:rPr>
          <w:lang w:val="en-GB"/>
        </w:rPr>
        <w:t xml:space="preserve"> had only one picture in the train data. This could also be a reason why these species </w:t>
      </w:r>
      <w:r w:rsidR="00C60D7C" w:rsidRPr="00F94643">
        <w:rPr>
          <w:lang w:val="en-GB"/>
        </w:rPr>
        <w:t>were</w:t>
      </w:r>
      <w:r w:rsidRPr="00F94643">
        <w:rPr>
          <w:lang w:val="en-GB"/>
        </w:rPr>
        <w:t xml:space="preserve"> classified badly. </w:t>
      </w:r>
      <w:r w:rsidR="00C60D7C" w:rsidRPr="00F94643">
        <w:rPr>
          <w:lang w:val="en-GB"/>
        </w:rPr>
        <w:t>E</w:t>
      </w:r>
      <w:r w:rsidRPr="00F94643">
        <w:rPr>
          <w:lang w:val="en-GB"/>
        </w:rPr>
        <w:t xml:space="preserve">xtra pictures of these species were added to the train data. This expanded train set </w:t>
      </w:r>
      <w:r w:rsidR="00C60D7C" w:rsidRPr="00F94643">
        <w:rPr>
          <w:lang w:val="en-GB"/>
        </w:rPr>
        <w:t>was</w:t>
      </w:r>
      <w:r w:rsidRPr="00F94643">
        <w:rPr>
          <w:lang w:val="en-GB"/>
        </w:rPr>
        <w:t xml:space="preserve"> used to train the ANNs again. These new networks were tested again with the same test sets</w:t>
      </w:r>
      <w:r w:rsidR="00C60D7C" w:rsidRPr="00F94643">
        <w:rPr>
          <w:lang w:val="en-GB"/>
        </w:rPr>
        <w:t xml:space="preserve"> to find out if better classification results were obtained</w:t>
      </w:r>
      <w:r w:rsidRPr="00F94643">
        <w:rPr>
          <w:lang w:val="en-GB"/>
        </w:rPr>
        <w:t>.</w:t>
      </w:r>
      <w:r w:rsidR="002C0DF8" w:rsidRPr="00F94643">
        <w:rPr>
          <w:lang w:val="en-GB"/>
        </w:rPr>
        <w:t xml:space="preserve"> The results of this experiment are described in more detail below.</w:t>
      </w:r>
    </w:p>
    <w:p w14:paraId="2BCF000D" w14:textId="77777777" w:rsidR="00E81FD9" w:rsidRPr="00F94643" w:rsidRDefault="00E81FD9" w:rsidP="00E81FD9">
      <w:pPr>
        <w:pStyle w:val="Kop2"/>
        <w:rPr>
          <w:lang w:val="en-GB"/>
        </w:rPr>
      </w:pPr>
      <w:bookmarkStart w:id="320" w:name="_Toc261813403"/>
      <w:r w:rsidRPr="00F94643">
        <w:rPr>
          <w:lang w:val="en-GB"/>
        </w:rPr>
        <w:t>Second test run</w:t>
      </w:r>
      <w:bookmarkEnd w:id="320"/>
    </w:p>
    <w:p w14:paraId="2F71DAF0" w14:textId="1B542009" w:rsidR="0052071C" w:rsidRPr="00F94643" w:rsidRDefault="006B5238" w:rsidP="00E81FD9">
      <w:pPr>
        <w:rPr>
          <w:lang w:val="en-GB"/>
        </w:rPr>
      </w:pPr>
      <w:r w:rsidRPr="00F94643">
        <w:rPr>
          <w:lang w:val="en-GB"/>
        </w:rPr>
        <w:t xml:space="preserve">To proof that more pictures in the train data improves the ability of the ANN’s to classify </w:t>
      </w:r>
      <w:r w:rsidRPr="00D13BEF">
        <w:rPr>
          <w:lang w:val="en-GB"/>
        </w:rPr>
        <w:t>pictures</w:t>
      </w:r>
      <w:r w:rsidR="002C0DF8" w:rsidRPr="00D13BEF">
        <w:rPr>
          <w:lang w:val="en-GB"/>
        </w:rPr>
        <w:t>,</w:t>
      </w:r>
      <w:r w:rsidRPr="00D13BEF">
        <w:rPr>
          <w:lang w:val="en-GB"/>
        </w:rPr>
        <w:t xml:space="preserve"> a second test run</w:t>
      </w:r>
      <w:r w:rsidR="002C0DF8" w:rsidRPr="00D13BEF">
        <w:rPr>
          <w:lang w:val="en-GB"/>
        </w:rPr>
        <w:t xml:space="preserve"> was</w:t>
      </w:r>
      <w:r w:rsidRPr="00D13BEF">
        <w:rPr>
          <w:lang w:val="en-GB"/>
        </w:rPr>
        <w:t xml:space="preserve"> done. The results of this run can be found in </w:t>
      </w:r>
      <w:r w:rsidR="00D13BEF" w:rsidRPr="00D13BEF">
        <w:rPr>
          <w:lang w:val="en-GB"/>
        </w:rPr>
        <w:t>supplementary 6</w:t>
      </w:r>
      <w:r w:rsidRPr="00D13BEF">
        <w:rPr>
          <w:lang w:val="en-GB"/>
        </w:rPr>
        <w:t xml:space="preserve">. The structure of these tables is the same as in </w:t>
      </w:r>
      <w:r w:rsidR="00D13BEF" w:rsidRPr="00D13BEF">
        <w:rPr>
          <w:lang w:val="en-GB"/>
        </w:rPr>
        <w:t>supplementary 4</w:t>
      </w:r>
      <w:r w:rsidRPr="00D13BEF">
        <w:rPr>
          <w:lang w:val="en-GB"/>
        </w:rPr>
        <w:t xml:space="preserve">. </w:t>
      </w:r>
      <w:r w:rsidR="0052071C" w:rsidRPr="00D13BEF">
        <w:rPr>
          <w:lang w:val="en-GB"/>
        </w:rPr>
        <w:t xml:space="preserve">Some </w:t>
      </w:r>
      <w:r w:rsidR="002C0DF8" w:rsidRPr="00D13BEF">
        <w:rPr>
          <w:lang w:val="en-GB"/>
        </w:rPr>
        <w:t>pictures (</w:t>
      </w:r>
      <w:r w:rsidR="0052071C" w:rsidRPr="00D13BEF">
        <w:rPr>
          <w:lang w:val="en-GB"/>
        </w:rPr>
        <w:t>i.e. 50 out</w:t>
      </w:r>
      <w:r w:rsidR="0052071C" w:rsidRPr="00F94643">
        <w:rPr>
          <w:lang w:val="en-GB"/>
        </w:rPr>
        <w:t xml:space="preserve"> of 124</w:t>
      </w:r>
      <w:ins w:id="321" w:author="Barbara Gravendeel" w:date="2014-05-16T13:16:00Z">
        <w:r w:rsidR="00AA4EF8">
          <w:rPr>
            <w:lang w:val="en-GB"/>
          </w:rPr>
          <w:t>, roughly 40%</w:t>
        </w:r>
      </w:ins>
      <w:r w:rsidR="002C0DF8" w:rsidRPr="00F94643">
        <w:rPr>
          <w:lang w:val="en-GB"/>
        </w:rPr>
        <w:t>) were</w:t>
      </w:r>
      <w:r w:rsidRPr="00F94643">
        <w:rPr>
          <w:lang w:val="en-GB"/>
        </w:rPr>
        <w:t xml:space="preserve"> </w:t>
      </w:r>
      <w:r w:rsidR="002C0DF8" w:rsidRPr="00F94643">
        <w:rPr>
          <w:lang w:val="en-GB"/>
        </w:rPr>
        <w:t xml:space="preserve">indeed </w:t>
      </w:r>
      <w:r w:rsidRPr="00F94643">
        <w:rPr>
          <w:lang w:val="en-GB"/>
        </w:rPr>
        <w:t>classified better</w:t>
      </w:r>
      <w:r w:rsidR="002C0DF8" w:rsidRPr="00F94643">
        <w:rPr>
          <w:lang w:val="en-GB"/>
        </w:rPr>
        <w:t>, showi</w:t>
      </w:r>
      <w:r w:rsidR="00707294" w:rsidRPr="00F94643">
        <w:rPr>
          <w:lang w:val="en-GB"/>
        </w:rPr>
        <w:t>ng that more training pays of</w:t>
      </w:r>
      <w:ins w:id="322" w:author="Barbara Gravendeel" w:date="2014-05-16T13:15:00Z">
        <w:r w:rsidR="00AA4EF8">
          <w:rPr>
            <w:lang w:val="en-GB"/>
          </w:rPr>
          <w:t>f</w:t>
        </w:r>
      </w:ins>
      <w:r w:rsidR="00707294" w:rsidRPr="00F94643">
        <w:rPr>
          <w:lang w:val="en-GB"/>
        </w:rPr>
        <w:t xml:space="preserve">. </w:t>
      </w:r>
      <w:r w:rsidR="002C0DF8" w:rsidRPr="00F94643">
        <w:rPr>
          <w:lang w:val="en-GB"/>
        </w:rPr>
        <w:t>S</w:t>
      </w:r>
      <w:r w:rsidRPr="00F94643">
        <w:rPr>
          <w:lang w:val="en-GB"/>
        </w:rPr>
        <w:t>ome pictures</w:t>
      </w:r>
      <w:r w:rsidR="0052071C" w:rsidRPr="00F94643">
        <w:rPr>
          <w:lang w:val="en-GB"/>
        </w:rPr>
        <w:t xml:space="preserve"> (i.e. 30 out of 124</w:t>
      </w:r>
      <w:ins w:id="323" w:author="Barbara Gravendeel" w:date="2014-05-16T13:16:00Z">
        <w:r w:rsidR="00AA4EF8">
          <w:rPr>
            <w:lang w:val="en-GB"/>
          </w:rPr>
          <w:t>; roughly 25%</w:t>
        </w:r>
      </w:ins>
      <w:r w:rsidR="0052071C" w:rsidRPr="00F94643">
        <w:rPr>
          <w:lang w:val="en-GB"/>
        </w:rPr>
        <w:t>)</w:t>
      </w:r>
      <w:r w:rsidRPr="00F94643">
        <w:rPr>
          <w:lang w:val="en-GB"/>
        </w:rPr>
        <w:t xml:space="preserve"> </w:t>
      </w:r>
      <w:r w:rsidR="002C0DF8" w:rsidRPr="00F94643">
        <w:rPr>
          <w:lang w:val="en-GB"/>
        </w:rPr>
        <w:t>were</w:t>
      </w:r>
      <w:r w:rsidRPr="00F94643">
        <w:rPr>
          <w:lang w:val="en-GB"/>
        </w:rPr>
        <w:t xml:space="preserve"> classified wo</w:t>
      </w:r>
      <w:r w:rsidR="0052071C" w:rsidRPr="00F94643">
        <w:rPr>
          <w:lang w:val="en-GB"/>
        </w:rPr>
        <w:t>rse than in the first test run. One explanation</w:t>
      </w:r>
      <w:r w:rsidRPr="00F94643">
        <w:rPr>
          <w:lang w:val="en-GB"/>
        </w:rPr>
        <w:t xml:space="preserve"> could be </w:t>
      </w:r>
      <w:r w:rsidR="00B50BE5" w:rsidRPr="00F94643">
        <w:rPr>
          <w:lang w:val="en-GB"/>
        </w:rPr>
        <w:t>the coincidence during training</w:t>
      </w:r>
      <w:r w:rsidRPr="00F94643">
        <w:rPr>
          <w:lang w:val="en-GB"/>
        </w:rPr>
        <w:t>. When you train t</w:t>
      </w:r>
      <w:r w:rsidR="002C0DF8" w:rsidRPr="00F94643">
        <w:rPr>
          <w:lang w:val="en-GB"/>
        </w:rPr>
        <w:t>w</w:t>
      </w:r>
      <w:r w:rsidRPr="00F94643">
        <w:rPr>
          <w:lang w:val="en-GB"/>
        </w:rPr>
        <w:t>o networks with the same settings and the same train set, both networks will be different</w:t>
      </w:r>
      <w:r w:rsidR="002C0DF8" w:rsidRPr="00F94643">
        <w:rPr>
          <w:lang w:val="en-GB"/>
        </w:rPr>
        <w:t xml:space="preserve"> nonetheless</w:t>
      </w:r>
      <w:r w:rsidRPr="00F94643">
        <w:rPr>
          <w:lang w:val="en-GB"/>
        </w:rPr>
        <w:t>.</w:t>
      </w:r>
      <w:r w:rsidR="002C0DF8" w:rsidRPr="00F94643">
        <w:rPr>
          <w:lang w:val="en-GB"/>
        </w:rPr>
        <w:t xml:space="preserve"> </w:t>
      </w:r>
      <w:r w:rsidR="00D13BEF">
        <w:rPr>
          <w:lang w:val="en-GB"/>
        </w:rPr>
        <w:t>The cause of this phenomenon is that d</w:t>
      </w:r>
      <w:r w:rsidR="0052071C" w:rsidRPr="00F94643">
        <w:rPr>
          <w:lang w:val="en-GB"/>
        </w:rPr>
        <w:t xml:space="preserve">uring the training the networks create connections. These connections will be different </w:t>
      </w:r>
      <w:del w:id="324" w:author="Barbara Gravendeel" w:date="2014-05-16T13:15:00Z">
        <w:r w:rsidR="0052071C" w:rsidRPr="00F94643" w:rsidDel="00AA4EF8">
          <w:rPr>
            <w:lang w:val="en-GB"/>
          </w:rPr>
          <w:delText xml:space="preserve">for </w:delText>
        </w:r>
      </w:del>
      <w:r w:rsidR="0052071C" w:rsidRPr="00F94643">
        <w:rPr>
          <w:lang w:val="en-GB"/>
        </w:rPr>
        <w:t xml:space="preserve">every time you train the network. To classify a new picture the connections in the network </w:t>
      </w:r>
      <w:ins w:id="325" w:author="Barbara Gravendeel" w:date="2014-05-16T13:15:00Z">
        <w:r w:rsidR="00AA4EF8">
          <w:rPr>
            <w:lang w:val="en-GB"/>
          </w:rPr>
          <w:t xml:space="preserve">found at that moment </w:t>
        </w:r>
      </w:ins>
      <w:r w:rsidR="0052071C" w:rsidRPr="00F94643">
        <w:rPr>
          <w:lang w:val="en-GB"/>
        </w:rPr>
        <w:t xml:space="preserve">are used to give a result. This means that different connections can result in a different classification. The remaining 44 pictures </w:t>
      </w:r>
      <w:ins w:id="326" w:author="Barbara Gravendeel" w:date="2014-05-16T13:17:00Z">
        <w:r w:rsidR="00AA4EF8">
          <w:rPr>
            <w:lang w:val="en-GB"/>
          </w:rPr>
          <w:t xml:space="preserve">(roughly 35%) </w:t>
        </w:r>
      </w:ins>
      <w:r w:rsidR="0052071C" w:rsidRPr="00F94643">
        <w:rPr>
          <w:lang w:val="en-GB"/>
        </w:rPr>
        <w:t>were classified as good as in the first test run.</w:t>
      </w:r>
    </w:p>
    <w:p w14:paraId="0175F28F" w14:textId="3827635D" w:rsidR="00E21980" w:rsidRPr="00F94643" w:rsidRDefault="002C0DF8" w:rsidP="00E21980">
      <w:pPr>
        <w:pStyle w:val="Kop3"/>
        <w:rPr>
          <w:i/>
          <w:lang w:val="en-GB"/>
        </w:rPr>
      </w:pPr>
      <w:bookmarkStart w:id="327" w:name="_Toc261813404"/>
      <w:r w:rsidRPr="00F94643">
        <w:rPr>
          <w:lang w:val="en-GB"/>
        </w:rPr>
        <w:lastRenderedPageBreak/>
        <w:t>Section</w:t>
      </w:r>
      <w:r w:rsidRPr="00F94643">
        <w:rPr>
          <w:i/>
          <w:lang w:val="en-GB"/>
        </w:rPr>
        <w:t xml:space="preserve"> </w:t>
      </w:r>
      <w:proofErr w:type="spellStart"/>
      <w:r w:rsidR="00E21980" w:rsidRPr="00F94643">
        <w:rPr>
          <w:i/>
          <w:lang w:val="en-GB"/>
        </w:rPr>
        <w:t>Barbata</w:t>
      </w:r>
      <w:bookmarkEnd w:id="327"/>
      <w:proofErr w:type="spellEnd"/>
    </w:p>
    <w:p w14:paraId="31E7FCCD" w14:textId="28B62F6E" w:rsidR="00FF722D" w:rsidRPr="00F94643" w:rsidDel="00AA4EF8" w:rsidRDefault="00E21980" w:rsidP="00E21980">
      <w:pPr>
        <w:rPr>
          <w:del w:id="328" w:author="Barbara Gravendeel" w:date="2014-05-16T13:17:00Z"/>
          <w:lang w:val="en-GB"/>
        </w:rPr>
      </w:pPr>
      <w:r w:rsidRPr="00F94643">
        <w:rPr>
          <w:lang w:val="en-GB"/>
        </w:rPr>
        <w:t>After the second test</w:t>
      </w:r>
      <w:r w:rsidR="002C0DF8" w:rsidRPr="00F94643">
        <w:rPr>
          <w:lang w:val="en-GB"/>
        </w:rPr>
        <w:t>, species belonging to</w:t>
      </w:r>
      <w:r w:rsidRPr="00F94643">
        <w:rPr>
          <w:lang w:val="en-GB"/>
        </w:rPr>
        <w:t xml:space="preserve"> </w:t>
      </w:r>
      <w:r w:rsidR="002C0DF8" w:rsidRPr="00F94643">
        <w:rPr>
          <w:lang w:val="en-GB"/>
        </w:rPr>
        <w:t xml:space="preserve">section </w:t>
      </w:r>
      <w:proofErr w:type="spellStart"/>
      <w:r w:rsidRPr="00F94643">
        <w:rPr>
          <w:i/>
          <w:lang w:val="en-GB"/>
        </w:rPr>
        <w:t>Barbata</w:t>
      </w:r>
      <w:proofErr w:type="spellEnd"/>
      <w:r w:rsidRPr="00F94643">
        <w:rPr>
          <w:b/>
          <w:i/>
          <w:lang w:val="en-GB"/>
        </w:rPr>
        <w:t xml:space="preserve"> </w:t>
      </w:r>
      <w:r w:rsidR="002C0DF8" w:rsidRPr="00F94643">
        <w:rPr>
          <w:lang w:val="en-GB"/>
        </w:rPr>
        <w:t>were</w:t>
      </w:r>
      <w:r w:rsidRPr="00F94643">
        <w:rPr>
          <w:lang w:val="en-GB"/>
        </w:rPr>
        <w:t xml:space="preserve"> still </w:t>
      </w:r>
      <w:r w:rsidR="002C0DF8" w:rsidRPr="00F94643">
        <w:rPr>
          <w:lang w:val="en-GB"/>
        </w:rPr>
        <w:t>difficult to</w:t>
      </w:r>
      <w:r w:rsidRPr="00F94643">
        <w:rPr>
          <w:lang w:val="en-GB"/>
        </w:rPr>
        <w:t xml:space="preserve"> classif</w:t>
      </w:r>
      <w:r w:rsidR="0052071C" w:rsidRPr="00F94643">
        <w:rPr>
          <w:lang w:val="en-GB"/>
        </w:rPr>
        <w:t>y</w:t>
      </w:r>
      <w:r w:rsidR="00D13BEF">
        <w:rPr>
          <w:lang w:val="en-GB"/>
        </w:rPr>
        <w:t xml:space="preserve"> (See tables 8 and 9 in supplementary 6)</w:t>
      </w:r>
      <w:r w:rsidR="0052071C" w:rsidRPr="00F94643">
        <w:rPr>
          <w:lang w:val="en-GB"/>
        </w:rPr>
        <w:t>. The results do show that many</w:t>
      </w:r>
      <w:r w:rsidRPr="00F94643">
        <w:rPr>
          <w:lang w:val="en-GB"/>
        </w:rPr>
        <w:t xml:space="preserve"> of the pictures of this section</w:t>
      </w:r>
      <w:r w:rsidR="00481A6A" w:rsidRPr="00F94643">
        <w:rPr>
          <w:lang w:val="en-GB"/>
        </w:rPr>
        <w:t xml:space="preserve"> were</w:t>
      </w:r>
      <w:r w:rsidRPr="00F94643">
        <w:rPr>
          <w:lang w:val="en-GB"/>
        </w:rPr>
        <w:t xml:space="preserve"> classified better</w:t>
      </w:r>
      <w:r w:rsidR="00481A6A" w:rsidRPr="00F94643">
        <w:rPr>
          <w:lang w:val="en-GB"/>
        </w:rPr>
        <w:t xml:space="preserve">, </w:t>
      </w:r>
      <w:r w:rsidR="0052071C" w:rsidRPr="00F94643">
        <w:rPr>
          <w:lang w:val="en-GB"/>
        </w:rPr>
        <w:t>though (i.e. 25 out of 45</w:t>
      </w:r>
      <w:ins w:id="329" w:author="Barbara Gravendeel" w:date="2014-05-16T13:17:00Z">
        <w:r w:rsidR="00AA4EF8">
          <w:rPr>
            <w:lang w:val="en-GB"/>
          </w:rPr>
          <w:t>, roughly…</w:t>
        </w:r>
      </w:ins>
      <w:r w:rsidR="00481A6A" w:rsidRPr="00F94643">
        <w:rPr>
          <w:lang w:val="en-GB"/>
        </w:rPr>
        <w:t>)</w:t>
      </w:r>
      <w:r w:rsidRPr="00F94643">
        <w:rPr>
          <w:lang w:val="en-GB"/>
        </w:rPr>
        <w:t xml:space="preserve">. It is striking that some pictures of species with </w:t>
      </w:r>
      <w:r w:rsidR="00FF722D" w:rsidRPr="00F94643">
        <w:rPr>
          <w:lang w:val="en-GB"/>
        </w:rPr>
        <w:t>additional pictures in the train set were classified worse</w:t>
      </w:r>
      <w:r w:rsidR="00481A6A" w:rsidRPr="00F94643">
        <w:rPr>
          <w:lang w:val="en-GB"/>
        </w:rPr>
        <w:t>, though</w:t>
      </w:r>
      <w:r w:rsidR="00FF722D" w:rsidRPr="00F94643">
        <w:rPr>
          <w:lang w:val="en-GB"/>
        </w:rPr>
        <w:t>.</w:t>
      </w:r>
      <w:r w:rsidR="00481A6A" w:rsidRPr="00F94643">
        <w:rPr>
          <w:lang w:val="en-GB"/>
        </w:rPr>
        <w:t xml:space="preserve"> </w:t>
      </w:r>
      <w:r w:rsidR="0052071C" w:rsidRPr="00F94643">
        <w:rPr>
          <w:lang w:val="en-GB"/>
        </w:rPr>
        <w:t>These concerned the species:</w:t>
      </w:r>
      <w:ins w:id="330" w:author="Barbara Gravendeel" w:date="2014-05-16T13:17:00Z">
        <w:r w:rsidR="00AA4EF8">
          <w:rPr>
            <w:i/>
            <w:lang w:val="en-GB"/>
          </w:rPr>
          <w:t xml:space="preserve"> </w:t>
        </w:r>
      </w:ins>
    </w:p>
    <w:p w14:paraId="0D8EDB89" w14:textId="7046576A" w:rsidR="0052071C" w:rsidRPr="00AA4EF8" w:rsidDel="00AA4EF8" w:rsidRDefault="0052071C">
      <w:pPr>
        <w:rPr>
          <w:del w:id="331" w:author="Barbara Gravendeel" w:date="2014-05-16T13:17:00Z"/>
          <w:lang w:val="en-GB"/>
        </w:rPr>
        <w:pPrChange w:id="332" w:author="Barbara Gravendeel" w:date="2014-05-16T13:17:00Z">
          <w:pPr>
            <w:pStyle w:val="Lijstalinea"/>
            <w:numPr>
              <w:numId w:val="15"/>
            </w:numPr>
            <w:ind w:hanging="360"/>
          </w:pPr>
        </w:pPrChange>
      </w:pPr>
      <w:r w:rsidRPr="00AA4EF8">
        <w:rPr>
          <w:i/>
          <w:lang w:val="en-GB"/>
          <w:rPrChange w:id="333" w:author="Barbara Gravendeel" w:date="2014-05-16T13:17:00Z">
            <w:rPr>
              <w:lang w:val="en-GB"/>
            </w:rPr>
          </w:rPrChange>
        </w:rPr>
        <w:t xml:space="preserve">P. </w:t>
      </w:r>
      <w:proofErr w:type="spellStart"/>
      <w:proofErr w:type="gramStart"/>
      <w:r w:rsidRPr="00AA4EF8">
        <w:rPr>
          <w:i/>
          <w:lang w:val="en-GB"/>
          <w:rPrChange w:id="334" w:author="Barbara Gravendeel" w:date="2014-05-16T13:17:00Z">
            <w:rPr>
              <w:lang w:val="en-GB"/>
            </w:rPr>
          </w:rPrChange>
        </w:rPr>
        <w:t>argus</w:t>
      </w:r>
      <w:proofErr w:type="spellEnd"/>
      <w:proofErr w:type="gramEnd"/>
      <w:ins w:id="335" w:author="Barbara Gravendeel" w:date="2014-05-16T13:17:00Z">
        <w:r w:rsidR="00AA4EF8">
          <w:rPr>
            <w:i/>
            <w:lang w:val="en-GB"/>
          </w:rPr>
          <w:t xml:space="preserve">, </w:t>
        </w:r>
      </w:ins>
      <w:del w:id="336" w:author="Barbara Gravendeel" w:date="2014-05-16T13:17:00Z">
        <w:r w:rsidRPr="00AA4EF8" w:rsidDel="00AA4EF8">
          <w:rPr>
            <w:i/>
            <w:lang w:val="en-GB"/>
            <w:rPrChange w:id="337" w:author="Barbara Gravendeel" w:date="2014-05-16T13:17:00Z">
              <w:rPr>
                <w:lang w:val="en-GB"/>
              </w:rPr>
            </w:rPrChange>
          </w:rPr>
          <w:delText>;</w:delText>
        </w:r>
      </w:del>
    </w:p>
    <w:p w14:paraId="00C0BC20" w14:textId="28CE5F2C" w:rsidR="0052071C" w:rsidRPr="00AA4EF8" w:rsidDel="00AA4EF8" w:rsidRDefault="0052071C">
      <w:pPr>
        <w:rPr>
          <w:del w:id="338" w:author="Barbara Gravendeel" w:date="2014-05-16T13:17:00Z"/>
          <w:lang w:val="en-GB"/>
        </w:rPr>
        <w:pPrChange w:id="339" w:author="Barbara Gravendeel" w:date="2014-05-16T13:17:00Z">
          <w:pPr>
            <w:pStyle w:val="Lijstalinea"/>
            <w:numPr>
              <w:numId w:val="15"/>
            </w:numPr>
            <w:ind w:hanging="360"/>
          </w:pPr>
        </w:pPrChange>
      </w:pPr>
      <w:r w:rsidRPr="00AA4EF8">
        <w:rPr>
          <w:i/>
          <w:lang w:val="en-GB"/>
          <w:rPrChange w:id="340" w:author="Barbara Gravendeel" w:date="2014-05-16T13:17:00Z">
            <w:rPr>
              <w:lang w:val="en-GB"/>
            </w:rPr>
          </w:rPrChange>
        </w:rPr>
        <w:t xml:space="preserve">P. </w:t>
      </w:r>
      <w:proofErr w:type="spellStart"/>
      <w:proofErr w:type="gramStart"/>
      <w:r w:rsidRPr="00AA4EF8">
        <w:rPr>
          <w:i/>
          <w:lang w:val="en-GB"/>
          <w:rPrChange w:id="341" w:author="Barbara Gravendeel" w:date="2014-05-16T13:17:00Z">
            <w:rPr>
              <w:lang w:val="en-GB"/>
            </w:rPr>
          </w:rPrChange>
        </w:rPr>
        <w:t>hennisianum</w:t>
      </w:r>
      <w:proofErr w:type="spellEnd"/>
      <w:proofErr w:type="gramEnd"/>
      <w:ins w:id="342" w:author="Barbara Gravendeel" w:date="2014-05-16T13:17:00Z">
        <w:r w:rsidR="00AA4EF8">
          <w:rPr>
            <w:i/>
            <w:lang w:val="en-GB"/>
          </w:rPr>
          <w:t xml:space="preserve">, </w:t>
        </w:r>
      </w:ins>
      <w:del w:id="343" w:author="Barbara Gravendeel" w:date="2014-05-16T13:17:00Z">
        <w:r w:rsidRPr="00AA4EF8" w:rsidDel="00AA4EF8">
          <w:rPr>
            <w:i/>
            <w:lang w:val="en-GB"/>
            <w:rPrChange w:id="344" w:author="Barbara Gravendeel" w:date="2014-05-16T13:17:00Z">
              <w:rPr>
                <w:lang w:val="en-GB"/>
              </w:rPr>
            </w:rPrChange>
          </w:rPr>
          <w:delText>;</w:delText>
        </w:r>
      </w:del>
    </w:p>
    <w:p w14:paraId="2F4B9749" w14:textId="44B6F381" w:rsidR="0052071C" w:rsidRPr="00AA4EF8" w:rsidDel="00AA4EF8" w:rsidRDefault="0052071C">
      <w:pPr>
        <w:rPr>
          <w:del w:id="345" w:author="Barbara Gravendeel" w:date="2014-05-16T13:18:00Z"/>
          <w:lang w:val="en-GB"/>
        </w:rPr>
        <w:pPrChange w:id="346" w:author="Barbara Gravendeel" w:date="2014-05-16T13:17:00Z">
          <w:pPr>
            <w:pStyle w:val="Lijstalinea"/>
            <w:numPr>
              <w:numId w:val="15"/>
            </w:numPr>
            <w:ind w:hanging="360"/>
          </w:pPr>
        </w:pPrChange>
      </w:pPr>
      <w:r w:rsidRPr="00AA4EF8">
        <w:rPr>
          <w:i/>
          <w:lang w:val="en-GB"/>
          <w:rPrChange w:id="347" w:author="Barbara Gravendeel" w:date="2014-05-16T13:17:00Z">
            <w:rPr>
              <w:lang w:val="en-GB"/>
            </w:rPr>
          </w:rPrChange>
        </w:rPr>
        <w:t xml:space="preserve">P. </w:t>
      </w:r>
      <w:proofErr w:type="spellStart"/>
      <w:proofErr w:type="gramStart"/>
      <w:r w:rsidRPr="00AA4EF8">
        <w:rPr>
          <w:i/>
          <w:lang w:val="en-GB"/>
          <w:rPrChange w:id="348" w:author="Barbara Gravendeel" w:date="2014-05-16T13:17:00Z">
            <w:rPr>
              <w:lang w:val="en-GB"/>
            </w:rPr>
          </w:rPrChange>
        </w:rPr>
        <w:t>tonsum</w:t>
      </w:r>
      <w:proofErr w:type="spellEnd"/>
      <w:proofErr w:type="gramEnd"/>
      <w:ins w:id="349" w:author="Barbara Gravendeel" w:date="2014-05-16T13:18:00Z">
        <w:r w:rsidR="00AA4EF8">
          <w:rPr>
            <w:i/>
            <w:lang w:val="en-GB"/>
          </w:rPr>
          <w:t xml:space="preserve"> </w:t>
        </w:r>
        <w:r w:rsidR="00AA4EF8">
          <w:rPr>
            <w:lang w:val="en-GB"/>
          </w:rPr>
          <w:t xml:space="preserve">and </w:t>
        </w:r>
      </w:ins>
      <w:del w:id="350" w:author="Barbara Gravendeel" w:date="2014-05-16T13:18:00Z">
        <w:r w:rsidRPr="00AA4EF8" w:rsidDel="00AA4EF8">
          <w:rPr>
            <w:i/>
            <w:lang w:val="en-GB"/>
            <w:rPrChange w:id="351" w:author="Barbara Gravendeel" w:date="2014-05-16T13:17:00Z">
              <w:rPr>
                <w:lang w:val="en-GB"/>
              </w:rPr>
            </w:rPrChange>
          </w:rPr>
          <w:delText>;</w:delText>
        </w:r>
      </w:del>
    </w:p>
    <w:p w14:paraId="053D1AE4" w14:textId="7FA486F4" w:rsidR="0052071C" w:rsidRPr="00AA4EF8" w:rsidRDefault="0052071C">
      <w:pPr>
        <w:rPr>
          <w:lang w:val="en-GB"/>
        </w:rPr>
        <w:pPrChange w:id="352" w:author="Barbara Gravendeel" w:date="2014-05-16T13:18:00Z">
          <w:pPr>
            <w:pStyle w:val="Lijstalinea"/>
            <w:numPr>
              <w:numId w:val="15"/>
            </w:numPr>
            <w:ind w:hanging="360"/>
          </w:pPr>
        </w:pPrChange>
      </w:pPr>
      <w:r w:rsidRPr="00AA4EF8">
        <w:rPr>
          <w:i/>
          <w:lang w:val="en-GB"/>
          <w:rPrChange w:id="353" w:author="Barbara Gravendeel" w:date="2014-05-16T13:18:00Z">
            <w:rPr>
              <w:lang w:val="en-GB"/>
            </w:rPr>
          </w:rPrChange>
        </w:rPr>
        <w:t xml:space="preserve">P. </w:t>
      </w:r>
      <w:proofErr w:type="spellStart"/>
      <w:proofErr w:type="gramStart"/>
      <w:r w:rsidRPr="00AA4EF8">
        <w:rPr>
          <w:i/>
          <w:lang w:val="en-GB"/>
          <w:rPrChange w:id="354" w:author="Barbara Gravendeel" w:date="2014-05-16T13:18:00Z">
            <w:rPr>
              <w:lang w:val="en-GB"/>
            </w:rPr>
          </w:rPrChange>
        </w:rPr>
        <w:t>wardii</w:t>
      </w:r>
      <w:proofErr w:type="spellEnd"/>
      <w:proofErr w:type="gramEnd"/>
      <w:ins w:id="355" w:author="Barbara Gravendeel" w:date="2014-05-16T13:18:00Z">
        <w:r w:rsidR="00AA4EF8">
          <w:rPr>
            <w:i/>
            <w:lang w:val="en-GB"/>
          </w:rPr>
          <w:t xml:space="preserve"> </w:t>
        </w:r>
        <w:r w:rsidR="00AA4EF8">
          <w:rPr>
            <w:lang w:val="en-GB"/>
          </w:rPr>
          <w:t>Possible explanations are…</w:t>
        </w:r>
      </w:ins>
    </w:p>
    <w:p w14:paraId="67CCEB9F" w14:textId="743588B8" w:rsidR="00FF722D" w:rsidRPr="00F94643" w:rsidRDefault="002C0DF8" w:rsidP="00FF722D">
      <w:pPr>
        <w:pStyle w:val="Kop3"/>
        <w:rPr>
          <w:i/>
          <w:lang w:val="en-GB"/>
        </w:rPr>
      </w:pPr>
      <w:bookmarkStart w:id="356" w:name="_Toc261813405"/>
      <w:r w:rsidRPr="00F94643">
        <w:rPr>
          <w:lang w:val="en-GB"/>
        </w:rPr>
        <w:t>Section</w:t>
      </w:r>
      <w:r w:rsidRPr="00F94643">
        <w:rPr>
          <w:i/>
          <w:lang w:val="en-GB"/>
        </w:rPr>
        <w:t xml:space="preserve"> </w:t>
      </w:r>
      <w:proofErr w:type="spellStart"/>
      <w:r w:rsidR="00FF722D" w:rsidRPr="00F94643">
        <w:rPr>
          <w:i/>
          <w:lang w:val="en-GB"/>
        </w:rPr>
        <w:t>Brachypetalum</w:t>
      </w:r>
      <w:bookmarkEnd w:id="356"/>
      <w:proofErr w:type="spellEnd"/>
    </w:p>
    <w:p w14:paraId="0A22B1E9" w14:textId="77777777" w:rsidR="00AA4EF8" w:rsidRPr="00AA4EF8" w:rsidRDefault="00FF722D" w:rsidP="00AA4EF8">
      <w:pPr>
        <w:rPr>
          <w:ins w:id="357" w:author="Barbara Gravendeel" w:date="2014-05-16T13:18:00Z"/>
          <w:lang w:val="en-GB"/>
        </w:rPr>
      </w:pPr>
      <w:proofErr w:type="spellStart"/>
      <w:r w:rsidRPr="00F94643">
        <w:rPr>
          <w:i/>
          <w:lang w:val="en-GB"/>
        </w:rPr>
        <w:t>Brachypetalum</w:t>
      </w:r>
      <w:proofErr w:type="spellEnd"/>
      <w:r w:rsidRPr="00F94643">
        <w:rPr>
          <w:lang w:val="en-GB"/>
        </w:rPr>
        <w:t xml:space="preserve"> is one of the sections that di</w:t>
      </w:r>
      <w:r w:rsidR="00481A6A" w:rsidRPr="00F94643">
        <w:rPr>
          <w:lang w:val="en-GB"/>
        </w:rPr>
        <w:t>d not</w:t>
      </w:r>
      <w:r w:rsidRPr="00F94643">
        <w:rPr>
          <w:lang w:val="en-GB"/>
        </w:rPr>
        <w:t xml:space="preserve"> get additional pictures in the train set. Nevertheless, there are some pictures that were better classified than before</w:t>
      </w:r>
      <w:r w:rsidR="00D13BEF">
        <w:rPr>
          <w:lang w:val="en-GB"/>
        </w:rPr>
        <w:t xml:space="preserve"> (See table 10 in supplementary 6)</w:t>
      </w:r>
      <w:r w:rsidRPr="00F94643">
        <w:rPr>
          <w:lang w:val="en-GB"/>
        </w:rPr>
        <w:t xml:space="preserve">. </w:t>
      </w:r>
      <w:r w:rsidR="00DA4CEC" w:rsidRPr="00F94643">
        <w:rPr>
          <w:lang w:val="en-GB"/>
        </w:rPr>
        <w:t xml:space="preserve">These concerned some pictures of </w:t>
      </w:r>
      <w:r w:rsidR="00DA4CEC" w:rsidRPr="00F94643">
        <w:rPr>
          <w:i/>
          <w:lang w:val="en-GB"/>
        </w:rPr>
        <w:t xml:space="preserve">P. </w:t>
      </w:r>
      <w:proofErr w:type="spellStart"/>
      <w:r w:rsidR="00DA4CEC" w:rsidRPr="00F94643">
        <w:rPr>
          <w:i/>
          <w:lang w:val="en-GB"/>
        </w:rPr>
        <w:t>concolor</w:t>
      </w:r>
      <w:proofErr w:type="spellEnd"/>
      <w:r w:rsidR="00DA4CEC" w:rsidRPr="00F94643">
        <w:rPr>
          <w:lang w:val="en-GB"/>
        </w:rPr>
        <w:t xml:space="preserve"> and </w:t>
      </w:r>
      <w:r w:rsidR="00DA4CEC" w:rsidRPr="00F94643">
        <w:rPr>
          <w:i/>
          <w:lang w:val="en-GB"/>
        </w:rPr>
        <w:t xml:space="preserve">P. </w:t>
      </w:r>
      <w:proofErr w:type="spellStart"/>
      <w:r w:rsidR="00DA4CEC" w:rsidRPr="00F94643">
        <w:rPr>
          <w:i/>
          <w:lang w:val="en-GB"/>
        </w:rPr>
        <w:t>godefroyae</w:t>
      </w:r>
      <w:proofErr w:type="spellEnd"/>
      <w:r w:rsidR="00DA4CEC" w:rsidRPr="00F94643">
        <w:rPr>
          <w:lang w:val="en-GB"/>
        </w:rPr>
        <w:t>.</w:t>
      </w:r>
      <w:r w:rsidR="00481A6A" w:rsidRPr="00F94643">
        <w:rPr>
          <w:lang w:val="en-GB"/>
        </w:rPr>
        <w:t xml:space="preserve"> </w:t>
      </w:r>
      <w:r w:rsidRPr="00F94643">
        <w:rPr>
          <w:lang w:val="en-GB"/>
        </w:rPr>
        <w:t>Bu</w:t>
      </w:r>
      <w:r w:rsidR="002F3191" w:rsidRPr="00F94643">
        <w:rPr>
          <w:lang w:val="en-GB"/>
        </w:rPr>
        <w:t>t also in this section there were</w:t>
      </w:r>
      <w:r w:rsidRPr="00F94643">
        <w:rPr>
          <w:lang w:val="en-GB"/>
        </w:rPr>
        <w:t xml:space="preserve"> some pictures that were classified worse.</w:t>
      </w:r>
      <w:r w:rsidR="00481A6A" w:rsidRPr="00F94643">
        <w:rPr>
          <w:lang w:val="en-GB"/>
        </w:rPr>
        <w:t xml:space="preserve"> These concerned</w:t>
      </w:r>
      <w:r w:rsidR="00DA4CEC" w:rsidRPr="00F94643">
        <w:rPr>
          <w:lang w:val="en-GB"/>
        </w:rPr>
        <w:t xml:space="preserve"> </w:t>
      </w:r>
      <w:del w:id="358" w:author="Barbara Gravendeel" w:date="2014-05-16T13:18:00Z">
        <w:r w:rsidR="00DA4CEC" w:rsidRPr="00F94643" w:rsidDel="00AA4EF8">
          <w:rPr>
            <w:lang w:val="en-GB"/>
          </w:rPr>
          <w:delText>also some</w:delText>
        </w:r>
      </w:del>
      <w:ins w:id="359" w:author="Barbara Gravendeel" w:date="2014-05-16T13:18:00Z">
        <w:r w:rsidR="00AA4EF8">
          <w:rPr>
            <w:lang w:val="en-GB"/>
          </w:rPr>
          <w:t>other</w:t>
        </w:r>
      </w:ins>
      <w:r w:rsidR="00DA4CEC" w:rsidRPr="00F94643">
        <w:rPr>
          <w:lang w:val="en-GB"/>
        </w:rPr>
        <w:t xml:space="preserve"> pictures of </w:t>
      </w:r>
      <w:r w:rsidR="00DA4CEC" w:rsidRPr="00F94643">
        <w:rPr>
          <w:i/>
          <w:lang w:val="en-GB"/>
        </w:rPr>
        <w:t xml:space="preserve">P. </w:t>
      </w:r>
      <w:proofErr w:type="spellStart"/>
      <w:r w:rsidR="00DA4CEC" w:rsidRPr="00F94643">
        <w:rPr>
          <w:i/>
          <w:lang w:val="en-GB"/>
        </w:rPr>
        <w:t>concolor</w:t>
      </w:r>
      <w:proofErr w:type="spellEnd"/>
      <w:r w:rsidR="00DA4CEC" w:rsidRPr="00F94643">
        <w:rPr>
          <w:i/>
          <w:lang w:val="en-GB"/>
        </w:rPr>
        <w:t xml:space="preserve"> </w:t>
      </w:r>
      <w:r w:rsidR="00DA4CEC" w:rsidRPr="00F94643">
        <w:rPr>
          <w:lang w:val="en-GB"/>
        </w:rPr>
        <w:t xml:space="preserve">and </w:t>
      </w:r>
      <w:r w:rsidR="00DA4CEC" w:rsidRPr="00F94643">
        <w:rPr>
          <w:i/>
          <w:lang w:val="en-GB"/>
        </w:rPr>
        <w:t xml:space="preserve">P. </w:t>
      </w:r>
      <w:proofErr w:type="spellStart"/>
      <w:r w:rsidR="00DA4CEC" w:rsidRPr="00F94643">
        <w:rPr>
          <w:i/>
          <w:lang w:val="en-GB"/>
        </w:rPr>
        <w:t>godefroyae</w:t>
      </w:r>
      <w:proofErr w:type="spellEnd"/>
      <w:r w:rsidR="00DA4CEC" w:rsidRPr="00F94643">
        <w:rPr>
          <w:lang w:val="en-GB"/>
        </w:rPr>
        <w:t xml:space="preserve"> and also some pictures of </w:t>
      </w:r>
      <w:r w:rsidR="00DA4CEC" w:rsidRPr="00F94643">
        <w:rPr>
          <w:i/>
          <w:lang w:val="en-GB"/>
        </w:rPr>
        <w:t xml:space="preserve">P. </w:t>
      </w:r>
      <w:proofErr w:type="spellStart"/>
      <w:r w:rsidR="00DA4CEC" w:rsidRPr="00F94643">
        <w:rPr>
          <w:i/>
          <w:lang w:val="en-GB"/>
        </w:rPr>
        <w:t>niveum</w:t>
      </w:r>
      <w:proofErr w:type="spellEnd"/>
      <w:r w:rsidR="00DA4CEC" w:rsidRPr="00F94643">
        <w:rPr>
          <w:lang w:val="en-GB"/>
        </w:rPr>
        <w:t>.</w:t>
      </w:r>
      <w:ins w:id="360" w:author="Barbara Gravendeel" w:date="2014-05-16T13:18:00Z">
        <w:r w:rsidR="00AA4EF8">
          <w:rPr>
            <w:lang w:val="en-GB"/>
          </w:rPr>
          <w:t xml:space="preserve"> Possible explanations are…</w:t>
        </w:r>
      </w:ins>
    </w:p>
    <w:p w14:paraId="6DA2B991" w14:textId="0E526613" w:rsidR="00FF722D" w:rsidRPr="00F94643" w:rsidDel="00AA4EF8" w:rsidRDefault="00FF722D" w:rsidP="00FF722D">
      <w:pPr>
        <w:rPr>
          <w:del w:id="361" w:author="Barbara Gravendeel" w:date="2014-05-16T13:19:00Z"/>
          <w:lang w:val="en-GB"/>
        </w:rPr>
      </w:pPr>
    </w:p>
    <w:p w14:paraId="5CF41A28" w14:textId="35EBFCB3" w:rsidR="00FF722D" w:rsidRPr="00F94643" w:rsidRDefault="002C0DF8" w:rsidP="00FF722D">
      <w:pPr>
        <w:pStyle w:val="Kop3"/>
        <w:rPr>
          <w:i/>
          <w:lang w:val="en-GB"/>
        </w:rPr>
      </w:pPr>
      <w:bookmarkStart w:id="362" w:name="_Toc261813406"/>
      <w:r w:rsidRPr="00F94643">
        <w:rPr>
          <w:lang w:val="en-GB"/>
        </w:rPr>
        <w:t>Section</w:t>
      </w:r>
      <w:r w:rsidRPr="00F94643">
        <w:rPr>
          <w:i/>
          <w:lang w:val="en-GB"/>
        </w:rPr>
        <w:t xml:space="preserve"> </w:t>
      </w:r>
      <w:proofErr w:type="spellStart"/>
      <w:r w:rsidR="00FF722D" w:rsidRPr="00F94643">
        <w:rPr>
          <w:i/>
          <w:lang w:val="en-GB"/>
        </w:rPr>
        <w:t>Coryopedilum</w:t>
      </w:r>
      <w:bookmarkEnd w:id="362"/>
      <w:proofErr w:type="spellEnd"/>
    </w:p>
    <w:p w14:paraId="2DC5B796" w14:textId="77777777" w:rsidR="00AA4EF8" w:rsidRPr="00AA4EF8" w:rsidRDefault="00FF722D" w:rsidP="00AA4EF8">
      <w:pPr>
        <w:rPr>
          <w:ins w:id="363" w:author="Barbara Gravendeel" w:date="2014-05-16T13:19:00Z"/>
          <w:lang w:val="en-GB"/>
        </w:rPr>
      </w:pPr>
      <w:r w:rsidRPr="00F94643">
        <w:rPr>
          <w:lang w:val="en-GB"/>
        </w:rPr>
        <w:t xml:space="preserve">This is a notably section. This section </w:t>
      </w:r>
      <w:del w:id="364" w:author="Barbara Gravendeel" w:date="2014-05-16T13:18:00Z">
        <w:r w:rsidRPr="00F94643" w:rsidDel="00AA4EF8">
          <w:rPr>
            <w:lang w:val="en-GB"/>
          </w:rPr>
          <w:delText>has got</w:delText>
        </w:r>
      </w:del>
      <w:ins w:id="365" w:author="Barbara Gravendeel" w:date="2014-05-16T13:18:00Z">
        <w:r w:rsidR="00AA4EF8">
          <w:rPr>
            <w:lang w:val="en-GB"/>
          </w:rPr>
          <w:t>received</w:t>
        </w:r>
      </w:ins>
      <w:r w:rsidRPr="00F94643">
        <w:rPr>
          <w:lang w:val="en-GB"/>
        </w:rPr>
        <w:t xml:space="preserve"> additional pictures in the train data, but not of the </w:t>
      </w:r>
      <w:r w:rsidR="00D13BEF">
        <w:rPr>
          <w:lang w:val="en-GB"/>
        </w:rPr>
        <w:t>species</w:t>
      </w:r>
      <w:r w:rsidRPr="00F94643">
        <w:rPr>
          <w:lang w:val="en-GB"/>
        </w:rPr>
        <w:t xml:space="preserve"> in the test data. Nevertheless, the pictures were much better classified than in the first run</w:t>
      </w:r>
      <w:r w:rsidR="00D13BEF">
        <w:rPr>
          <w:lang w:val="en-GB"/>
        </w:rPr>
        <w:t xml:space="preserve"> (See table 11 in supplementary 6)</w:t>
      </w:r>
      <w:r w:rsidRPr="00F94643">
        <w:rPr>
          <w:lang w:val="en-GB"/>
        </w:rPr>
        <w:t xml:space="preserve">. This is also the only section that has no longer incorrectly classified pictures. Still some pictures </w:t>
      </w:r>
      <w:ins w:id="366" w:author="Barbara Gravendeel" w:date="2014-05-16T13:19:00Z">
        <w:r w:rsidR="00AA4EF8">
          <w:rPr>
            <w:lang w:val="en-GB"/>
          </w:rPr>
          <w:t>were</w:t>
        </w:r>
      </w:ins>
      <w:del w:id="367" w:author="Barbara Gravendeel" w:date="2014-05-16T13:19:00Z">
        <w:r w:rsidRPr="00F94643" w:rsidDel="00AA4EF8">
          <w:rPr>
            <w:lang w:val="en-GB"/>
          </w:rPr>
          <w:delText>are</w:delText>
        </w:r>
      </w:del>
      <w:r w:rsidRPr="00F94643">
        <w:rPr>
          <w:lang w:val="en-GB"/>
        </w:rPr>
        <w:t xml:space="preserve"> classified </w:t>
      </w:r>
      <w:ins w:id="368" w:author="Barbara Gravendeel" w:date="2014-05-16T13:19:00Z">
        <w:r w:rsidR="00AA4EF8">
          <w:rPr>
            <w:lang w:val="en-GB"/>
          </w:rPr>
          <w:t xml:space="preserve">as </w:t>
        </w:r>
      </w:ins>
      <w:r w:rsidRPr="00F94643">
        <w:rPr>
          <w:lang w:val="en-GB"/>
        </w:rPr>
        <w:t>unknown.</w:t>
      </w:r>
      <w:ins w:id="369" w:author="Barbara Gravendeel" w:date="2014-05-16T13:19:00Z">
        <w:r w:rsidR="00AA4EF8">
          <w:rPr>
            <w:lang w:val="en-GB"/>
          </w:rPr>
          <w:t xml:space="preserve"> Possible explanations are…</w:t>
        </w:r>
      </w:ins>
    </w:p>
    <w:p w14:paraId="40C172C3" w14:textId="41C7EC6C" w:rsidR="00FF722D" w:rsidRPr="00F94643" w:rsidDel="00AA4EF8" w:rsidRDefault="00FF722D" w:rsidP="00FF722D">
      <w:pPr>
        <w:rPr>
          <w:del w:id="370" w:author="Barbara Gravendeel" w:date="2014-05-16T13:19:00Z"/>
          <w:lang w:val="en-GB"/>
        </w:rPr>
      </w:pPr>
    </w:p>
    <w:p w14:paraId="0503F8B4" w14:textId="6DBCA21B" w:rsidR="001C773B" w:rsidRPr="00F94643" w:rsidRDefault="002C0DF8" w:rsidP="001C773B">
      <w:pPr>
        <w:pStyle w:val="Kop3"/>
        <w:rPr>
          <w:i/>
          <w:lang w:val="en-GB"/>
        </w:rPr>
      </w:pPr>
      <w:bookmarkStart w:id="371" w:name="_Toc261813407"/>
      <w:r w:rsidRPr="00F94643">
        <w:rPr>
          <w:lang w:val="en-GB"/>
        </w:rPr>
        <w:t>Section</w:t>
      </w:r>
      <w:r w:rsidRPr="00F94643">
        <w:rPr>
          <w:i/>
          <w:lang w:val="en-GB"/>
        </w:rPr>
        <w:t xml:space="preserve"> </w:t>
      </w:r>
      <w:proofErr w:type="spellStart"/>
      <w:r w:rsidR="001C773B" w:rsidRPr="00F94643">
        <w:rPr>
          <w:i/>
          <w:lang w:val="en-GB"/>
        </w:rPr>
        <w:t>Parvisepalum</w:t>
      </w:r>
      <w:bookmarkEnd w:id="371"/>
      <w:proofErr w:type="spellEnd"/>
    </w:p>
    <w:p w14:paraId="06BAC7C1" w14:textId="0CE2D7BB" w:rsidR="00AA4EF8" w:rsidRPr="00AA4EF8" w:rsidRDefault="001C773B" w:rsidP="00AA4EF8">
      <w:pPr>
        <w:rPr>
          <w:ins w:id="372" w:author="Barbara Gravendeel" w:date="2014-05-16T13:19:00Z"/>
          <w:lang w:val="en-GB"/>
        </w:rPr>
      </w:pPr>
      <w:r w:rsidRPr="00F94643">
        <w:rPr>
          <w:lang w:val="en-GB"/>
        </w:rPr>
        <w:t>After the first test run this section was one of the best-classified sections. Although there were no additional pictures of this section</w:t>
      </w:r>
      <w:ins w:id="373" w:author="Barbara Gravendeel" w:date="2014-05-16T13:19:00Z">
        <w:r w:rsidR="00AA4EF8">
          <w:rPr>
            <w:lang w:val="en-GB"/>
          </w:rPr>
          <w:t xml:space="preserve"> added</w:t>
        </w:r>
      </w:ins>
      <w:r w:rsidRPr="00F94643">
        <w:rPr>
          <w:lang w:val="en-GB"/>
        </w:rPr>
        <w:t xml:space="preserve">, some pictures were classified </w:t>
      </w:r>
      <w:proofErr w:type="gramStart"/>
      <w:r w:rsidR="00D13BEF">
        <w:rPr>
          <w:lang w:val="en-GB"/>
        </w:rPr>
        <w:t>better</w:t>
      </w:r>
      <w:proofErr w:type="gramEnd"/>
      <w:r w:rsidRPr="00F94643">
        <w:rPr>
          <w:lang w:val="en-GB"/>
        </w:rPr>
        <w:t xml:space="preserve"> during the second test run</w:t>
      </w:r>
      <w:r w:rsidR="00D13BEF">
        <w:rPr>
          <w:lang w:val="en-GB"/>
        </w:rPr>
        <w:t xml:space="preserve"> (See table 12 in supplementary 6)</w:t>
      </w:r>
      <w:r w:rsidRPr="00F94643">
        <w:rPr>
          <w:lang w:val="en-GB"/>
        </w:rPr>
        <w:t>.</w:t>
      </w:r>
      <w:ins w:id="374" w:author="Barbara Gravendeel" w:date="2014-05-16T13:19:00Z">
        <w:r w:rsidR="00AA4EF8">
          <w:rPr>
            <w:lang w:val="en-GB"/>
          </w:rPr>
          <w:t xml:space="preserve"> Possible explanations are…</w:t>
        </w:r>
      </w:ins>
    </w:p>
    <w:p w14:paraId="4929B7BC" w14:textId="2A11C4E1" w:rsidR="001C773B" w:rsidRPr="00F94643" w:rsidDel="00AA4EF8" w:rsidRDefault="001C773B" w:rsidP="001C773B">
      <w:pPr>
        <w:rPr>
          <w:del w:id="375" w:author="Barbara Gravendeel" w:date="2014-05-16T13:19:00Z"/>
          <w:lang w:val="en-GB"/>
        </w:rPr>
      </w:pPr>
    </w:p>
    <w:p w14:paraId="76447F83" w14:textId="538B234E" w:rsidR="001C773B" w:rsidRPr="00F94643" w:rsidRDefault="001C773B" w:rsidP="001C773B">
      <w:pPr>
        <w:pStyle w:val="Kop3"/>
        <w:rPr>
          <w:lang w:val="en-GB"/>
        </w:rPr>
      </w:pPr>
      <w:bookmarkStart w:id="376" w:name="_Toc261813408"/>
      <w:r w:rsidRPr="00F94643">
        <w:rPr>
          <w:lang w:val="en-GB"/>
        </w:rPr>
        <w:t>Hybrids of</w:t>
      </w:r>
      <w:ins w:id="377" w:author="Barbara Gravendeel" w:date="2014-05-16T13:19:00Z">
        <w:r w:rsidR="00AA4EF8">
          <w:rPr>
            <w:lang w:val="en-GB"/>
          </w:rPr>
          <w:t xml:space="preserve"> species from sections</w:t>
        </w:r>
      </w:ins>
      <w:r w:rsidRPr="00F94643">
        <w:rPr>
          <w:lang w:val="en-GB"/>
        </w:rPr>
        <w:t xml:space="preserve"> </w:t>
      </w:r>
      <w:proofErr w:type="spellStart"/>
      <w:r w:rsidRPr="00F94643">
        <w:rPr>
          <w:i/>
          <w:lang w:val="en-GB"/>
        </w:rPr>
        <w:t>Parvisepalum</w:t>
      </w:r>
      <w:proofErr w:type="spellEnd"/>
      <w:r w:rsidRPr="00F94643">
        <w:rPr>
          <w:lang w:val="en-GB"/>
        </w:rPr>
        <w:t xml:space="preserve"> and </w:t>
      </w:r>
      <w:proofErr w:type="spellStart"/>
      <w:r w:rsidRPr="00F94643">
        <w:rPr>
          <w:i/>
          <w:lang w:val="en-GB"/>
        </w:rPr>
        <w:t>Brachypetalum</w:t>
      </w:r>
      <w:bookmarkEnd w:id="376"/>
      <w:proofErr w:type="spellEnd"/>
    </w:p>
    <w:p w14:paraId="4AF76522" w14:textId="77777777" w:rsidR="00AA4EF8" w:rsidRPr="00AA4EF8" w:rsidRDefault="001C773B" w:rsidP="00AA4EF8">
      <w:pPr>
        <w:rPr>
          <w:ins w:id="378" w:author="Barbara Gravendeel" w:date="2014-05-16T13:20:00Z"/>
          <w:lang w:val="en-GB"/>
        </w:rPr>
      </w:pPr>
      <w:r w:rsidRPr="00F94643">
        <w:rPr>
          <w:lang w:val="en-GB"/>
        </w:rPr>
        <w:t>Most of the hybrids were classified correct</w:t>
      </w:r>
      <w:ins w:id="379" w:author="Barbara Gravendeel" w:date="2014-05-16T13:19:00Z">
        <w:r w:rsidR="00AA4EF8">
          <w:rPr>
            <w:lang w:val="en-GB"/>
          </w:rPr>
          <w:t>ly</w:t>
        </w:r>
      </w:ins>
      <w:r w:rsidRPr="00F94643">
        <w:rPr>
          <w:lang w:val="en-GB"/>
        </w:rPr>
        <w:t xml:space="preserve"> in the first test run. </w:t>
      </w:r>
      <w:r w:rsidR="00E85A97" w:rsidRPr="00F94643">
        <w:rPr>
          <w:lang w:val="en-GB"/>
        </w:rPr>
        <w:t>During the second test run it was seen that some pictures were classified better to one of the parental sections</w:t>
      </w:r>
      <w:r w:rsidR="008A650E">
        <w:rPr>
          <w:lang w:val="en-GB"/>
        </w:rPr>
        <w:t xml:space="preserve"> (See table 13 in supplementary 6)</w:t>
      </w:r>
      <w:r w:rsidR="00E85A97" w:rsidRPr="00F94643">
        <w:rPr>
          <w:lang w:val="en-GB"/>
        </w:rPr>
        <w:t xml:space="preserve">. The picture that was classified to both parental sections in the first </w:t>
      </w:r>
      <w:proofErr w:type="gramStart"/>
      <w:r w:rsidR="00E85A97" w:rsidRPr="00F94643">
        <w:rPr>
          <w:lang w:val="en-GB"/>
        </w:rPr>
        <w:t>run,</w:t>
      </w:r>
      <w:proofErr w:type="gramEnd"/>
      <w:r w:rsidR="00E85A97" w:rsidRPr="00F94643">
        <w:rPr>
          <w:lang w:val="en-GB"/>
        </w:rPr>
        <w:t xml:space="preserve"> </w:t>
      </w:r>
      <w:ins w:id="380" w:author="Barbara Gravendeel" w:date="2014-05-16T13:20:00Z">
        <w:r w:rsidR="00AA4EF8">
          <w:rPr>
            <w:lang w:val="en-GB"/>
          </w:rPr>
          <w:t>was</w:t>
        </w:r>
      </w:ins>
      <w:del w:id="381" w:author="Barbara Gravendeel" w:date="2014-05-16T13:20:00Z">
        <w:r w:rsidR="00E85A97" w:rsidRPr="00F94643" w:rsidDel="00AA4EF8">
          <w:rPr>
            <w:lang w:val="en-GB"/>
          </w:rPr>
          <w:delText>is</w:delText>
        </w:r>
      </w:del>
      <w:r w:rsidR="00E85A97" w:rsidRPr="00F94643">
        <w:rPr>
          <w:lang w:val="en-GB"/>
        </w:rPr>
        <w:t xml:space="preserve"> classified to only one parental section in this run.</w:t>
      </w:r>
      <w:ins w:id="382" w:author="Barbara Gravendeel" w:date="2014-05-16T13:20:00Z">
        <w:r w:rsidR="00AA4EF8">
          <w:rPr>
            <w:lang w:val="en-GB"/>
          </w:rPr>
          <w:t xml:space="preserve"> Possible explanations are…</w:t>
        </w:r>
      </w:ins>
    </w:p>
    <w:p w14:paraId="02275C5B" w14:textId="06CB93F2" w:rsidR="0069039C" w:rsidRPr="00F94643" w:rsidRDefault="0069039C" w:rsidP="001C773B">
      <w:pPr>
        <w:rPr>
          <w:lang w:val="en-GB"/>
        </w:rPr>
      </w:pPr>
      <w:r w:rsidRPr="00F94643">
        <w:rPr>
          <w:lang w:val="en-GB"/>
        </w:rPr>
        <w:br w:type="page"/>
      </w:r>
    </w:p>
    <w:p w14:paraId="3B0EBF2A" w14:textId="3E431554" w:rsidR="0069039C" w:rsidRPr="00F94643" w:rsidRDefault="0069039C" w:rsidP="0069039C">
      <w:pPr>
        <w:pStyle w:val="Kop1"/>
        <w:rPr>
          <w:lang w:val="en-GB"/>
        </w:rPr>
      </w:pPr>
      <w:bookmarkStart w:id="383" w:name="_Toc261813409"/>
      <w:r w:rsidRPr="00F94643">
        <w:rPr>
          <w:lang w:val="en-GB"/>
        </w:rPr>
        <w:lastRenderedPageBreak/>
        <w:t>Discussion</w:t>
      </w:r>
      <w:bookmarkEnd w:id="383"/>
    </w:p>
    <w:p w14:paraId="00540629" w14:textId="327D01F3" w:rsidR="00471668" w:rsidRPr="00F94643" w:rsidRDefault="00471668" w:rsidP="00412576">
      <w:pPr>
        <w:pStyle w:val="Kop2"/>
        <w:rPr>
          <w:lang w:val="en-GB"/>
        </w:rPr>
      </w:pPr>
      <w:bookmarkStart w:id="384" w:name="_Toc261813410"/>
      <w:r w:rsidRPr="00F94643">
        <w:rPr>
          <w:lang w:val="en-GB"/>
        </w:rPr>
        <w:t>Tubers</w:t>
      </w:r>
      <w:bookmarkEnd w:id="384"/>
    </w:p>
    <w:p w14:paraId="34558C4C" w14:textId="1AF135D4" w:rsidR="00471668" w:rsidRPr="00F94643" w:rsidRDefault="009D4894" w:rsidP="00E354BC">
      <w:pPr>
        <w:rPr>
          <w:lang w:val="en-GB"/>
        </w:rPr>
      </w:pPr>
      <w:r w:rsidRPr="00F94643">
        <w:rPr>
          <w:lang w:val="en-GB"/>
        </w:rPr>
        <w:t xml:space="preserve">Because it is hard to extract DNA from </w:t>
      </w:r>
      <w:r w:rsidR="005647FB" w:rsidRPr="00F94643">
        <w:rPr>
          <w:lang w:val="en-GB"/>
        </w:rPr>
        <w:t xml:space="preserve">a </w:t>
      </w:r>
      <w:r w:rsidRPr="00F94643">
        <w:rPr>
          <w:lang w:val="en-GB"/>
        </w:rPr>
        <w:t>dried tuber, m</w:t>
      </w:r>
      <w:r w:rsidR="0069039C" w:rsidRPr="00F94643">
        <w:rPr>
          <w:lang w:val="en-GB"/>
        </w:rPr>
        <w:t>ost of the tubers of</w:t>
      </w:r>
      <w:r w:rsidR="005647FB" w:rsidRPr="00F94643">
        <w:rPr>
          <w:lang w:val="en-GB"/>
        </w:rPr>
        <w:t xml:space="preserve"> confiscated</w:t>
      </w:r>
      <w:r w:rsidR="0069039C" w:rsidRPr="00F94643">
        <w:rPr>
          <w:lang w:val="en-GB"/>
        </w:rPr>
        <w:t xml:space="preserve"> </w:t>
      </w:r>
      <w:proofErr w:type="spellStart"/>
      <w:r w:rsidR="002F3191" w:rsidRPr="00AA4EF8">
        <w:rPr>
          <w:i/>
          <w:lang w:val="en-GB"/>
          <w:rPrChange w:id="385" w:author="Barbara Gravendeel" w:date="2014-05-16T13:20:00Z">
            <w:rPr>
              <w:lang w:val="en-GB"/>
            </w:rPr>
          </w:rPrChange>
        </w:rPr>
        <w:t>salep</w:t>
      </w:r>
      <w:proofErr w:type="spellEnd"/>
      <w:r w:rsidR="002F3191" w:rsidRPr="00AA4EF8">
        <w:rPr>
          <w:i/>
          <w:lang w:val="en-GB"/>
          <w:rPrChange w:id="386" w:author="Barbara Gravendeel" w:date="2014-05-16T13:20:00Z">
            <w:rPr>
              <w:lang w:val="en-GB"/>
            </w:rPr>
          </w:rPrChange>
        </w:rPr>
        <w:t xml:space="preserve"> </w:t>
      </w:r>
      <w:r w:rsidR="0069039C" w:rsidRPr="00F94643">
        <w:rPr>
          <w:lang w:val="en-GB"/>
        </w:rPr>
        <w:t xml:space="preserve">orchids </w:t>
      </w:r>
      <w:r w:rsidR="002F3191" w:rsidRPr="00F94643">
        <w:rPr>
          <w:lang w:val="en-GB"/>
        </w:rPr>
        <w:t>could not</w:t>
      </w:r>
      <w:r w:rsidR="005647FB" w:rsidRPr="00F94643">
        <w:rPr>
          <w:lang w:val="en-GB"/>
        </w:rPr>
        <w:t xml:space="preserve"> </w:t>
      </w:r>
      <w:ins w:id="387" w:author="Barbara Gravendeel" w:date="2014-05-16T13:20:00Z">
        <w:r w:rsidR="00AA4EF8">
          <w:rPr>
            <w:lang w:val="en-GB"/>
          </w:rPr>
          <w:t xml:space="preserve">yet </w:t>
        </w:r>
      </w:ins>
      <w:r w:rsidR="005647FB" w:rsidRPr="00F94643">
        <w:rPr>
          <w:lang w:val="en-GB"/>
        </w:rPr>
        <w:t>be</w:t>
      </w:r>
      <w:r w:rsidR="0069039C" w:rsidRPr="00F94643">
        <w:rPr>
          <w:lang w:val="en-GB"/>
        </w:rPr>
        <w:t xml:space="preserve"> identified</w:t>
      </w:r>
      <w:r w:rsidR="002C02EE" w:rsidRPr="00F94643">
        <w:rPr>
          <w:lang w:val="en-GB"/>
        </w:rPr>
        <w:t xml:space="preserve"> to </w:t>
      </w:r>
      <w:r w:rsidR="005647FB" w:rsidRPr="00F94643">
        <w:rPr>
          <w:lang w:val="en-GB"/>
        </w:rPr>
        <w:t>species level</w:t>
      </w:r>
      <w:r w:rsidR="006A05AA" w:rsidRPr="00F94643">
        <w:rPr>
          <w:lang w:val="en-GB"/>
        </w:rPr>
        <w:t xml:space="preserve"> during my internship</w:t>
      </w:r>
      <w:r w:rsidR="0069039C" w:rsidRPr="00F94643">
        <w:rPr>
          <w:lang w:val="en-GB"/>
        </w:rPr>
        <w:t xml:space="preserve">. </w:t>
      </w:r>
      <w:r w:rsidR="00197246" w:rsidRPr="00F94643">
        <w:rPr>
          <w:lang w:val="en-GB"/>
        </w:rPr>
        <w:t>D</w:t>
      </w:r>
      <w:r w:rsidR="0069039C" w:rsidRPr="00F94643">
        <w:rPr>
          <w:lang w:val="en-GB"/>
        </w:rPr>
        <w:t>uring this project they c</w:t>
      </w:r>
      <w:r w:rsidR="002C02EE" w:rsidRPr="00F94643">
        <w:rPr>
          <w:lang w:val="en-GB"/>
        </w:rPr>
        <w:t>ould therefore only</w:t>
      </w:r>
      <w:r w:rsidR="0069039C" w:rsidRPr="00F94643">
        <w:rPr>
          <w:lang w:val="en-GB"/>
        </w:rPr>
        <w:t xml:space="preserve"> be used to train the neural network to see differences between orchid tubers and Look-a-Like tubers</w:t>
      </w:r>
      <w:r w:rsidR="002C02EE" w:rsidRPr="00F94643">
        <w:rPr>
          <w:lang w:val="en-GB"/>
        </w:rPr>
        <w:t xml:space="preserve"> up to the </w:t>
      </w:r>
      <w:del w:id="388" w:author="Barbara Gravendeel" w:date="2014-05-16T13:20:00Z">
        <w:r w:rsidR="002C02EE" w:rsidRPr="00F94643" w:rsidDel="00AA4EF8">
          <w:rPr>
            <w:lang w:val="en-GB"/>
          </w:rPr>
          <w:delText xml:space="preserve">generic </w:delText>
        </w:r>
      </w:del>
      <w:ins w:id="389" w:author="Barbara Gravendeel" w:date="2014-05-16T13:20:00Z">
        <w:r w:rsidR="00AA4EF8">
          <w:rPr>
            <w:lang w:val="en-GB"/>
          </w:rPr>
          <w:t xml:space="preserve">family (i.e. orchid versus non orchid) </w:t>
        </w:r>
      </w:ins>
      <w:r w:rsidR="002C02EE" w:rsidRPr="00F94643">
        <w:rPr>
          <w:lang w:val="en-GB"/>
        </w:rPr>
        <w:t>level</w:t>
      </w:r>
      <w:r w:rsidR="0069039C" w:rsidRPr="00F94643">
        <w:rPr>
          <w:lang w:val="en-GB"/>
        </w:rPr>
        <w:t xml:space="preserve">. </w:t>
      </w:r>
      <w:r w:rsidR="006A05AA" w:rsidRPr="00F94643">
        <w:rPr>
          <w:lang w:val="en-GB"/>
        </w:rPr>
        <w:t>The time necessary to test this was lacking, though, so</w:t>
      </w:r>
      <w:r w:rsidR="002F3191" w:rsidRPr="00F94643">
        <w:rPr>
          <w:lang w:val="en-GB"/>
        </w:rPr>
        <w:t xml:space="preserve"> this </w:t>
      </w:r>
      <w:ins w:id="390" w:author="Barbara Gravendeel" w:date="2014-05-16T13:20:00Z">
        <w:r w:rsidR="00AA4EF8">
          <w:rPr>
            <w:lang w:val="en-GB"/>
          </w:rPr>
          <w:t>was</w:t>
        </w:r>
      </w:ins>
      <w:del w:id="391" w:author="Barbara Gravendeel" w:date="2014-05-16T13:20:00Z">
        <w:r w:rsidR="002F3191" w:rsidRPr="00F94643" w:rsidDel="00AA4EF8">
          <w:rPr>
            <w:lang w:val="en-GB"/>
          </w:rPr>
          <w:delText>is</w:delText>
        </w:r>
      </w:del>
      <w:r w:rsidR="002F3191" w:rsidRPr="00F94643">
        <w:rPr>
          <w:lang w:val="en-GB"/>
        </w:rPr>
        <w:t xml:space="preserve"> not</w:t>
      </w:r>
      <w:r w:rsidR="006A05AA" w:rsidRPr="00F94643">
        <w:rPr>
          <w:lang w:val="en-GB"/>
        </w:rPr>
        <w:t xml:space="preserve"> work</w:t>
      </w:r>
      <w:r w:rsidR="002F3191" w:rsidRPr="00F94643">
        <w:rPr>
          <w:lang w:val="en-GB"/>
        </w:rPr>
        <w:t>ed</w:t>
      </w:r>
      <w:r w:rsidR="006A05AA" w:rsidRPr="00F94643">
        <w:rPr>
          <w:lang w:val="en-GB"/>
        </w:rPr>
        <w:t xml:space="preserve"> out completely. A new student will </w:t>
      </w:r>
      <w:r w:rsidR="0069039C" w:rsidRPr="00F94643">
        <w:rPr>
          <w:lang w:val="en-GB"/>
        </w:rPr>
        <w:t xml:space="preserve">use the pictures </w:t>
      </w:r>
      <w:r w:rsidR="002F3191" w:rsidRPr="00F94643">
        <w:rPr>
          <w:lang w:val="en-GB"/>
        </w:rPr>
        <w:t>that were</w:t>
      </w:r>
      <w:r w:rsidR="006A05AA" w:rsidRPr="00F94643">
        <w:rPr>
          <w:lang w:val="en-GB"/>
        </w:rPr>
        <w:t xml:space="preserve"> made </w:t>
      </w:r>
      <w:r w:rsidR="0069039C" w:rsidRPr="00F94643">
        <w:rPr>
          <w:lang w:val="en-GB"/>
        </w:rPr>
        <w:t xml:space="preserve">to </w:t>
      </w:r>
      <w:r w:rsidR="002C02EE" w:rsidRPr="00F94643">
        <w:rPr>
          <w:lang w:val="en-GB"/>
        </w:rPr>
        <w:t xml:space="preserve">further </w:t>
      </w:r>
      <w:r w:rsidR="0069039C" w:rsidRPr="00F94643">
        <w:rPr>
          <w:lang w:val="en-GB"/>
        </w:rPr>
        <w:t xml:space="preserve">train the neural network to </w:t>
      </w:r>
      <w:r w:rsidR="002C02EE" w:rsidRPr="00F94643">
        <w:rPr>
          <w:lang w:val="en-GB"/>
        </w:rPr>
        <w:t xml:space="preserve">identify them to </w:t>
      </w:r>
      <w:r w:rsidR="006A05AA" w:rsidRPr="00F94643">
        <w:rPr>
          <w:lang w:val="en-GB"/>
        </w:rPr>
        <w:t>orchid</w:t>
      </w:r>
      <w:ins w:id="392" w:author="Barbara Gravendeel" w:date="2014-05-16T13:20:00Z">
        <w:r w:rsidR="00AA4EF8">
          <w:rPr>
            <w:lang w:val="en-GB"/>
          </w:rPr>
          <w:t>s</w:t>
        </w:r>
      </w:ins>
      <w:r w:rsidR="006A05AA" w:rsidRPr="00F94643">
        <w:rPr>
          <w:lang w:val="en-GB"/>
        </w:rPr>
        <w:t xml:space="preserve"> versus look-a-likes</w:t>
      </w:r>
      <w:r w:rsidR="0069039C" w:rsidRPr="00F94643">
        <w:rPr>
          <w:lang w:val="en-GB"/>
        </w:rPr>
        <w:t>.</w:t>
      </w:r>
    </w:p>
    <w:p w14:paraId="53D39021" w14:textId="77777777" w:rsidR="006A05AA" w:rsidRPr="00F94643" w:rsidRDefault="006A05AA" w:rsidP="00E354BC">
      <w:pPr>
        <w:rPr>
          <w:lang w:val="en-GB"/>
        </w:rPr>
      </w:pPr>
    </w:p>
    <w:p w14:paraId="06CFAA17" w14:textId="5305BFD9" w:rsidR="006A05AA" w:rsidRPr="00F94643" w:rsidRDefault="006A05AA" w:rsidP="006A05AA">
      <w:pPr>
        <w:pStyle w:val="Kop2"/>
        <w:rPr>
          <w:lang w:val="en-GB"/>
        </w:rPr>
      </w:pPr>
      <w:bookmarkStart w:id="393" w:name="_Toc261813411"/>
      <w:r w:rsidRPr="00F94643">
        <w:rPr>
          <w:lang w:val="en-GB"/>
        </w:rPr>
        <w:t>Slipper orchids</w:t>
      </w:r>
      <w:bookmarkEnd w:id="393"/>
    </w:p>
    <w:p w14:paraId="764D1947" w14:textId="67BE60A0" w:rsidR="006A05AA" w:rsidRPr="00F94643" w:rsidRDefault="006A05AA" w:rsidP="00E354BC">
      <w:pPr>
        <w:rPr>
          <w:lang w:val="en-GB"/>
        </w:rPr>
      </w:pPr>
      <w:r w:rsidRPr="00F94643">
        <w:rPr>
          <w:lang w:val="en-GB"/>
        </w:rPr>
        <w:t>Sections of slipper orchids that could be identified</w:t>
      </w:r>
      <w:r w:rsidR="00DA4CEC" w:rsidRPr="00F94643">
        <w:rPr>
          <w:lang w:val="en-GB"/>
        </w:rPr>
        <w:t xml:space="preserve"> correctly included </w:t>
      </w:r>
      <w:proofErr w:type="spellStart"/>
      <w:r w:rsidR="00DA4CEC" w:rsidRPr="00F94643">
        <w:rPr>
          <w:i/>
          <w:lang w:val="en-GB"/>
        </w:rPr>
        <w:t>Brachypetalum</w:t>
      </w:r>
      <w:proofErr w:type="spellEnd"/>
      <w:r w:rsidR="00DA4CEC" w:rsidRPr="00F94643">
        <w:rPr>
          <w:i/>
          <w:lang w:val="en-GB"/>
        </w:rPr>
        <w:t xml:space="preserve"> </w:t>
      </w:r>
      <w:r w:rsidR="00DA4CEC" w:rsidRPr="00F94643">
        <w:rPr>
          <w:lang w:val="en-GB"/>
        </w:rPr>
        <w:t xml:space="preserve">(75-95% in the second test run), </w:t>
      </w:r>
      <w:proofErr w:type="spellStart"/>
      <w:r w:rsidR="00DA4CEC" w:rsidRPr="00F94643">
        <w:rPr>
          <w:i/>
          <w:lang w:val="en-GB"/>
        </w:rPr>
        <w:t>Coryopedilum</w:t>
      </w:r>
      <w:proofErr w:type="spellEnd"/>
      <w:r w:rsidR="00DA4CEC" w:rsidRPr="00F94643">
        <w:rPr>
          <w:lang w:val="en-GB"/>
        </w:rPr>
        <w:t xml:space="preserve"> (67-100% in the second test run), </w:t>
      </w:r>
      <w:proofErr w:type="spellStart"/>
      <w:r w:rsidR="00DA4CEC" w:rsidRPr="00F94643">
        <w:rPr>
          <w:i/>
          <w:lang w:val="en-GB"/>
        </w:rPr>
        <w:t>Parvisepalum</w:t>
      </w:r>
      <w:proofErr w:type="spellEnd"/>
      <w:r w:rsidR="00DA4CEC" w:rsidRPr="00F94643">
        <w:rPr>
          <w:lang w:val="en-GB"/>
        </w:rPr>
        <w:t xml:space="preserve"> (73-85% in the second test run) and </w:t>
      </w:r>
      <w:ins w:id="394" w:author="Barbara Gravendeel" w:date="2014-05-16T13:21:00Z">
        <w:r w:rsidR="00AA4EF8">
          <w:rPr>
            <w:lang w:val="en-GB"/>
          </w:rPr>
          <w:t xml:space="preserve">primary </w:t>
        </w:r>
      </w:ins>
      <w:del w:id="395" w:author="Barbara Gravendeel" w:date="2014-05-16T13:21:00Z">
        <w:r w:rsidR="00DA4CEC" w:rsidRPr="00F94643" w:rsidDel="00AA4EF8">
          <w:rPr>
            <w:lang w:val="en-GB"/>
          </w:rPr>
          <w:delText xml:space="preserve">the </w:delText>
        </w:r>
      </w:del>
      <w:r w:rsidR="00DA4CEC" w:rsidRPr="00F94643">
        <w:rPr>
          <w:lang w:val="en-GB"/>
        </w:rPr>
        <w:t>hybrids of</w:t>
      </w:r>
      <w:ins w:id="396" w:author="Barbara Gravendeel" w:date="2014-05-16T13:21:00Z">
        <w:r w:rsidR="00AA4EF8">
          <w:rPr>
            <w:lang w:val="en-GB"/>
          </w:rPr>
          <w:t xml:space="preserve"> species of</w:t>
        </w:r>
      </w:ins>
      <w:r w:rsidR="00DA4CEC" w:rsidRPr="00F94643">
        <w:rPr>
          <w:lang w:val="en-GB"/>
        </w:rPr>
        <w:t xml:space="preserve"> </w:t>
      </w:r>
      <w:proofErr w:type="spellStart"/>
      <w:r w:rsidR="00DA4CEC" w:rsidRPr="00F94643">
        <w:rPr>
          <w:i/>
          <w:lang w:val="en-GB"/>
        </w:rPr>
        <w:t>Parvisepalum</w:t>
      </w:r>
      <w:proofErr w:type="spellEnd"/>
      <w:r w:rsidR="00DA4CEC" w:rsidRPr="00F94643">
        <w:rPr>
          <w:lang w:val="en-GB"/>
        </w:rPr>
        <w:t xml:space="preserve"> and </w:t>
      </w:r>
      <w:proofErr w:type="spellStart"/>
      <w:r w:rsidR="00DA4CEC" w:rsidRPr="00F94643">
        <w:rPr>
          <w:i/>
          <w:lang w:val="en-GB"/>
        </w:rPr>
        <w:t>Brachypetalum</w:t>
      </w:r>
      <w:proofErr w:type="spellEnd"/>
      <w:r w:rsidR="00DA4CEC" w:rsidRPr="00F94643">
        <w:rPr>
          <w:lang w:val="en-GB"/>
        </w:rPr>
        <w:t xml:space="preserve"> (75-100% in the second test run).</w:t>
      </w:r>
      <w:r w:rsidR="00C952E4" w:rsidRPr="00F94643">
        <w:rPr>
          <w:lang w:val="en-GB"/>
        </w:rPr>
        <w:t xml:space="preserve"> The only section that was less easy to identify was </w:t>
      </w:r>
      <w:proofErr w:type="spellStart"/>
      <w:r w:rsidR="00C952E4" w:rsidRPr="00F94643">
        <w:rPr>
          <w:i/>
          <w:lang w:val="en-GB"/>
        </w:rPr>
        <w:t>Barbata</w:t>
      </w:r>
      <w:proofErr w:type="spellEnd"/>
      <w:r w:rsidR="00C952E4" w:rsidRPr="00F94643">
        <w:rPr>
          <w:lang w:val="en-GB"/>
        </w:rPr>
        <w:t xml:space="preserve"> (24-41% in the second test run).</w:t>
      </w:r>
      <w:r w:rsidRPr="00F94643">
        <w:rPr>
          <w:lang w:val="en-GB"/>
        </w:rPr>
        <w:t xml:space="preserve"> </w:t>
      </w:r>
      <w:r w:rsidR="00712E01" w:rsidRPr="00F94643">
        <w:rPr>
          <w:lang w:val="en-GB"/>
        </w:rPr>
        <w:t xml:space="preserve">The section </w:t>
      </w:r>
      <w:proofErr w:type="spellStart"/>
      <w:r w:rsidR="00712E01" w:rsidRPr="00F94643">
        <w:rPr>
          <w:i/>
          <w:lang w:val="en-GB"/>
        </w:rPr>
        <w:t>Barbata</w:t>
      </w:r>
      <w:proofErr w:type="spellEnd"/>
      <w:r w:rsidR="00712E01" w:rsidRPr="00F94643">
        <w:rPr>
          <w:b/>
          <w:i/>
          <w:lang w:val="en-GB"/>
        </w:rPr>
        <w:t xml:space="preserve"> </w:t>
      </w:r>
      <w:r w:rsidR="00712E01" w:rsidRPr="00F94643">
        <w:rPr>
          <w:lang w:val="en-GB"/>
        </w:rPr>
        <w:t>ha</w:t>
      </w:r>
      <w:ins w:id="397" w:author="Barbara Gravendeel" w:date="2014-05-16T13:21:00Z">
        <w:r w:rsidR="00AA4EF8">
          <w:rPr>
            <w:lang w:val="en-GB"/>
          </w:rPr>
          <w:t>s</w:t>
        </w:r>
      </w:ins>
      <w:del w:id="398" w:author="Barbara Gravendeel" w:date="2014-05-16T13:21:00Z">
        <w:r w:rsidR="00712E01" w:rsidRPr="00F94643" w:rsidDel="00AA4EF8">
          <w:rPr>
            <w:lang w:val="en-GB"/>
          </w:rPr>
          <w:delText>ve</w:delText>
        </w:r>
      </w:del>
      <w:r w:rsidR="00712E01" w:rsidRPr="00F94643">
        <w:rPr>
          <w:lang w:val="en-GB"/>
        </w:rPr>
        <w:t xml:space="preserve"> more characteristics in common with the section </w:t>
      </w:r>
      <w:proofErr w:type="spellStart"/>
      <w:r w:rsidR="00712E01" w:rsidRPr="00F94643">
        <w:rPr>
          <w:i/>
          <w:lang w:val="en-GB"/>
        </w:rPr>
        <w:t>Paphiopedilum</w:t>
      </w:r>
      <w:proofErr w:type="spellEnd"/>
      <w:r w:rsidR="00712E01" w:rsidRPr="00F94643">
        <w:rPr>
          <w:lang w:val="en-GB"/>
        </w:rPr>
        <w:t xml:space="preserve"> than the other sections</w:t>
      </w:r>
      <w:r w:rsidR="00097A11" w:rsidRPr="00F94643">
        <w:rPr>
          <w:lang w:val="en-GB"/>
        </w:rPr>
        <w:t>, which</w:t>
      </w:r>
      <w:r w:rsidR="00712E01" w:rsidRPr="00F94643">
        <w:rPr>
          <w:lang w:val="en-GB"/>
        </w:rPr>
        <w:t xml:space="preserve"> might explain why pictures of the section </w:t>
      </w:r>
      <w:proofErr w:type="spellStart"/>
      <w:r w:rsidR="00712E01" w:rsidRPr="00F94643">
        <w:rPr>
          <w:i/>
          <w:lang w:val="en-GB"/>
        </w:rPr>
        <w:t>Barbata</w:t>
      </w:r>
      <w:proofErr w:type="spellEnd"/>
      <w:r w:rsidR="00712E01" w:rsidRPr="00F94643">
        <w:rPr>
          <w:lang w:val="en-GB"/>
        </w:rPr>
        <w:t xml:space="preserve"> were often classified as </w:t>
      </w:r>
      <w:proofErr w:type="spellStart"/>
      <w:r w:rsidR="00712E01" w:rsidRPr="00F94643">
        <w:rPr>
          <w:i/>
          <w:lang w:val="en-GB"/>
        </w:rPr>
        <w:t>Paphiopedilum</w:t>
      </w:r>
      <w:proofErr w:type="spellEnd"/>
      <w:r w:rsidR="00712E01" w:rsidRPr="00F94643">
        <w:rPr>
          <w:lang w:val="en-GB"/>
        </w:rPr>
        <w:t>.</w:t>
      </w:r>
    </w:p>
    <w:p w14:paraId="05272CFB" w14:textId="77777777" w:rsidR="006A05AA" w:rsidRPr="00F94643" w:rsidRDefault="006A05AA" w:rsidP="00E354BC">
      <w:pPr>
        <w:rPr>
          <w:lang w:val="en-GB"/>
        </w:rPr>
      </w:pPr>
    </w:p>
    <w:p w14:paraId="5E75F02F" w14:textId="6D8C2432" w:rsidR="00471668" w:rsidRPr="00F94643" w:rsidRDefault="00471668" w:rsidP="00E354BC">
      <w:pPr>
        <w:pStyle w:val="Kop2"/>
        <w:rPr>
          <w:lang w:val="en-GB"/>
        </w:rPr>
      </w:pPr>
      <w:bookmarkStart w:id="399" w:name="_Toc261813412"/>
      <w:r w:rsidRPr="00F94643">
        <w:rPr>
          <w:lang w:val="en-GB"/>
        </w:rPr>
        <w:t>Training networks</w:t>
      </w:r>
      <w:bookmarkEnd w:id="399"/>
    </w:p>
    <w:p w14:paraId="39202930" w14:textId="458658D5" w:rsidR="00481A6A" w:rsidRPr="00F94643" w:rsidRDefault="00AA4EF8" w:rsidP="00E354BC">
      <w:pPr>
        <w:rPr>
          <w:lang w:val="en-GB"/>
        </w:rPr>
      </w:pPr>
      <w:ins w:id="400" w:author="Barbara Gravendeel" w:date="2014-05-16T13:21:00Z">
        <w:r>
          <w:rPr>
            <w:lang w:val="en-GB"/>
          </w:rPr>
          <w:t>During</w:t>
        </w:r>
      </w:ins>
      <w:del w:id="401" w:author="Barbara Gravendeel" w:date="2014-05-16T13:21:00Z">
        <w:r w:rsidR="00C16C5C" w:rsidRPr="00F94643" w:rsidDel="00AA4EF8">
          <w:rPr>
            <w:lang w:val="en-GB"/>
          </w:rPr>
          <w:delText>While</w:delText>
        </w:r>
      </w:del>
      <w:r w:rsidR="00BD3420" w:rsidRPr="00F94643">
        <w:rPr>
          <w:lang w:val="en-GB"/>
        </w:rPr>
        <w:t xml:space="preserve"> training </w:t>
      </w:r>
      <w:ins w:id="402" w:author="Barbara Gravendeel" w:date="2014-05-16T13:21:00Z">
        <w:r>
          <w:rPr>
            <w:lang w:val="en-GB"/>
          </w:rPr>
          <w:t xml:space="preserve">of </w:t>
        </w:r>
      </w:ins>
      <w:r w:rsidR="00BD3420" w:rsidRPr="00F94643">
        <w:rPr>
          <w:lang w:val="en-GB"/>
        </w:rPr>
        <w:t xml:space="preserve">the networks it was found that it </w:t>
      </w:r>
      <w:ins w:id="403" w:author="Barbara Gravendeel" w:date="2014-05-16T13:21:00Z">
        <w:r>
          <w:rPr>
            <w:lang w:val="en-GB"/>
          </w:rPr>
          <w:t>was</w:t>
        </w:r>
      </w:ins>
      <w:del w:id="404" w:author="Barbara Gravendeel" w:date="2014-05-16T13:21:00Z">
        <w:r w:rsidR="00BD3420" w:rsidRPr="00F94643" w:rsidDel="00AA4EF8">
          <w:rPr>
            <w:lang w:val="en-GB"/>
          </w:rPr>
          <w:delText>is</w:delText>
        </w:r>
      </w:del>
      <w:r w:rsidR="00BD3420" w:rsidRPr="00F94643">
        <w:rPr>
          <w:lang w:val="en-GB"/>
        </w:rPr>
        <w:t xml:space="preserve"> very hard to fi</w:t>
      </w:r>
      <w:r w:rsidR="00BB73AC" w:rsidRPr="00F94643">
        <w:rPr>
          <w:lang w:val="en-GB"/>
        </w:rPr>
        <w:t>nd good pictures of flowers of</w:t>
      </w:r>
      <w:r w:rsidR="00BD3420" w:rsidRPr="00F94643">
        <w:rPr>
          <w:lang w:val="en-GB"/>
        </w:rPr>
        <w:t xml:space="preserve"> some species. </w:t>
      </w:r>
      <w:r w:rsidR="00BB73AC" w:rsidRPr="00F94643">
        <w:rPr>
          <w:lang w:val="en-GB"/>
        </w:rPr>
        <w:t xml:space="preserve">When this fact is combined with </w:t>
      </w:r>
      <w:r w:rsidR="002F3191" w:rsidRPr="00F94643">
        <w:rPr>
          <w:lang w:val="en-GB"/>
        </w:rPr>
        <w:t>the fact that some species had</w:t>
      </w:r>
      <w:r w:rsidR="00BB73AC" w:rsidRPr="00F94643">
        <w:rPr>
          <w:lang w:val="en-GB"/>
        </w:rPr>
        <w:t xml:space="preserve"> few pictures in the train set, this could be a reason why these species </w:t>
      </w:r>
      <w:r w:rsidR="006A05AA" w:rsidRPr="00F94643">
        <w:rPr>
          <w:lang w:val="en-GB"/>
        </w:rPr>
        <w:t>were</w:t>
      </w:r>
      <w:r w:rsidR="00BB73AC" w:rsidRPr="00F94643">
        <w:rPr>
          <w:lang w:val="en-GB"/>
        </w:rPr>
        <w:t xml:space="preserve"> badly classified.</w:t>
      </w:r>
      <w:r w:rsidR="006A05AA" w:rsidRPr="00F94643">
        <w:rPr>
          <w:lang w:val="en-GB"/>
        </w:rPr>
        <w:t xml:space="preserve"> This assumption is supported by the fact that when more pictures were added to the train set, identification improved. This was especially </w:t>
      </w:r>
      <w:r w:rsidR="00805164" w:rsidRPr="00F94643">
        <w:rPr>
          <w:lang w:val="en-GB"/>
        </w:rPr>
        <w:t xml:space="preserve">found for </w:t>
      </w:r>
      <w:r w:rsidR="00805164" w:rsidRPr="00F94643">
        <w:rPr>
          <w:i/>
          <w:lang w:val="en-GB"/>
        </w:rPr>
        <w:t xml:space="preserve">P. </w:t>
      </w:r>
      <w:proofErr w:type="spellStart"/>
      <w:r w:rsidR="00805164" w:rsidRPr="00F94643">
        <w:rPr>
          <w:i/>
          <w:lang w:val="en-GB"/>
        </w:rPr>
        <w:t>hennisianum</w:t>
      </w:r>
      <w:proofErr w:type="spellEnd"/>
      <w:r w:rsidR="00805164" w:rsidRPr="00F94643">
        <w:rPr>
          <w:i/>
          <w:lang w:val="en-GB"/>
        </w:rPr>
        <w:t xml:space="preserve">, P. </w:t>
      </w:r>
      <w:proofErr w:type="spellStart"/>
      <w:r w:rsidR="00805164" w:rsidRPr="00F94643">
        <w:rPr>
          <w:i/>
          <w:lang w:val="en-GB"/>
        </w:rPr>
        <w:t>tonsum</w:t>
      </w:r>
      <w:proofErr w:type="spellEnd"/>
      <w:r w:rsidR="00805164" w:rsidRPr="00F94643">
        <w:rPr>
          <w:i/>
          <w:lang w:val="en-GB"/>
        </w:rPr>
        <w:t xml:space="preserve">, P. </w:t>
      </w:r>
      <w:proofErr w:type="spellStart"/>
      <w:r w:rsidR="00805164" w:rsidRPr="00F94643">
        <w:rPr>
          <w:i/>
          <w:lang w:val="en-GB"/>
        </w:rPr>
        <w:t>violascens</w:t>
      </w:r>
      <w:proofErr w:type="spellEnd"/>
      <w:r w:rsidR="00805164" w:rsidRPr="00F94643">
        <w:rPr>
          <w:i/>
          <w:lang w:val="en-GB"/>
        </w:rPr>
        <w:t xml:space="preserve">, P. </w:t>
      </w:r>
      <w:proofErr w:type="spellStart"/>
      <w:r w:rsidR="00805164" w:rsidRPr="00F94643">
        <w:rPr>
          <w:i/>
          <w:lang w:val="en-GB"/>
        </w:rPr>
        <w:t>glanduliferum</w:t>
      </w:r>
      <w:proofErr w:type="spellEnd"/>
      <w:r w:rsidR="00805164" w:rsidRPr="00F94643">
        <w:rPr>
          <w:i/>
          <w:lang w:val="en-GB"/>
        </w:rPr>
        <w:t xml:space="preserve">, P. </w:t>
      </w:r>
      <w:proofErr w:type="spellStart"/>
      <w:r w:rsidR="00805164" w:rsidRPr="00F94643">
        <w:rPr>
          <w:i/>
          <w:lang w:val="en-GB"/>
        </w:rPr>
        <w:t>wilhelminiae</w:t>
      </w:r>
      <w:proofErr w:type="spellEnd"/>
      <w:r w:rsidR="00805164" w:rsidRPr="00F94643">
        <w:rPr>
          <w:i/>
          <w:lang w:val="en-GB"/>
        </w:rPr>
        <w:t xml:space="preserve"> </w:t>
      </w:r>
      <w:r w:rsidR="00805164" w:rsidRPr="00F94643">
        <w:rPr>
          <w:lang w:val="en-GB"/>
        </w:rPr>
        <w:t xml:space="preserve">and </w:t>
      </w:r>
      <w:r w:rsidR="00805164" w:rsidRPr="00F94643">
        <w:rPr>
          <w:i/>
          <w:lang w:val="en-GB"/>
        </w:rPr>
        <w:t xml:space="preserve">P. </w:t>
      </w:r>
      <w:proofErr w:type="spellStart"/>
      <w:r w:rsidR="00805164" w:rsidRPr="00F94643">
        <w:rPr>
          <w:i/>
          <w:lang w:val="en-GB"/>
        </w:rPr>
        <w:t>rothschildianium</w:t>
      </w:r>
      <w:proofErr w:type="spellEnd"/>
      <w:r w:rsidR="006A05AA" w:rsidRPr="00F94643">
        <w:rPr>
          <w:lang w:val="en-GB"/>
        </w:rPr>
        <w:t>.</w:t>
      </w:r>
    </w:p>
    <w:p w14:paraId="2D5AA310" w14:textId="21D8DFB8" w:rsidR="0020749A" w:rsidRPr="00F94643" w:rsidRDefault="0020749A" w:rsidP="0020749A">
      <w:pPr>
        <w:pStyle w:val="Kop1"/>
        <w:rPr>
          <w:lang w:val="en-GB"/>
        </w:rPr>
      </w:pPr>
      <w:bookmarkStart w:id="405" w:name="_Toc261813413"/>
      <w:r w:rsidRPr="00F94643">
        <w:rPr>
          <w:lang w:val="en-GB"/>
        </w:rPr>
        <w:t>Conclusion</w:t>
      </w:r>
      <w:r w:rsidR="00481A6A" w:rsidRPr="00F94643">
        <w:rPr>
          <w:lang w:val="en-GB"/>
        </w:rPr>
        <w:t>s</w:t>
      </w:r>
      <w:bookmarkEnd w:id="405"/>
    </w:p>
    <w:p w14:paraId="5488514C" w14:textId="4E0AB02E" w:rsidR="00C7359C" w:rsidRPr="00F94643" w:rsidRDefault="00E354BC" w:rsidP="00E354BC">
      <w:pPr>
        <w:pStyle w:val="Kop2"/>
        <w:rPr>
          <w:lang w:val="en-GB"/>
        </w:rPr>
      </w:pPr>
      <w:bookmarkStart w:id="406" w:name="_Toc261813414"/>
      <w:r w:rsidRPr="00F94643">
        <w:rPr>
          <w:lang w:val="en-GB"/>
        </w:rPr>
        <w:t xml:space="preserve">Classifying </w:t>
      </w:r>
      <w:r w:rsidR="000E2BF0" w:rsidRPr="00F94643">
        <w:rPr>
          <w:lang w:val="en-GB"/>
        </w:rPr>
        <w:t xml:space="preserve">slipper orchids </w:t>
      </w:r>
      <w:r w:rsidRPr="00F94643">
        <w:rPr>
          <w:lang w:val="en-GB"/>
        </w:rPr>
        <w:t xml:space="preserve">from pictures </w:t>
      </w:r>
      <w:ins w:id="407" w:author="Barbara Gravendeel" w:date="2014-05-16T13:22:00Z">
        <w:r w:rsidR="00AA4EF8">
          <w:rPr>
            <w:lang w:val="en-GB"/>
          </w:rPr>
          <w:t xml:space="preserve">of flowers </w:t>
        </w:r>
      </w:ins>
      <w:r w:rsidRPr="00F94643">
        <w:rPr>
          <w:lang w:val="en-GB"/>
        </w:rPr>
        <w:t xml:space="preserve">is </w:t>
      </w:r>
      <w:r w:rsidR="002F3191" w:rsidRPr="00F94643">
        <w:rPr>
          <w:lang w:val="en-GB"/>
        </w:rPr>
        <w:t>possible</w:t>
      </w:r>
      <w:bookmarkEnd w:id="406"/>
    </w:p>
    <w:p w14:paraId="092E6173" w14:textId="1ED0C821" w:rsidR="0020749A" w:rsidRPr="00F94643" w:rsidRDefault="00BD3420" w:rsidP="0020749A">
      <w:pPr>
        <w:rPr>
          <w:lang w:val="en-GB"/>
        </w:rPr>
      </w:pPr>
      <w:r w:rsidRPr="00F94643">
        <w:rPr>
          <w:lang w:val="en-GB"/>
        </w:rPr>
        <w:t xml:space="preserve">Although some species </w:t>
      </w:r>
      <w:ins w:id="408" w:author="Barbara Gravendeel" w:date="2014-05-16T13:22:00Z">
        <w:r w:rsidR="00AA4EF8">
          <w:rPr>
            <w:lang w:val="en-GB"/>
          </w:rPr>
          <w:t>were</w:t>
        </w:r>
      </w:ins>
      <w:del w:id="409" w:author="Barbara Gravendeel" w:date="2014-05-16T13:22:00Z">
        <w:r w:rsidRPr="00F94643" w:rsidDel="00AA4EF8">
          <w:rPr>
            <w:lang w:val="en-GB"/>
          </w:rPr>
          <w:delText>are</w:delText>
        </w:r>
      </w:del>
      <w:r w:rsidRPr="00F94643">
        <w:rPr>
          <w:lang w:val="en-GB"/>
        </w:rPr>
        <w:t xml:space="preserve"> very hard to classify, the results show that it is possible for </w:t>
      </w:r>
      <w:ins w:id="410" w:author="Barbara Gravendeel" w:date="2014-05-16T13:22:00Z">
        <w:r w:rsidR="00AA4EF8">
          <w:rPr>
            <w:lang w:val="en-GB"/>
          </w:rPr>
          <w:t>most</w:t>
        </w:r>
      </w:ins>
      <w:del w:id="411" w:author="Barbara Gravendeel" w:date="2014-05-16T13:22:00Z">
        <w:r w:rsidRPr="00F94643" w:rsidDel="00AA4EF8">
          <w:rPr>
            <w:lang w:val="en-GB"/>
          </w:rPr>
          <w:delText>some</w:delText>
        </w:r>
      </w:del>
      <w:r w:rsidRPr="00F94643">
        <w:rPr>
          <w:lang w:val="en-GB"/>
        </w:rPr>
        <w:t xml:space="preserve"> species to be classified to section level </w:t>
      </w:r>
      <w:ins w:id="412" w:author="Barbara Gravendeel" w:date="2014-05-16T13:22:00Z">
        <w:r w:rsidR="00AA4EF8">
          <w:rPr>
            <w:lang w:val="en-GB"/>
          </w:rPr>
          <w:t xml:space="preserve">correctly </w:t>
        </w:r>
      </w:ins>
      <w:r w:rsidRPr="00F94643">
        <w:rPr>
          <w:lang w:val="en-GB"/>
        </w:rPr>
        <w:t>using a picture</w:t>
      </w:r>
      <w:ins w:id="413" w:author="Barbara Gravendeel" w:date="2014-05-16T13:22:00Z">
        <w:r w:rsidR="00AA4EF8">
          <w:rPr>
            <w:lang w:val="en-GB"/>
          </w:rPr>
          <w:t xml:space="preserve"> of a flower</w:t>
        </w:r>
      </w:ins>
      <w:r w:rsidR="00C7359C" w:rsidRPr="00F94643">
        <w:rPr>
          <w:lang w:val="en-GB"/>
        </w:rPr>
        <w:t>.</w:t>
      </w:r>
      <w:r w:rsidR="001420E3" w:rsidRPr="00F94643">
        <w:rPr>
          <w:lang w:val="en-GB"/>
        </w:rPr>
        <w:t xml:space="preserve"> </w:t>
      </w:r>
      <w:r w:rsidR="00BB73AC" w:rsidRPr="00F94643">
        <w:rPr>
          <w:lang w:val="en-GB"/>
        </w:rPr>
        <w:t xml:space="preserve">Some species need more and/or better pictures in the train set, but the concept of classifying </w:t>
      </w:r>
      <w:r w:rsidR="00481A6A" w:rsidRPr="00F94643">
        <w:rPr>
          <w:lang w:val="en-GB"/>
        </w:rPr>
        <w:t xml:space="preserve">slipper </w:t>
      </w:r>
      <w:r w:rsidR="00BB73AC" w:rsidRPr="00F94643">
        <w:rPr>
          <w:lang w:val="en-GB"/>
        </w:rPr>
        <w:t xml:space="preserve">orchids from a picture </w:t>
      </w:r>
      <w:ins w:id="414" w:author="Barbara Gravendeel" w:date="2014-05-16T13:22:00Z">
        <w:r w:rsidR="00AA4EF8">
          <w:rPr>
            <w:lang w:val="en-GB"/>
          </w:rPr>
          <w:t xml:space="preserve">of a flower </w:t>
        </w:r>
      </w:ins>
      <w:r w:rsidR="00BB73AC" w:rsidRPr="00F94643">
        <w:rPr>
          <w:lang w:val="en-GB"/>
        </w:rPr>
        <w:t>has been proven during this project.</w:t>
      </w:r>
    </w:p>
    <w:p w14:paraId="26A31D1E" w14:textId="3FFB2B4C" w:rsidR="00481A6A" w:rsidRPr="00F94643" w:rsidRDefault="00481A6A" w:rsidP="00481A6A">
      <w:pPr>
        <w:pStyle w:val="Kop2"/>
        <w:rPr>
          <w:lang w:val="en-GB"/>
        </w:rPr>
      </w:pPr>
      <w:bookmarkStart w:id="415" w:name="_Toc261813415"/>
      <w:r w:rsidRPr="00F94643">
        <w:rPr>
          <w:lang w:val="en-GB"/>
        </w:rPr>
        <w:t xml:space="preserve">Difference between well classifiable </w:t>
      </w:r>
      <w:proofErr w:type="spellStart"/>
      <w:r w:rsidRPr="00F94643">
        <w:rPr>
          <w:lang w:val="en-GB"/>
        </w:rPr>
        <w:t>vs</w:t>
      </w:r>
      <w:proofErr w:type="spellEnd"/>
      <w:r w:rsidRPr="00F94643">
        <w:rPr>
          <w:lang w:val="en-GB"/>
        </w:rPr>
        <w:t xml:space="preserve"> </w:t>
      </w:r>
      <w:r w:rsidR="008A650E">
        <w:rPr>
          <w:lang w:val="en-GB"/>
        </w:rPr>
        <w:t>hard</w:t>
      </w:r>
      <w:r w:rsidRPr="00F94643">
        <w:rPr>
          <w:lang w:val="en-GB"/>
        </w:rPr>
        <w:t xml:space="preserve"> classifiable sections of slipper orchids</w:t>
      </w:r>
      <w:bookmarkEnd w:id="415"/>
    </w:p>
    <w:p w14:paraId="1AF98DB6" w14:textId="23307F3D" w:rsidR="00F901F1" w:rsidRPr="00F94643" w:rsidRDefault="00F901F1" w:rsidP="00257D2C">
      <w:pPr>
        <w:rPr>
          <w:lang w:val="en-GB"/>
        </w:rPr>
      </w:pPr>
      <w:r w:rsidRPr="00F94643">
        <w:rPr>
          <w:lang w:val="en-GB"/>
        </w:rPr>
        <w:t xml:space="preserve">The only section of the tested sections that </w:t>
      </w:r>
      <w:ins w:id="416" w:author="Barbara Gravendeel" w:date="2014-05-16T13:22:00Z">
        <w:r w:rsidR="00AA4EF8">
          <w:rPr>
            <w:lang w:val="en-GB"/>
          </w:rPr>
          <w:t>remained</w:t>
        </w:r>
      </w:ins>
      <w:del w:id="417" w:author="Barbara Gravendeel" w:date="2014-05-16T13:22:00Z">
        <w:r w:rsidRPr="00F94643" w:rsidDel="00AA4EF8">
          <w:rPr>
            <w:lang w:val="en-GB"/>
          </w:rPr>
          <w:delText>is</w:delText>
        </w:r>
      </w:del>
      <w:r w:rsidRPr="00F94643">
        <w:rPr>
          <w:lang w:val="en-GB"/>
        </w:rPr>
        <w:t xml:space="preserve"> hard to classify </w:t>
      </w:r>
      <w:ins w:id="418" w:author="Barbara Gravendeel" w:date="2014-05-16T13:23:00Z">
        <w:r w:rsidR="00AA4EF8">
          <w:rPr>
            <w:lang w:val="en-GB"/>
          </w:rPr>
          <w:t>was</w:t>
        </w:r>
      </w:ins>
      <w:del w:id="419" w:author="Barbara Gravendeel" w:date="2014-05-16T13:23:00Z">
        <w:r w:rsidRPr="00F94643" w:rsidDel="00AA4EF8">
          <w:rPr>
            <w:lang w:val="en-GB"/>
          </w:rPr>
          <w:delText>is</w:delText>
        </w:r>
      </w:del>
      <w:r w:rsidRPr="00F94643">
        <w:rPr>
          <w:lang w:val="en-GB"/>
        </w:rPr>
        <w:t xml:space="preserve"> the section </w:t>
      </w:r>
      <w:proofErr w:type="spellStart"/>
      <w:r w:rsidRPr="00F94643">
        <w:rPr>
          <w:i/>
          <w:lang w:val="en-GB"/>
        </w:rPr>
        <w:t>Barbata</w:t>
      </w:r>
      <w:proofErr w:type="spellEnd"/>
      <w:r w:rsidRPr="00F94643">
        <w:rPr>
          <w:lang w:val="en-GB"/>
        </w:rPr>
        <w:t xml:space="preserve">. Most of the </w:t>
      </w:r>
      <w:ins w:id="420" w:author="Barbara Gravendeel" w:date="2014-05-16T13:23:00Z">
        <w:r w:rsidR="00AA4EF8">
          <w:rPr>
            <w:lang w:val="en-GB"/>
          </w:rPr>
          <w:t xml:space="preserve">floral </w:t>
        </w:r>
      </w:ins>
      <w:r w:rsidRPr="00F94643">
        <w:rPr>
          <w:lang w:val="en-GB"/>
        </w:rPr>
        <w:t xml:space="preserve">characteristics of this section are shared with the section </w:t>
      </w:r>
      <w:proofErr w:type="spellStart"/>
      <w:r w:rsidRPr="00F94643">
        <w:rPr>
          <w:i/>
          <w:lang w:val="en-GB"/>
        </w:rPr>
        <w:t>Paphiopedilum</w:t>
      </w:r>
      <w:proofErr w:type="spellEnd"/>
      <w:r w:rsidRPr="00F94643">
        <w:rPr>
          <w:lang w:val="en-GB"/>
        </w:rPr>
        <w:t xml:space="preserve">. </w:t>
      </w:r>
      <w:r w:rsidR="008A650E">
        <w:rPr>
          <w:lang w:val="en-GB"/>
        </w:rPr>
        <w:t xml:space="preserve">All other tested sections have </w:t>
      </w:r>
      <w:del w:id="421" w:author="Barbara Gravendeel" w:date="2014-05-16T13:23:00Z">
        <w:r w:rsidR="008A650E" w:rsidDel="00AA4EF8">
          <w:rPr>
            <w:lang w:val="en-GB"/>
          </w:rPr>
          <w:delText>very specific</w:delText>
        </w:r>
      </w:del>
      <w:ins w:id="422" w:author="Barbara Gravendeel" w:date="2014-05-16T13:23:00Z">
        <w:r w:rsidR="00AA4EF8">
          <w:rPr>
            <w:lang w:val="en-GB"/>
          </w:rPr>
          <w:t>unique</w:t>
        </w:r>
      </w:ins>
      <w:r w:rsidR="008A650E">
        <w:rPr>
          <w:lang w:val="en-GB"/>
        </w:rPr>
        <w:t xml:space="preserve"> </w:t>
      </w:r>
      <w:proofErr w:type="spellStart"/>
      <w:r w:rsidR="008A650E">
        <w:rPr>
          <w:lang w:val="en-GB"/>
        </w:rPr>
        <w:t>characteristics</w:t>
      </w:r>
      <w:del w:id="423" w:author="Barbara Gravendeel" w:date="2014-05-16T13:23:00Z">
        <w:r w:rsidR="008A650E" w:rsidDel="00AA4EF8">
          <w:rPr>
            <w:lang w:val="en-GB"/>
          </w:rPr>
          <w:delText xml:space="preserve"> for that particular section</w:delText>
        </w:r>
      </w:del>
      <w:r w:rsidR="008A650E">
        <w:rPr>
          <w:lang w:val="en-GB"/>
        </w:rPr>
        <w:t>.</w:t>
      </w:r>
      <w:del w:id="424" w:author="Barbara Gravendeel" w:date="2014-05-16T13:23:00Z">
        <w:r w:rsidR="008A650E" w:rsidDel="00AA4EF8">
          <w:rPr>
            <w:lang w:val="en-GB"/>
          </w:rPr>
          <w:delText xml:space="preserve"> </w:delText>
        </w:r>
      </w:del>
      <w:r w:rsidRPr="00F94643">
        <w:rPr>
          <w:lang w:val="en-GB"/>
        </w:rPr>
        <w:t>This</w:t>
      </w:r>
      <w:proofErr w:type="spellEnd"/>
      <w:r w:rsidRPr="00F94643">
        <w:rPr>
          <w:lang w:val="en-GB"/>
        </w:rPr>
        <w:t xml:space="preserve"> might explain</w:t>
      </w:r>
      <w:del w:id="425" w:author="Barbara Gravendeel" w:date="2014-05-16T13:23:00Z">
        <w:r w:rsidRPr="00F94643" w:rsidDel="00AA4EF8">
          <w:rPr>
            <w:lang w:val="en-GB"/>
          </w:rPr>
          <w:delText>s</w:delText>
        </w:r>
      </w:del>
      <w:r w:rsidRPr="00F94643">
        <w:rPr>
          <w:lang w:val="en-GB"/>
        </w:rPr>
        <w:t xml:space="preserve"> why some of the pictures of the section </w:t>
      </w:r>
      <w:proofErr w:type="spellStart"/>
      <w:r w:rsidRPr="00F94643">
        <w:rPr>
          <w:i/>
          <w:lang w:val="en-GB"/>
        </w:rPr>
        <w:t>Barbata</w:t>
      </w:r>
      <w:proofErr w:type="spellEnd"/>
      <w:r w:rsidRPr="00F94643">
        <w:rPr>
          <w:lang w:val="en-GB"/>
        </w:rPr>
        <w:t xml:space="preserve"> were classified as </w:t>
      </w:r>
      <w:proofErr w:type="spellStart"/>
      <w:r w:rsidRPr="00F94643">
        <w:rPr>
          <w:i/>
          <w:lang w:val="en-GB"/>
        </w:rPr>
        <w:t>Paphiopedilum</w:t>
      </w:r>
      <w:proofErr w:type="spellEnd"/>
      <w:r w:rsidRPr="00F94643">
        <w:rPr>
          <w:lang w:val="en-GB"/>
        </w:rPr>
        <w:t>.</w:t>
      </w:r>
    </w:p>
    <w:p w14:paraId="08E0E95E" w14:textId="168E061A" w:rsidR="00257D2C" w:rsidRPr="00F94643" w:rsidRDefault="00F901F1" w:rsidP="00257D2C">
      <w:pPr>
        <w:rPr>
          <w:lang w:val="en-GB"/>
        </w:rPr>
      </w:pPr>
      <w:r w:rsidRPr="00F94643">
        <w:rPr>
          <w:lang w:val="en-GB"/>
        </w:rPr>
        <w:t xml:space="preserve">After adding pictures of this section to the training set the classification improved a little bit. Still many pictures were classified as </w:t>
      </w:r>
      <w:proofErr w:type="spellStart"/>
      <w:r w:rsidRPr="00F94643">
        <w:rPr>
          <w:i/>
          <w:lang w:val="en-GB"/>
        </w:rPr>
        <w:t>Paphiopedilum</w:t>
      </w:r>
      <w:proofErr w:type="spellEnd"/>
      <w:r w:rsidRPr="00F94643">
        <w:rPr>
          <w:lang w:val="en-GB"/>
        </w:rPr>
        <w:t>. This supports the assumption that the shared characteristics make</w:t>
      </w:r>
      <w:del w:id="426" w:author="Barbara Gravendeel" w:date="2014-05-16T13:23:00Z">
        <w:r w:rsidRPr="00F94643" w:rsidDel="00AA4EF8">
          <w:rPr>
            <w:lang w:val="en-GB"/>
          </w:rPr>
          <w:delText>s</w:delText>
        </w:r>
      </w:del>
      <w:r w:rsidRPr="00F94643">
        <w:rPr>
          <w:lang w:val="en-GB"/>
        </w:rPr>
        <w:t xml:space="preserve"> it hard to classify pictures of this section</w:t>
      </w:r>
      <w:ins w:id="427" w:author="Barbara Gravendeel" w:date="2014-05-16T13:23:00Z">
        <w:r w:rsidR="00AA4EF8">
          <w:rPr>
            <w:lang w:val="en-GB"/>
          </w:rPr>
          <w:t xml:space="preserve"> correctly</w:t>
        </w:r>
      </w:ins>
      <w:r w:rsidRPr="00F94643">
        <w:rPr>
          <w:lang w:val="en-GB"/>
        </w:rPr>
        <w:t xml:space="preserve">. </w:t>
      </w:r>
    </w:p>
    <w:p w14:paraId="0A15459C" w14:textId="03072B39" w:rsidR="00007C07" w:rsidRPr="00007C07" w:rsidRDefault="00007C07" w:rsidP="00481A6A">
      <w:pPr>
        <w:pStyle w:val="Kop1"/>
        <w:rPr>
          <w:ins w:id="428" w:author="Barbara Gravendeel" w:date="2014-05-16T13:41:00Z"/>
          <w:b w:val="0"/>
          <w:sz w:val="24"/>
          <w:szCs w:val="24"/>
          <w:lang w:val="en-GB"/>
          <w:rPrChange w:id="429" w:author="Barbara Gravendeel" w:date="2014-05-16T13:41:00Z">
            <w:rPr>
              <w:ins w:id="430" w:author="Barbara Gravendeel" w:date="2014-05-16T13:41:00Z"/>
              <w:sz w:val="24"/>
              <w:szCs w:val="24"/>
              <w:lang w:val="en-GB"/>
            </w:rPr>
          </w:rPrChange>
        </w:rPr>
      </w:pPr>
      <w:bookmarkStart w:id="431" w:name="_Toc261813416"/>
      <w:bookmarkStart w:id="432" w:name="_Toc243966302"/>
      <w:bookmarkStart w:id="433" w:name="_Toc243966303"/>
      <w:ins w:id="434" w:author="Barbara Gravendeel" w:date="2014-05-16T13:40:00Z">
        <w:r>
          <w:rPr>
            <w:lang w:val="en-GB"/>
          </w:rPr>
          <w:lastRenderedPageBreak/>
          <w:t>Suggestions for follow-ups</w:t>
        </w:r>
        <w:r>
          <w:rPr>
            <w:lang w:val="en-GB"/>
          </w:rPr>
          <w:br/>
        </w:r>
        <w:r w:rsidRPr="00007C07">
          <w:rPr>
            <w:b w:val="0"/>
            <w:sz w:val="24"/>
            <w:szCs w:val="24"/>
            <w:lang w:val="en-GB"/>
            <w:rPrChange w:id="435" w:author="Barbara Gravendeel" w:date="2014-05-16T13:41:00Z">
              <w:rPr>
                <w:sz w:val="24"/>
                <w:szCs w:val="24"/>
                <w:lang w:val="en-GB"/>
              </w:rPr>
            </w:rPrChange>
          </w:rPr>
          <w:t xml:space="preserve">Vat </w:t>
        </w:r>
        <w:proofErr w:type="spellStart"/>
        <w:r w:rsidRPr="00007C07">
          <w:rPr>
            <w:b w:val="0"/>
            <w:sz w:val="24"/>
            <w:szCs w:val="24"/>
            <w:lang w:val="en-GB"/>
            <w:rPrChange w:id="436" w:author="Barbara Gravendeel" w:date="2014-05-16T13:41:00Z">
              <w:rPr>
                <w:sz w:val="24"/>
                <w:szCs w:val="24"/>
                <w:lang w:val="en-GB"/>
              </w:rPr>
            </w:rPrChange>
          </w:rPr>
          <w:t>hier</w:t>
        </w:r>
        <w:proofErr w:type="spellEnd"/>
        <w:r w:rsidRPr="00007C07">
          <w:rPr>
            <w:b w:val="0"/>
            <w:sz w:val="24"/>
            <w:szCs w:val="24"/>
            <w:lang w:val="en-GB"/>
            <w:rPrChange w:id="437" w:author="Barbara Gravendeel" w:date="2014-05-16T13:41:00Z">
              <w:rPr>
                <w:sz w:val="24"/>
                <w:szCs w:val="24"/>
                <w:lang w:val="en-GB"/>
              </w:rPr>
            </w:rPrChange>
          </w:rPr>
          <w:t xml:space="preserve"> </w:t>
        </w:r>
        <w:proofErr w:type="spellStart"/>
        <w:r w:rsidRPr="00007C07">
          <w:rPr>
            <w:b w:val="0"/>
            <w:sz w:val="24"/>
            <w:szCs w:val="24"/>
            <w:lang w:val="en-GB"/>
            <w:rPrChange w:id="438" w:author="Barbara Gravendeel" w:date="2014-05-16T13:41:00Z">
              <w:rPr>
                <w:sz w:val="24"/>
                <w:szCs w:val="24"/>
                <w:lang w:val="en-GB"/>
              </w:rPr>
            </w:rPrChange>
          </w:rPr>
          <w:t>nog</w:t>
        </w:r>
        <w:proofErr w:type="spellEnd"/>
        <w:r w:rsidRPr="00007C07">
          <w:rPr>
            <w:b w:val="0"/>
            <w:sz w:val="24"/>
            <w:szCs w:val="24"/>
            <w:lang w:val="en-GB"/>
            <w:rPrChange w:id="439" w:author="Barbara Gravendeel" w:date="2014-05-16T13:41:00Z">
              <w:rPr>
                <w:sz w:val="24"/>
                <w:szCs w:val="24"/>
                <w:lang w:val="en-GB"/>
              </w:rPr>
            </w:rPrChange>
          </w:rPr>
          <w:t xml:space="preserve"> </w:t>
        </w:r>
        <w:proofErr w:type="spellStart"/>
        <w:r w:rsidRPr="00007C07">
          <w:rPr>
            <w:b w:val="0"/>
            <w:sz w:val="24"/>
            <w:szCs w:val="24"/>
            <w:lang w:val="en-GB"/>
            <w:rPrChange w:id="440" w:author="Barbara Gravendeel" w:date="2014-05-16T13:41:00Z">
              <w:rPr>
                <w:sz w:val="24"/>
                <w:szCs w:val="24"/>
                <w:lang w:val="en-GB"/>
              </w:rPr>
            </w:rPrChange>
          </w:rPr>
          <w:t>samen</w:t>
        </w:r>
        <w:proofErr w:type="spellEnd"/>
        <w:r w:rsidRPr="00007C07">
          <w:rPr>
            <w:b w:val="0"/>
            <w:sz w:val="24"/>
            <w:szCs w:val="24"/>
            <w:lang w:val="en-GB"/>
            <w:rPrChange w:id="441" w:author="Barbara Gravendeel" w:date="2014-05-16T13:41:00Z">
              <w:rPr>
                <w:sz w:val="24"/>
                <w:szCs w:val="24"/>
                <w:lang w:val="en-GB"/>
              </w:rPr>
            </w:rPrChange>
          </w:rPr>
          <w:t xml:space="preserve"> </w:t>
        </w:r>
        <w:proofErr w:type="spellStart"/>
        <w:r w:rsidRPr="00007C07">
          <w:rPr>
            <w:b w:val="0"/>
            <w:sz w:val="24"/>
            <w:szCs w:val="24"/>
            <w:lang w:val="en-GB"/>
            <w:rPrChange w:id="442" w:author="Barbara Gravendeel" w:date="2014-05-16T13:41:00Z">
              <w:rPr>
                <w:sz w:val="24"/>
                <w:szCs w:val="24"/>
                <w:lang w:val="en-GB"/>
              </w:rPr>
            </w:rPrChange>
          </w:rPr>
          <w:t>wat</w:t>
        </w:r>
        <w:proofErr w:type="spellEnd"/>
        <w:r w:rsidRPr="00007C07">
          <w:rPr>
            <w:b w:val="0"/>
            <w:sz w:val="24"/>
            <w:szCs w:val="24"/>
            <w:lang w:val="en-GB"/>
            <w:rPrChange w:id="443" w:author="Barbara Gravendeel" w:date="2014-05-16T13:41:00Z">
              <w:rPr>
                <w:sz w:val="24"/>
                <w:szCs w:val="24"/>
                <w:lang w:val="en-GB"/>
              </w:rPr>
            </w:rPrChange>
          </w:rPr>
          <w:t xml:space="preserve"> </w:t>
        </w:r>
        <w:proofErr w:type="spellStart"/>
        <w:r w:rsidRPr="00007C07">
          <w:rPr>
            <w:b w:val="0"/>
            <w:sz w:val="24"/>
            <w:szCs w:val="24"/>
            <w:lang w:val="en-GB"/>
            <w:rPrChange w:id="444" w:author="Barbara Gravendeel" w:date="2014-05-16T13:41:00Z">
              <w:rPr>
                <w:sz w:val="24"/>
                <w:szCs w:val="24"/>
                <w:lang w:val="en-GB"/>
              </w:rPr>
            </w:rPrChange>
          </w:rPr>
          <w:t>er</w:t>
        </w:r>
        <w:proofErr w:type="spellEnd"/>
        <w:r w:rsidRPr="00007C07">
          <w:rPr>
            <w:b w:val="0"/>
            <w:sz w:val="24"/>
            <w:szCs w:val="24"/>
            <w:lang w:val="en-GB"/>
            <w:rPrChange w:id="445" w:author="Barbara Gravendeel" w:date="2014-05-16T13:41:00Z">
              <w:rPr>
                <w:sz w:val="24"/>
                <w:szCs w:val="24"/>
                <w:lang w:val="en-GB"/>
              </w:rPr>
            </w:rPrChange>
          </w:rPr>
          <w:t xml:space="preserve"> </w:t>
        </w:r>
        <w:proofErr w:type="spellStart"/>
        <w:r w:rsidRPr="00007C07">
          <w:rPr>
            <w:b w:val="0"/>
            <w:sz w:val="24"/>
            <w:szCs w:val="24"/>
            <w:lang w:val="en-GB"/>
            <w:rPrChange w:id="446" w:author="Barbara Gravendeel" w:date="2014-05-16T13:41:00Z">
              <w:rPr>
                <w:sz w:val="24"/>
                <w:szCs w:val="24"/>
                <w:lang w:val="en-GB"/>
              </w:rPr>
            </w:rPrChange>
          </w:rPr>
          <w:t>nog</w:t>
        </w:r>
        <w:proofErr w:type="spellEnd"/>
        <w:r w:rsidRPr="00007C07">
          <w:rPr>
            <w:b w:val="0"/>
            <w:sz w:val="24"/>
            <w:szCs w:val="24"/>
            <w:lang w:val="en-GB"/>
            <w:rPrChange w:id="447" w:author="Barbara Gravendeel" w:date="2014-05-16T13:41:00Z">
              <w:rPr>
                <w:sz w:val="24"/>
                <w:szCs w:val="24"/>
                <w:lang w:val="en-GB"/>
              </w:rPr>
            </w:rPrChange>
          </w:rPr>
          <w:t xml:space="preserve"> </w:t>
        </w:r>
        <w:proofErr w:type="spellStart"/>
        <w:r w:rsidRPr="00007C07">
          <w:rPr>
            <w:b w:val="0"/>
            <w:sz w:val="24"/>
            <w:szCs w:val="24"/>
            <w:lang w:val="en-GB"/>
            <w:rPrChange w:id="448" w:author="Barbara Gravendeel" w:date="2014-05-16T13:41:00Z">
              <w:rPr>
                <w:sz w:val="24"/>
                <w:szCs w:val="24"/>
                <w:lang w:val="en-GB"/>
              </w:rPr>
            </w:rPrChange>
          </w:rPr>
          <w:t>moet</w:t>
        </w:r>
        <w:proofErr w:type="spellEnd"/>
        <w:r w:rsidRPr="00007C07">
          <w:rPr>
            <w:b w:val="0"/>
            <w:sz w:val="24"/>
            <w:szCs w:val="24"/>
            <w:lang w:val="en-GB"/>
            <w:rPrChange w:id="449" w:author="Barbara Gravendeel" w:date="2014-05-16T13:41:00Z">
              <w:rPr>
                <w:sz w:val="24"/>
                <w:szCs w:val="24"/>
                <w:lang w:val="en-GB"/>
              </w:rPr>
            </w:rPrChange>
          </w:rPr>
          <w:t xml:space="preserve"> </w:t>
        </w:r>
        <w:proofErr w:type="spellStart"/>
        <w:r w:rsidRPr="00007C07">
          <w:rPr>
            <w:b w:val="0"/>
            <w:sz w:val="24"/>
            <w:szCs w:val="24"/>
            <w:lang w:val="en-GB"/>
            <w:rPrChange w:id="450" w:author="Barbara Gravendeel" w:date="2014-05-16T13:41:00Z">
              <w:rPr>
                <w:sz w:val="24"/>
                <w:szCs w:val="24"/>
                <w:lang w:val="en-GB"/>
              </w:rPr>
            </w:rPrChange>
          </w:rPr>
          <w:t>gebeuren</w:t>
        </w:r>
        <w:proofErr w:type="spellEnd"/>
        <w:r w:rsidRPr="00007C07">
          <w:rPr>
            <w:b w:val="0"/>
            <w:sz w:val="24"/>
            <w:szCs w:val="24"/>
            <w:lang w:val="en-GB"/>
            <w:rPrChange w:id="451" w:author="Barbara Gravendeel" w:date="2014-05-16T13:41:00Z">
              <w:rPr>
                <w:sz w:val="24"/>
                <w:szCs w:val="24"/>
                <w:lang w:val="en-GB"/>
              </w:rPr>
            </w:rPrChange>
          </w:rPr>
          <w:t xml:space="preserve"> </w:t>
        </w:r>
        <w:proofErr w:type="spellStart"/>
        <w:proofErr w:type="gramStart"/>
        <w:r w:rsidRPr="00007C07">
          <w:rPr>
            <w:b w:val="0"/>
            <w:sz w:val="24"/>
            <w:szCs w:val="24"/>
            <w:lang w:val="en-GB"/>
            <w:rPrChange w:id="452" w:author="Barbara Gravendeel" w:date="2014-05-16T13:41:00Z">
              <w:rPr>
                <w:sz w:val="24"/>
                <w:szCs w:val="24"/>
                <w:lang w:val="en-GB"/>
              </w:rPr>
            </w:rPrChange>
          </w:rPr>
          <w:t>om</w:t>
        </w:r>
        <w:proofErr w:type="spellEnd"/>
        <w:proofErr w:type="gramEnd"/>
        <w:r w:rsidRPr="00007C07">
          <w:rPr>
            <w:b w:val="0"/>
            <w:sz w:val="24"/>
            <w:szCs w:val="24"/>
            <w:lang w:val="en-GB"/>
            <w:rPrChange w:id="453" w:author="Barbara Gravendeel" w:date="2014-05-16T13:41:00Z">
              <w:rPr>
                <w:sz w:val="24"/>
                <w:szCs w:val="24"/>
                <w:lang w:val="en-GB"/>
              </w:rPr>
            </w:rPrChange>
          </w:rPr>
          <w:t xml:space="preserve"> </w:t>
        </w:r>
        <w:proofErr w:type="spellStart"/>
        <w:r w:rsidRPr="00007C07">
          <w:rPr>
            <w:b w:val="0"/>
            <w:sz w:val="24"/>
            <w:szCs w:val="24"/>
            <w:lang w:val="en-GB"/>
            <w:rPrChange w:id="454" w:author="Barbara Gravendeel" w:date="2014-05-16T13:41:00Z">
              <w:rPr>
                <w:sz w:val="24"/>
                <w:szCs w:val="24"/>
                <w:lang w:val="en-GB"/>
              </w:rPr>
            </w:rPrChange>
          </w:rPr>
          <w:t>alles</w:t>
        </w:r>
        <w:proofErr w:type="spellEnd"/>
        <w:r w:rsidRPr="00007C07">
          <w:rPr>
            <w:b w:val="0"/>
            <w:sz w:val="24"/>
            <w:szCs w:val="24"/>
            <w:lang w:val="en-GB"/>
            <w:rPrChange w:id="455" w:author="Barbara Gravendeel" w:date="2014-05-16T13:41:00Z">
              <w:rPr>
                <w:sz w:val="24"/>
                <w:szCs w:val="24"/>
                <w:lang w:val="en-GB"/>
              </w:rPr>
            </w:rPrChange>
          </w:rPr>
          <w:t xml:space="preserve"> </w:t>
        </w:r>
        <w:proofErr w:type="spellStart"/>
        <w:r w:rsidRPr="00007C07">
          <w:rPr>
            <w:b w:val="0"/>
            <w:sz w:val="24"/>
            <w:szCs w:val="24"/>
            <w:lang w:val="en-GB"/>
            <w:rPrChange w:id="456" w:author="Barbara Gravendeel" w:date="2014-05-16T13:41:00Z">
              <w:rPr>
                <w:sz w:val="24"/>
                <w:szCs w:val="24"/>
                <w:lang w:val="en-GB"/>
              </w:rPr>
            </w:rPrChange>
          </w:rPr>
          <w:t>werkend</w:t>
        </w:r>
        <w:proofErr w:type="spellEnd"/>
        <w:r w:rsidRPr="00007C07">
          <w:rPr>
            <w:b w:val="0"/>
            <w:sz w:val="24"/>
            <w:szCs w:val="24"/>
            <w:lang w:val="en-GB"/>
            <w:rPrChange w:id="457" w:author="Barbara Gravendeel" w:date="2014-05-16T13:41:00Z">
              <w:rPr>
                <w:sz w:val="24"/>
                <w:szCs w:val="24"/>
                <w:lang w:val="en-GB"/>
              </w:rPr>
            </w:rPrChange>
          </w:rPr>
          <w:t xml:space="preserve"> op internet </w:t>
        </w:r>
        <w:proofErr w:type="spellStart"/>
        <w:r w:rsidRPr="00007C07">
          <w:rPr>
            <w:b w:val="0"/>
            <w:sz w:val="24"/>
            <w:szCs w:val="24"/>
            <w:lang w:val="en-GB"/>
            <w:rPrChange w:id="458" w:author="Barbara Gravendeel" w:date="2014-05-16T13:41:00Z">
              <w:rPr>
                <w:sz w:val="24"/>
                <w:szCs w:val="24"/>
                <w:lang w:val="en-GB"/>
              </w:rPr>
            </w:rPrChange>
          </w:rPr>
          <w:t>te</w:t>
        </w:r>
        <w:proofErr w:type="spellEnd"/>
        <w:r w:rsidRPr="00007C07">
          <w:rPr>
            <w:b w:val="0"/>
            <w:sz w:val="24"/>
            <w:szCs w:val="24"/>
            <w:lang w:val="en-GB"/>
            <w:rPrChange w:id="459" w:author="Barbara Gravendeel" w:date="2014-05-16T13:41:00Z">
              <w:rPr>
                <w:sz w:val="24"/>
                <w:szCs w:val="24"/>
                <w:lang w:val="en-GB"/>
              </w:rPr>
            </w:rPrChange>
          </w:rPr>
          <w:t xml:space="preserve"> </w:t>
        </w:r>
        <w:proofErr w:type="spellStart"/>
        <w:r w:rsidRPr="00007C07">
          <w:rPr>
            <w:b w:val="0"/>
            <w:sz w:val="24"/>
            <w:szCs w:val="24"/>
            <w:lang w:val="en-GB"/>
            <w:rPrChange w:id="460" w:author="Barbara Gravendeel" w:date="2014-05-16T13:41:00Z">
              <w:rPr>
                <w:sz w:val="24"/>
                <w:szCs w:val="24"/>
                <w:lang w:val="en-GB"/>
              </w:rPr>
            </w:rPrChange>
          </w:rPr>
          <w:t>krijgen</w:t>
        </w:r>
        <w:proofErr w:type="spellEnd"/>
        <w:r w:rsidRPr="00007C07">
          <w:rPr>
            <w:b w:val="0"/>
            <w:sz w:val="24"/>
            <w:szCs w:val="24"/>
            <w:lang w:val="en-GB"/>
            <w:rPrChange w:id="461" w:author="Barbara Gravendeel" w:date="2014-05-16T13:41:00Z">
              <w:rPr>
                <w:sz w:val="24"/>
                <w:szCs w:val="24"/>
                <w:lang w:val="en-GB"/>
              </w:rPr>
            </w:rPrChange>
          </w:rPr>
          <w:t>.</w:t>
        </w:r>
      </w:ins>
      <w:ins w:id="462" w:author="Barbara Gravendeel" w:date="2014-05-16T13:41:00Z">
        <w:r w:rsidRPr="00007C07">
          <w:rPr>
            <w:b w:val="0"/>
            <w:sz w:val="24"/>
            <w:szCs w:val="24"/>
            <w:lang w:val="en-GB"/>
            <w:rPrChange w:id="463" w:author="Barbara Gravendeel" w:date="2014-05-16T13:41:00Z">
              <w:rPr>
                <w:sz w:val="24"/>
                <w:szCs w:val="24"/>
                <w:lang w:val="en-GB"/>
              </w:rPr>
            </w:rPrChange>
          </w:rPr>
          <w:t xml:space="preserve"> </w:t>
        </w:r>
      </w:ins>
    </w:p>
    <w:p w14:paraId="6D1C14F6" w14:textId="06A6F411" w:rsidR="00007C07" w:rsidRPr="00007C07" w:rsidRDefault="00007C07">
      <w:pPr>
        <w:rPr>
          <w:ins w:id="464" w:author="Barbara Gravendeel" w:date="2014-05-16T13:40:00Z"/>
          <w:rPrChange w:id="465" w:author="Barbara Gravendeel" w:date="2014-05-16T13:42:00Z">
            <w:rPr>
              <w:ins w:id="466" w:author="Barbara Gravendeel" w:date="2014-05-16T13:40:00Z"/>
              <w:lang w:val="en-GB"/>
            </w:rPr>
          </w:rPrChange>
        </w:rPr>
        <w:pPrChange w:id="467" w:author="Barbara Gravendeel" w:date="2014-05-16T13:42:00Z">
          <w:pPr>
            <w:pStyle w:val="Kop1"/>
          </w:pPr>
        </w:pPrChange>
      </w:pPr>
      <w:ins w:id="468" w:author="Barbara Gravendeel" w:date="2014-05-16T13:41:00Z">
        <w:r w:rsidRPr="00007C07">
          <w:t>Beschrijf ook wie</w:t>
        </w:r>
        <w:r>
          <w:t xml:space="preserve"> deze tool gaan gebruiken en wie hem zouden </w:t>
        </w:r>
        <w:r w:rsidRPr="00007C07">
          <w:rPr>
            <w:i/>
            <w:rPrChange w:id="469" w:author="Barbara Gravendeel" w:date="2014-05-16T13:41:00Z">
              <w:rPr>
                <w:b w:val="0"/>
                <w:bCs w:val="0"/>
              </w:rPr>
            </w:rPrChange>
          </w:rPr>
          <w:t xml:space="preserve">kunnen </w:t>
        </w:r>
        <w:r>
          <w:t xml:space="preserve">gebruiken als er een paar uitbreidingen aan gemaakt worden (hint: vraag Rachel om je </w:t>
        </w:r>
        <w:proofErr w:type="spellStart"/>
        <w:r>
          <w:t>Nepy</w:t>
        </w:r>
        <w:proofErr w:type="spellEnd"/>
        <w:r>
          <w:t xml:space="preserve"> te laten zien op haar I-</w:t>
        </w:r>
        <w:proofErr w:type="spellStart"/>
        <w:r>
          <w:t>phone</w:t>
        </w:r>
        <w:proofErr w:type="spellEnd"/>
        <w:r>
          <w:t>).</w:t>
        </w:r>
      </w:ins>
    </w:p>
    <w:p w14:paraId="2F242DCF" w14:textId="44745A73" w:rsidR="00481A6A" w:rsidRPr="00F94643" w:rsidRDefault="00481A6A" w:rsidP="00481A6A">
      <w:pPr>
        <w:pStyle w:val="Kop1"/>
        <w:rPr>
          <w:lang w:val="en-GB"/>
        </w:rPr>
      </w:pPr>
      <w:r w:rsidRPr="00F94643">
        <w:rPr>
          <w:lang w:val="en-GB"/>
        </w:rPr>
        <w:t>Acknowledgements</w:t>
      </w:r>
      <w:bookmarkEnd w:id="431"/>
    </w:p>
    <w:p w14:paraId="50C6100B" w14:textId="0E654791" w:rsidR="00481A6A" w:rsidRPr="00F94643" w:rsidRDefault="00481A6A" w:rsidP="00F75E3C">
      <w:pPr>
        <w:rPr>
          <w:lang w:val="en-GB"/>
        </w:rPr>
      </w:pPr>
      <w:r w:rsidRPr="00F94643">
        <w:rPr>
          <w:lang w:val="en-GB"/>
        </w:rPr>
        <w:t>I would like to thank the following people for helping me</w:t>
      </w:r>
      <w:r w:rsidR="00C92329">
        <w:rPr>
          <w:lang w:val="en-GB"/>
        </w:rPr>
        <w:t xml:space="preserve">. Serrano Pereira for segmenting some pictures and </w:t>
      </w:r>
      <w:proofErr w:type="gramStart"/>
      <w:r w:rsidR="00C92329">
        <w:rPr>
          <w:lang w:val="en-GB"/>
        </w:rPr>
        <w:t>test</w:t>
      </w:r>
      <w:proofErr w:type="gramEnd"/>
      <w:r w:rsidR="00C92329">
        <w:rPr>
          <w:lang w:val="en-GB"/>
        </w:rPr>
        <w:t xml:space="preserve"> some of my scripts, David Roberts for providing slipper orchid flower pictures, </w:t>
      </w:r>
      <w:proofErr w:type="spellStart"/>
      <w:r w:rsidR="00C92329">
        <w:rPr>
          <w:lang w:val="en-GB"/>
        </w:rPr>
        <w:t>Rogier</w:t>
      </w:r>
      <w:proofErr w:type="spellEnd"/>
      <w:r w:rsidR="00C92329">
        <w:rPr>
          <w:lang w:val="en-GB"/>
        </w:rPr>
        <w:t xml:space="preserve"> van </w:t>
      </w:r>
      <w:proofErr w:type="spellStart"/>
      <w:r w:rsidR="00C92329">
        <w:rPr>
          <w:lang w:val="en-GB"/>
        </w:rPr>
        <w:t>Vug</w:t>
      </w:r>
      <w:del w:id="470" w:author="Barbara Gravendeel" w:date="2014-05-16T13:23:00Z">
        <w:r w:rsidR="00C92329" w:rsidDel="008C740A">
          <w:rPr>
            <w:lang w:val="en-GB"/>
          </w:rPr>
          <w:delText>h</w:delText>
        </w:r>
      </w:del>
      <w:r w:rsidR="00C92329">
        <w:rPr>
          <w:lang w:val="en-GB"/>
        </w:rPr>
        <w:t>t</w:t>
      </w:r>
      <w:proofErr w:type="spellEnd"/>
      <w:r w:rsidR="00C92329">
        <w:rPr>
          <w:lang w:val="en-GB"/>
        </w:rPr>
        <w:t xml:space="preserve"> for providing </w:t>
      </w:r>
      <w:del w:id="471" w:author="Barbara Gravendeel" w:date="2014-05-16T13:23:00Z">
        <w:r w:rsidR="00C92329" w:rsidDel="008C740A">
          <w:rPr>
            <w:lang w:val="en-GB"/>
          </w:rPr>
          <w:delText>some</w:delText>
        </w:r>
      </w:del>
      <w:r w:rsidR="00C92329">
        <w:rPr>
          <w:lang w:val="en-GB"/>
        </w:rPr>
        <w:t xml:space="preserve"> look-a-like tubers and Benjamin </w:t>
      </w:r>
      <w:proofErr w:type="spellStart"/>
      <w:r w:rsidR="00C92329">
        <w:rPr>
          <w:lang w:val="en-GB"/>
        </w:rPr>
        <w:t>Versteeg</w:t>
      </w:r>
      <w:proofErr w:type="spellEnd"/>
      <w:r w:rsidR="00C92329">
        <w:rPr>
          <w:lang w:val="en-GB"/>
        </w:rPr>
        <w:t xml:space="preserve"> for helping me out with </w:t>
      </w:r>
      <w:proofErr w:type="spellStart"/>
      <w:r w:rsidR="00C92329">
        <w:rPr>
          <w:lang w:val="en-GB"/>
        </w:rPr>
        <w:t>Django</w:t>
      </w:r>
      <w:proofErr w:type="spellEnd"/>
      <w:r w:rsidR="00C92329">
        <w:rPr>
          <w:lang w:val="en-GB"/>
        </w:rPr>
        <w:t>.</w:t>
      </w:r>
    </w:p>
    <w:p w14:paraId="37656F73" w14:textId="1B7C9BCF" w:rsidR="004B6D6D" w:rsidRPr="00F94643" w:rsidRDefault="004B6D6D" w:rsidP="00B056D7">
      <w:pPr>
        <w:pStyle w:val="Kop1"/>
        <w:rPr>
          <w:lang w:val="en-GB"/>
        </w:rPr>
      </w:pPr>
      <w:bookmarkStart w:id="472" w:name="_Toc261813417"/>
      <w:r w:rsidRPr="00F94643">
        <w:rPr>
          <w:lang w:val="en-GB"/>
        </w:rPr>
        <w:t>References</w:t>
      </w:r>
      <w:bookmarkEnd w:id="432"/>
      <w:bookmarkEnd w:id="472"/>
    </w:p>
    <w:p w14:paraId="49716060" w14:textId="77777777" w:rsidR="004B6D6D" w:rsidRPr="00F94643" w:rsidRDefault="004B6D6D" w:rsidP="00B056D7">
      <w:pPr>
        <w:rPr>
          <w:lang w:val="en-GB"/>
        </w:rPr>
      </w:pPr>
    </w:p>
    <w:p w14:paraId="24A83893" w14:textId="327F93EB" w:rsidR="0054453A" w:rsidRPr="00F94643" w:rsidRDefault="004B6D6D" w:rsidP="00B056D7">
      <w:pPr>
        <w:rPr>
          <w:color w:val="0000FF" w:themeColor="hyperlink"/>
          <w:u w:val="single"/>
          <w:lang w:val="en-GB"/>
        </w:rPr>
      </w:pPr>
      <w:r w:rsidRPr="00F94643">
        <w:rPr>
          <w:lang w:val="en-GB"/>
        </w:rPr>
        <w:t xml:space="preserve">[1] </w:t>
      </w:r>
      <w:r w:rsidR="004A43DF">
        <w:rPr>
          <w:lang w:val="en-GB"/>
        </w:rPr>
        <w:t xml:space="preserve">David Roberts, </w:t>
      </w:r>
      <w:r w:rsidR="004A43DF" w:rsidRPr="004A43DF">
        <w:rPr>
          <w:lang w:val="en-US"/>
        </w:rPr>
        <w:t>Durrell Institute of Conservation and Ecology, University of Kent</w:t>
      </w:r>
    </w:p>
    <w:p w14:paraId="7BBCD6F4" w14:textId="77777777" w:rsidR="004B6D6D" w:rsidRPr="00F94643" w:rsidRDefault="004B6D6D" w:rsidP="00B056D7">
      <w:pPr>
        <w:rPr>
          <w:lang w:val="en-GB"/>
        </w:rPr>
      </w:pPr>
    </w:p>
    <w:p w14:paraId="168F4062" w14:textId="77777777" w:rsidR="004B6D6D" w:rsidRPr="00F94643" w:rsidRDefault="004B6D6D" w:rsidP="00B056D7">
      <w:pPr>
        <w:rPr>
          <w:lang w:val="en-GB"/>
        </w:rPr>
      </w:pPr>
      <w:r w:rsidRPr="00F94643">
        <w:rPr>
          <w:lang w:val="en-GB"/>
        </w:rPr>
        <w:t xml:space="preserve">[2] The Plant List, 2010, </w:t>
      </w:r>
      <w:hyperlink r:id="rId29" w:history="1">
        <w:r w:rsidRPr="00F94643">
          <w:rPr>
            <w:rStyle w:val="Hyperlink"/>
            <w:lang w:val="en-GB"/>
          </w:rPr>
          <w:t>http://www.theplantlist.org/browse/A/Orchidaceae/</w:t>
        </w:r>
      </w:hyperlink>
    </w:p>
    <w:p w14:paraId="10A5BF41" w14:textId="77777777" w:rsidR="004B6D6D" w:rsidRPr="00F94643" w:rsidRDefault="004B6D6D" w:rsidP="00B056D7">
      <w:pPr>
        <w:rPr>
          <w:lang w:val="en-GB"/>
        </w:rPr>
      </w:pPr>
    </w:p>
    <w:p w14:paraId="41A6D750" w14:textId="77777777" w:rsidR="004B6D6D" w:rsidRPr="00F94643" w:rsidRDefault="004B6D6D" w:rsidP="00B056D7">
      <w:pPr>
        <w:rPr>
          <w:lang w:val="en-GB"/>
        </w:rPr>
      </w:pPr>
      <w:r w:rsidRPr="00F94643">
        <w:rPr>
          <w:lang w:val="en-GB"/>
        </w:rPr>
        <w:t xml:space="preserve">[3] Orchid Smuggling and Conservation (ORCHID), </w:t>
      </w:r>
      <w:hyperlink r:id="rId30" w:history="1">
        <w:r w:rsidRPr="00F94643">
          <w:rPr>
            <w:rStyle w:val="Hyperlink"/>
            <w:lang w:val="en-GB"/>
          </w:rPr>
          <w:t>http://www1.american.edu/ted/orchid.htm</w:t>
        </w:r>
      </w:hyperlink>
    </w:p>
    <w:p w14:paraId="389EE278" w14:textId="77777777" w:rsidR="004B6D6D" w:rsidRPr="00F94643" w:rsidRDefault="004B6D6D" w:rsidP="00B056D7">
      <w:pPr>
        <w:rPr>
          <w:lang w:val="en-GB"/>
        </w:rPr>
      </w:pPr>
    </w:p>
    <w:p w14:paraId="4262D73B" w14:textId="77777777" w:rsidR="004B6D6D" w:rsidRPr="00F94643" w:rsidRDefault="004B6D6D" w:rsidP="00B056D7">
      <w:pPr>
        <w:rPr>
          <w:lang w:val="en-GB"/>
        </w:rPr>
      </w:pPr>
      <w:r w:rsidRPr="00F94643">
        <w:rPr>
          <w:lang w:val="en-GB"/>
        </w:rPr>
        <w:t xml:space="preserve">[4] Royal Botanic Gardens Kew, 2001, </w:t>
      </w:r>
      <w:hyperlink r:id="rId31" w:history="1">
        <w:r w:rsidRPr="00F94643">
          <w:rPr>
            <w:rStyle w:val="Hyperlink"/>
            <w:lang w:val="en-GB"/>
          </w:rPr>
          <w:t>http://www.kew.org/plants-fungi/Cypripedium-calceolus.htm</w:t>
        </w:r>
      </w:hyperlink>
    </w:p>
    <w:p w14:paraId="64E7D0C4" w14:textId="77777777" w:rsidR="004B6D6D" w:rsidRPr="00F94643" w:rsidRDefault="004B6D6D" w:rsidP="00B056D7">
      <w:pPr>
        <w:rPr>
          <w:lang w:val="en-GB"/>
        </w:rPr>
      </w:pPr>
    </w:p>
    <w:p w14:paraId="2C40E358" w14:textId="77777777" w:rsidR="004B6D6D" w:rsidRPr="00F94643" w:rsidRDefault="004B6D6D" w:rsidP="00B056D7">
      <w:pPr>
        <w:rPr>
          <w:lang w:val="en-GB"/>
        </w:rPr>
      </w:pPr>
      <w:r w:rsidRPr="00F94643">
        <w:rPr>
          <w:lang w:val="en-GB"/>
        </w:rPr>
        <w:t xml:space="preserve">[5] </w:t>
      </w:r>
      <w:proofErr w:type="spellStart"/>
      <w:proofErr w:type="gramStart"/>
      <w:r w:rsidRPr="00F94643">
        <w:rPr>
          <w:lang w:val="en-GB"/>
        </w:rPr>
        <w:t>Kasparek</w:t>
      </w:r>
      <w:proofErr w:type="spellEnd"/>
      <w:r w:rsidRPr="00F94643">
        <w:rPr>
          <w:lang w:val="en-GB"/>
        </w:rPr>
        <w:t xml:space="preserve"> M and Grimm U, 1999, European trade in Turkish </w:t>
      </w:r>
      <w:proofErr w:type="spellStart"/>
      <w:r w:rsidRPr="00F94643">
        <w:rPr>
          <w:lang w:val="en-GB"/>
        </w:rPr>
        <w:t>Salep</w:t>
      </w:r>
      <w:proofErr w:type="spellEnd"/>
      <w:r w:rsidRPr="00F94643">
        <w:rPr>
          <w:lang w:val="en-GB"/>
        </w:rPr>
        <w:t xml:space="preserve"> with Special Reference to Germany.</w:t>
      </w:r>
      <w:proofErr w:type="gramEnd"/>
      <w:r w:rsidRPr="00F94643">
        <w:rPr>
          <w:lang w:val="en-GB"/>
        </w:rPr>
        <w:t xml:space="preserve"> Economic Botany 53(4): 396-406</w:t>
      </w:r>
    </w:p>
    <w:p w14:paraId="0E34B7FD" w14:textId="77777777" w:rsidR="004B6D6D" w:rsidRPr="00F94643" w:rsidRDefault="004B6D6D" w:rsidP="00B056D7">
      <w:pPr>
        <w:rPr>
          <w:lang w:val="en-GB"/>
        </w:rPr>
      </w:pPr>
    </w:p>
    <w:p w14:paraId="17832833" w14:textId="3564F955" w:rsidR="004B6D6D" w:rsidRPr="00F94643" w:rsidRDefault="004B6D6D" w:rsidP="00B056D7">
      <w:pPr>
        <w:rPr>
          <w:lang w:val="en-GB"/>
        </w:rPr>
      </w:pPr>
      <w:r w:rsidRPr="00F94643">
        <w:rPr>
          <w:lang w:val="en-GB"/>
        </w:rPr>
        <w:t>[</w:t>
      </w:r>
      <w:r w:rsidR="009F6D98" w:rsidRPr="00F94643">
        <w:rPr>
          <w:lang w:val="en-GB"/>
        </w:rPr>
        <w:t>6</w:t>
      </w:r>
      <w:r w:rsidRPr="00F94643">
        <w:rPr>
          <w:lang w:val="en-GB"/>
        </w:rPr>
        <w:t xml:space="preserve">] Camera: </w:t>
      </w:r>
      <w:proofErr w:type="spellStart"/>
      <w:r w:rsidRPr="00F94643">
        <w:rPr>
          <w:lang w:val="en-GB"/>
        </w:rPr>
        <w:t>gsmnationblog</w:t>
      </w:r>
      <w:proofErr w:type="spellEnd"/>
      <w:r w:rsidRPr="00F94643">
        <w:rPr>
          <w:lang w:val="en-GB"/>
        </w:rPr>
        <w:t>, 2013, </w:t>
      </w:r>
      <w:hyperlink r:id="rId32" w:history="1">
        <w:r w:rsidRPr="00F94643">
          <w:rPr>
            <w:color w:val="0000E9"/>
            <w:u w:val="single" w:color="0000E9"/>
            <w:lang w:val="en-GB"/>
          </w:rPr>
          <w:t>http://www.gsmnation.com/blog/2013/02/19/snap-away-5-best-smartphone-cameras-available/</w:t>
        </w:r>
      </w:hyperlink>
    </w:p>
    <w:p w14:paraId="1DA9E45A" w14:textId="77777777" w:rsidR="004B6D6D" w:rsidRPr="00F94643" w:rsidRDefault="004B6D6D" w:rsidP="00B056D7">
      <w:pPr>
        <w:rPr>
          <w:lang w:val="en-GB"/>
        </w:rPr>
      </w:pPr>
    </w:p>
    <w:p w14:paraId="19AA1089" w14:textId="7DBDF96F" w:rsidR="004B6D6D" w:rsidRPr="00F94643" w:rsidRDefault="004B6D6D" w:rsidP="00B056D7">
      <w:pPr>
        <w:rPr>
          <w:lang w:val="en-GB"/>
        </w:rPr>
      </w:pPr>
      <w:r w:rsidRPr="00F94643">
        <w:rPr>
          <w:lang w:val="en-GB"/>
        </w:rPr>
        <w:t>[</w:t>
      </w:r>
      <w:r w:rsidR="009F6D98" w:rsidRPr="00F94643">
        <w:rPr>
          <w:lang w:val="en-GB"/>
        </w:rPr>
        <w:t>7</w:t>
      </w:r>
      <w:r w:rsidRPr="00F94643">
        <w:rPr>
          <w:lang w:val="en-GB"/>
        </w:rPr>
        <w:t xml:space="preserve">] Envelop: </w:t>
      </w:r>
      <w:proofErr w:type="spellStart"/>
      <w:r w:rsidRPr="00F94643">
        <w:rPr>
          <w:lang w:val="en-GB"/>
        </w:rPr>
        <w:t>Tuxx</w:t>
      </w:r>
      <w:proofErr w:type="spellEnd"/>
      <w:r w:rsidRPr="00F94643">
        <w:rPr>
          <w:lang w:val="en-GB"/>
        </w:rPr>
        <w:t>, 2004 - 2013, </w:t>
      </w:r>
      <w:hyperlink r:id="rId33" w:history="1">
        <w:r w:rsidRPr="00F94643">
          <w:rPr>
            <w:color w:val="0000E9"/>
            <w:u w:val="single" w:color="0000E9"/>
            <w:lang w:val="en-GB"/>
          </w:rPr>
          <w:t>http://www.tuxx.nl/post/adressering/</w:t>
        </w:r>
      </w:hyperlink>
    </w:p>
    <w:p w14:paraId="2C492852" w14:textId="77777777" w:rsidR="004B6D6D" w:rsidRPr="00F94643" w:rsidRDefault="004B6D6D" w:rsidP="00B056D7">
      <w:pPr>
        <w:rPr>
          <w:lang w:val="en-GB"/>
        </w:rPr>
      </w:pPr>
    </w:p>
    <w:p w14:paraId="0D9C8F62" w14:textId="7C170311" w:rsidR="004B6D6D" w:rsidRPr="00F94643" w:rsidRDefault="004B6D6D" w:rsidP="00B056D7">
      <w:pPr>
        <w:rPr>
          <w:lang w:val="en-GB"/>
        </w:rPr>
      </w:pPr>
      <w:r w:rsidRPr="00F94643">
        <w:rPr>
          <w:lang w:val="en-GB"/>
        </w:rPr>
        <w:t>[</w:t>
      </w:r>
      <w:r w:rsidR="009F6D98" w:rsidRPr="00F94643">
        <w:rPr>
          <w:lang w:val="en-GB"/>
        </w:rPr>
        <w:t>8</w:t>
      </w:r>
      <w:r w:rsidRPr="00F94643">
        <w:rPr>
          <w:lang w:val="en-GB"/>
        </w:rPr>
        <w:t xml:space="preserve">] </w:t>
      </w:r>
      <w:proofErr w:type="spellStart"/>
      <w:r w:rsidRPr="00F94643">
        <w:rPr>
          <w:lang w:val="en-GB"/>
        </w:rPr>
        <w:t>Naturalis</w:t>
      </w:r>
      <w:proofErr w:type="spellEnd"/>
      <w:r w:rsidRPr="00F94643">
        <w:rPr>
          <w:lang w:val="en-GB"/>
        </w:rPr>
        <w:t xml:space="preserve"> tower: </w:t>
      </w:r>
      <w:proofErr w:type="spellStart"/>
      <w:r w:rsidRPr="00F94643">
        <w:rPr>
          <w:lang w:val="en-GB"/>
        </w:rPr>
        <w:t>unityfm</w:t>
      </w:r>
      <w:proofErr w:type="spellEnd"/>
      <w:r w:rsidRPr="00F94643">
        <w:rPr>
          <w:lang w:val="en-GB"/>
        </w:rPr>
        <w:t>, 2013, </w:t>
      </w:r>
      <w:hyperlink r:id="rId34" w:history="1">
        <w:r w:rsidRPr="00F94643">
          <w:rPr>
            <w:color w:val="0000E9"/>
            <w:u w:val="single" w:color="0000E9"/>
            <w:lang w:val="en-GB"/>
          </w:rPr>
          <w:t>http://www.unityfm.nl/nieuws.php?id=26906</w:t>
        </w:r>
      </w:hyperlink>
    </w:p>
    <w:p w14:paraId="4A3561EA" w14:textId="77777777" w:rsidR="004B6D6D" w:rsidRPr="00F94643" w:rsidRDefault="004B6D6D" w:rsidP="00B056D7">
      <w:pPr>
        <w:rPr>
          <w:lang w:val="en-GB"/>
        </w:rPr>
      </w:pPr>
    </w:p>
    <w:p w14:paraId="7CFA3A80" w14:textId="19DDAB2C" w:rsidR="004B6D6D" w:rsidRPr="00F94643" w:rsidRDefault="004B6D6D" w:rsidP="00B056D7">
      <w:pPr>
        <w:rPr>
          <w:lang w:val="en-GB"/>
        </w:rPr>
      </w:pPr>
      <w:r w:rsidRPr="00F94643">
        <w:rPr>
          <w:lang w:val="en-GB"/>
        </w:rPr>
        <w:t>[</w:t>
      </w:r>
      <w:r w:rsidR="009F6D98" w:rsidRPr="00F94643">
        <w:rPr>
          <w:lang w:val="en-GB"/>
        </w:rPr>
        <w:t>9</w:t>
      </w:r>
      <w:r w:rsidRPr="00F94643">
        <w:rPr>
          <w:lang w:val="en-GB"/>
        </w:rPr>
        <w:t>] Database: introduction to query optimizer, 2013, </w:t>
      </w:r>
      <w:hyperlink r:id="rId35" w:history="1">
        <w:r w:rsidRPr="00F94643">
          <w:rPr>
            <w:color w:val="0000E9"/>
            <w:u w:val="single" w:color="0000E9"/>
            <w:lang w:val="en-GB"/>
          </w:rPr>
          <w:t>http://prabathsql.blogspot.nl/2013/01/introdiuction-to-query-optimizer.html</w:t>
        </w:r>
      </w:hyperlink>
    </w:p>
    <w:p w14:paraId="26A3414E" w14:textId="77777777" w:rsidR="004B6D6D" w:rsidRPr="00F94643" w:rsidRDefault="004B6D6D" w:rsidP="00B056D7">
      <w:pPr>
        <w:rPr>
          <w:lang w:val="en-GB"/>
        </w:rPr>
      </w:pPr>
    </w:p>
    <w:p w14:paraId="600D0A1A" w14:textId="67FC8488" w:rsidR="004B6D6D" w:rsidRPr="00F94643" w:rsidRDefault="004B6D6D" w:rsidP="00B056D7">
      <w:pPr>
        <w:rPr>
          <w:lang w:val="en-GB"/>
        </w:rPr>
      </w:pPr>
      <w:r w:rsidRPr="00F94643">
        <w:rPr>
          <w:lang w:val="en-GB"/>
        </w:rPr>
        <w:t>[</w:t>
      </w:r>
      <w:r w:rsidR="009F6D98" w:rsidRPr="00F94643">
        <w:rPr>
          <w:lang w:val="en-GB"/>
        </w:rPr>
        <w:t>10</w:t>
      </w:r>
      <w:r w:rsidRPr="00F94643">
        <w:rPr>
          <w:lang w:val="en-GB"/>
        </w:rPr>
        <w:t xml:space="preserve">] Wheelwork: op </w:t>
      </w:r>
      <w:proofErr w:type="spellStart"/>
      <w:proofErr w:type="gramStart"/>
      <w:r w:rsidRPr="00F94643">
        <w:rPr>
          <w:lang w:val="en-GB"/>
        </w:rPr>
        <w:t>eigen</w:t>
      </w:r>
      <w:proofErr w:type="spellEnd"/>
      <w:proofErr w:type="gramEnd"/>
      <w:r w:rsidRPr="00F94643">
        <w:rPr>
          <w:lang w:val="en-GB"/>
        </w:rPr>
        <w:t xml:space="preserve"> </w:t>
      </w:r>
      <w:proofErr w:type="spellStart"/>
      <w:r w:rsidRPr="00F94643">
        <w:rPr>
          <w:lang w:val="en-GB"/>
        </w:rPr>
        <w:t>kracht</w:t>
      </w:r>
      <w:proofErr w:type="spellEnd"/>
      <w:r w:rsidRPr="00F94643">
        <w:rPr>
          <w:lang w:val="en-GB"/>
        </w:rPr>
        <w:t xml:space="preserve"> </w:t>
      </w:r>
      <w:proofErr w:type="spellStart"/>
      <w:r w:rsidRPr="00F94643">
        <w:rPr>
          <w:lang w:val="en-GB"/>
        </w:rPr>
        <w:t>praktijk</w:t>
      </w:r>
      <w:proofErr w:type="spellEnd"/>
      <w:r w:rsidRPr="00F94643">
        <w:rPr>
          <w:lang w:val="en-GB"/>
        </w:rPr>
        <w:t xml:space="preserve"> </w:t>
      </w:r>
      <w:proofErr w:type="spellStart"/>
      <w:r w:rsidRPr="00F94643">
        <w:rPr>
          <w:lang w:val="en-GB"/>
        </w:rPr>
        <w:t>voor</w:t>
      </w:r>
      <w:proofErr w:type="spellEnd"/>
      <w:r w:rsidRPr="00F94643">
        <w:rPr>
          <w:lang w:val="en-GB"/>
        </w:rPr>
        <w:t xml:space="preserve"> </w:t>
      </w:r>
      <w:proofErr w:type="spellStart"/>
      <w:r w:rsidRPr="00F94643">
        <w:rPr>
          <w:lang w:val="en-GB"/>
        </w:rPr>
        <w:t>ergotherapie</w:t>
      </w:r>
      <w:proofErr w:type="spellEnd"/>
      <w:r w:rsidRPr="00F94643">
        <w:rPr>
          <w:lang w:val="en-GB"/>
        </w:rPr>
        <w:t>, 2013, </w:t>
      </w:r>
      <w:hyperlink r:id="rId36" w:history="1">
        <w:r w:rsidRPr="00F94643">
          <w:rPr>
            <w:color w:val="0000E9"/>
            <w:u w:val="single" w:color="0000E9"/>
            <w:lang w:val="en-GB"/>
          </w:rPr>
          <w:t>http://www.ergotherapieopeigenkracht.nl/vergoeding-ergotherapie/</w:t>
        </w:r>
      </w:hyperlink>
    </w:p>
    <w:p w14:paraId="6F496D32" w14:textId="77777777" w:rsidR="004B6D6D" w:rsidRPr="00F94643" w:rsidRDefault="004B6D6D" w:rsidP="00B056D7">
      <w:pPr>
        <w:rPr>
          <w:lang w:val="en-GB"/>
        </w:rPr>
      </w:pPr>
    </w:p>
    <w:p w14:paraId="6EEF0AA0" w14:textId="5D755588" w:rsidR="004B6D6D" w:rsidRPr="00F94643" w:rsidRDefault="004B6D6D" w:rsidP="00B056D7">
      <w:pPr>
        <w:rPr>
          <w:lang w:val="en-GB"/>
        </w:rPr>
      </w:pPr>
      <w:r w:rsidRPr="00F94643">
        <w:rPr>
          <w:lang w:val="en-GB"/>
        </w:rPr>
        <w:t>[1</w:t>
      </w:r>
      <w:r w:rsidR="009F6D98" w:rsidRPr="00F94643">
        <w:rPr>
          <w:lang w:val="en-GB"/>
        </w:rPr>
        <w:t>1</w:t>
      </w:r>
      <w:r w:rsidRPr="00F94643">
        <w:rPr>
          <w:lang w:val="en-GB"/>
        </w:rPr>
        <w:t xml:space="preserve">] Lamp: </w:t>
      </w:r>
      <w:proofErr w:type="spellStart"/>
      <w:r w:rsidRPr="00F94643">
        <w:rPr>
          <w:lang w:val="en-GB"/>
        </w:rPr>
        <w:t>ledweeklampen</w:t>
      </w:r>
      <w:proofErr w:type="spellEnd"/>
      <w:r w:rsidRPr="00F94643">
        <w:rPr>
          <w:lang w:val="en-GB"/>
        </w:rPr>
        <w:t>, </w:t>
      </w:r>
      <w:hyperlink r:id="rId37" w:history="1">
        <w:r w:rsidRPr="00F94643">
          <w:rPr>
            <w:color w:val="0000E9"/>
            <w:u w:val="single" w:color="0000E9"/>
            <w:lang w:val="en-GB"/>
          </w:rPr>
          <w:t>http://www.ledkweeklampen.nl</w:t>
        </w:r>
      </w:hyperlink>
    </w:p>
    <w:p w14:paraId="637798E1" w14:textId="77777777" w:rsidR="004B6D6D" w:rsidRPr="00F94643" w:rsidRDefault="004B6D6D" w:rsidP="00B056D7">
      <w:pPr>
        <w:rPr>
          <w:lang w:val="en-GB"/>
        </w:rPr>
      </w:pPr>
    </w:p>
    <w:p w14:paraId="7E30DA35" w14:textId="795F3378" w:rsidR="004B6D6D" w:rsidRPr="00F94643" w:rsidRDefault="004B6D6D" w:rsidP="00B056D7">
      <w:pPr>
        <w:rPr>
          <w:lang w:val="en-GB"/>
        </w:rPr>
      </w:pPr>
      <w:r w:rsidRPr="00F94643">
        <w:rPr>
          <w:lang w:val="en-GB"/>
        </w:rPr>
        <w:t>[1</w:t>
      </w:r>
      <w:r w:rsidR="009F6D98" w:rsidRPr="00F94643">
        <w:rPr>
          <w:lang w:val="en-GB"/>
        </w:rPr>
        <w:t>2</w:t>
      </w:r>
      <w:r w:rsidRPr="00F94643">
        <w:rPr>
          <w:lang w:val="en-GB"/>
        </w:rPr>
        <w:t xml:space="preserve">] </w:t>
      </w:r>
      <w:proofErr w:type="gramStart"/>
      <w:r w:rsidRPr="00F94643">
        <w:rPr>
          <w:lang w:val="en-GB"/>
        </w:rPr>
        <w:t>iPhone</w:t>
      </w:r>
      <w:proofErr w:type="gramEnd"/>
      <w:r w:rsidRPr="00F94643">
        <w:rPr>
          <w:lang w:val="en-GB"/>
        </w:rPr>
        <w:t>: T-Mobile, </w:t>
      </w:r>
      <w:hyperlink r:id="rId38" w:history="1">
        <w:r w:rsidRPr="00F94643">
          <w:rPr>
            <w:color w:val="0000E9"/>
            <w:u w:val="single" w:color="0000E9"/>
            <w:lang w:val="en-GB"/>
          </w:rPr>
          <w:t>http://shop.t-mobile.nl/eca/RAPRD/Apple-iPhone-4-8GB-wit/map48gbpwi.html?ab_agid=1021</w:t>
        </w:r>
      </w:hyperlink>
    </w:p>
    <w:p w14:paraId="333027BA" w14:textId="77777777" w:rsidR="004B6D6D" w:rsidRPr="00F94643" w:rsidRDefault="004B6D6D" w:rsidP="00B056D7">
      <w:pPr>
        <w:rPr>
          <w:lang w:val="en-GB"/>
        </w:rPr>
      </w:pPr>
    </w:p>
    <w:p w14:paraId="5970E9CE" w14:textId="54468677" w:rsidR="004B6D6D" w:rsidRPr="00F94643" w:rsidRDefault="004B6D6D" w:rsidP="00B056D7">
      <w:pPr>
        <w:rPr>
          <w:color w:val="0000E9"/>
          <w:u w:val="single" w:color="0000E9"/>
          <w:lang w:val="en-GB"/>
        </w:rPr>
      </w:pPr>
      <w:r w:rsidRPr="00F94643">
        <w:rPr>
          <w:lang w:val="en-GB"/>
        </w:rPr>
        <w:lastRenderedPageBreak/>
        <w:t>[1</w:t>
      </w:r>
      <w:r w:rsidR="009F6D98" w:rsidRPr="00F94643">
        <w:rPr>
          <w:lang w:val="en-GB"/>
        </w:rPr>
        <w:t>3</w:t>
      </w:r>
      <w:r w:rsidRPr="00F94643">
        <w:rPr>
          <w:lang w:val="en-GB"/>
        </w:rPr>
        <w:t>] Slipper orchid: Wikimedia commons, 2009, </w:t>
      </w:r>
      <w:hyperlink r:id="rId39" w:history="1">
        <w:r w:rsidRPr="00F94643">
          <w:rPr>
            <w:color w:val="0000E9"/>
            <w:u w:val="single" w:color="0000E9"/>
            <w:lang w:val="en-GB"/>
          </w:rPr>
          <w:t>http://commons.wikimedia.org/wiki/File:Slipper_orchid_wyn1.jpg</w:t>
        </w:r>
      </w:hyperlink>
    </w:p>
    <w:p w14:paraId="5BC65881" w14:textId="77777777" w:rsidR="004B6D6D" w:rsidRPr="00F94643" w:rsidRDefault="004B6D6D" w:rsidP="00B056D7">
      <w:pPr>
        <w:rPr>
          <w:lang w:val="en-GB"/>
        </w:rPr>
      </w:pPr>
    </w:p>
    <w:p w14:paraId="0BBA0ADF" w14:textId="5B26A648" w:rsidR="00765C8F" w:rsidRPr="00F94643" w:rsidRDefault="00765C8F" w:rsidP="00765C8F">
      <w:pPr>
        <w:rPr>
          <w:rStyle w:val="Hyperlink"/>
          <w:lang w:val="en-GB"/>
        </w:rPr>
      </w:pPr>
      <w:r>
        <w:rPr>
          <w:lang w:val="en-GB"/>
        </w:rPr>
        <w:t>[14</w:t>
      </w:r>
      <w:r w:rsidRPr="00F94643">
        <w:rPr>
          <w:lang w:val="en-GB"/>
        </w:rPr>
        <w:t xml:space="preserve">] </w:t>
      </w:r>
      <w:proofErr w:type="spellStart"/>
      <w:r w:rsidRPr="00F94643">
        <w:rPr>
          <w:lang w:val="en-GB"/>
        </w:rPr>
        <w:t>KeyLemon</w:t>
      </w:r>
      <w:proofErr w:type="spellEnd"/>
      <w:r w:rsidRPr="00F94643">
        <w:rPr>
          <w:lang w:val="en-GB"/>
        </w:rPr>
        <w:t xml:space="preserve">, 2013, </w:t>
      </w:r>
      <w:hyperlink r:id="rId40" w:history="1">
        <w:r w:rsidRPr="00F94643">
          <w:rPr>
            <w:rStyle w:val="Hyperlink"/>
            <w:lang w:val="en-GB"/>
          </w:rPr>
          <w:t>https://www.keylemon.com/product/</w:t>
        </w:r>
      </w:hyperlink>
    </w:p>
    <w:p w14:paraId="63D54840" w14:textId="77777777" w:rsidR="004B6D6D" w:rsidRDefault="004B6D6D" w:rsidP="00B056D7">
      <w:pPr>
        <w:rPr>
          <w:lang w:val="en-GB"/>
        </w:rPr>
      </w:pPr>
    </w:p>
    <w:p w14:paraId="0C3B79CF" w14:textId="3FA4EB70" w:rsidR="00765C8F" w:rsidRPr="00F94643" w:rsidRDefault="00765C8F" w:rsidP="00765C8F">
      <w:pPr>
        <w:rPr>
          <w:lang w:val="en-GB"/>
        </w:rPr>
      </w:pPr>
      <w:r w:rsidRPr="00F94643">
        <w:rPr>
          <w:lang w:val="en-GB"/>
        </w:rPr>
        <w:t>[</w:t>
      </w:r>
      <w:r>
        <w:rPr>
          <w:lang w:val="en-GB"/>
        </w:rPr>
        <w:t>15</w:t>
      </w:r>
      <w:r w:rsidRPr="00F94643">
        <w:rPr>
          <w:lang w:val="en-GB"/>
        </w:rPr>
        <w:t xml:space="preserve">] </w:t>
      </w:r>
      <w:proofErr w:type="spellStart"/>
      <w:r w:rsidRPr="00F94643">
        <w:rPr>
          <w:lang w:val="en-GB"/>
        </w:rPr>
        <w:t>Offlickr</w:t>
      </w:r>
      <w:proofErr w:type="spellEnd"/>
      <w:r w:rsidRPr="00F94643">
        <w:rPr>
          <w:lang w:val="en-GB"/>
        </w:rPr>
        <w:t xml:space="preserve">, Hugo Haas, </w:t>
      </w:r>
      <w:hyperlink r:id="rId41" w:history="1">
        <w:r w:rsidRPr="00F94643">
          <w:rPr>
            <w:rStyle w:val="Hyperlink"/>
            <w:lang w:val="en-GB"/>
          </w:rPr>
          <w:t>http://code.google.com/p/offlickr</w:t>
        </w:r>
      </w:hyperlink>
    </w:p>
    <w:p w14:paraId="6D450771" w14:textId="77777777" w:rsidR="00765C8F" w:rsidRDefault="00765C8F" w:rsidP="00B056D7">
      <w:pPr>
        <w:rPr>
          <w:lang w:val="en-GB"/>
        </w:rPr>
      </w:pPr>
    </w:p>
    <w:p w14:paraId="690DCB53" w14:textId="77777777" w:rsidR="00593442" w:rsidRPr="00F94643" w:rsidRDefault="00593442" w:rsidP="00593442">
      <w:pPr>
        <w:rPr>
          <w:lang w:val="en-GB"/>
        </w:rPr>
      </w:pPr>
      <w:r>
        <w:rPr>
          <w:lang w:val="en-GB"/>
        </w:rPr>
        <w:t>[16</w:t>
      </w:r>
      <w:r w:rsidRPr="00F94643">
        <w:rPr>
          <w:lang w:val="en-GB"/>
        </w:rPr>
        <w:t xml:space="preserve">] </w:t>
      </w:r>
      <w:proofErr w:type="spellStart"/>
      <w:r w:rsidRPr="00F94643">
        <w:rPr>
          <w:lang w:val="en-GB"/>
        </w:rPr>
        <w:t>Chochai</w:t>
      </w:r>
      <w:proofErr w:type="spellEnd"/>
      <w:r w:rsidRPr="00F94643">
        <w:rPr>
          <w:lang w:val="en-GB"/>
        </w:rPr>
        <w:t xml:space="preserve"> A, 2012, Molecular </w:t>
      </w:r>
      <w:proofErr w:type="spellStart"/>
      <w:r w:rsidRPr="00F94643">
        <w:rPr>
          <w:lang w:val="en-GB"/>
        </w:rPr>
        <w:t>phylogenetics</w:t>
      </w:r>
      <w:proofErr w:type="spellEnd"/>
      <w:r w:rsidRPr="00F94643">
        <w:rPr>
          <w:lang w:val="en-GB"/>
        </w:rPr>
        <w:t xml:space="preserve"> of </w:t>
      </w:r>
      <w:proofErr w:type="spellStart"/>
      <w:r w:rsidRPr="00F94643">
        <w:rPr>
          <w:i/>
          <w:lang w:val="en-GB"/>
        </w:rPr>
        <w:t>Paphiopedilum</w:t>
      </w:r>
      <w:proofErr w:type="spellEnd"/>
      <w:r w:rsidRPr="00F94643">
        <w:rPr>
          <w:lang w:val="en-GB"/>
        </w:rPr>
        <w:t xml:space="preserve"> (</w:t>
      </w:r>
      <w:proofErr w:type="spellStart"/>
      <w:r w:rsidRPr="00F94643">
        <w:rPr>
          <w:lang w:val="en-GB"/>
        </w:rPr>
        <w:t>Cypripedioideae</w:t>
      </w:r>
      <w:proofErr w:type="spellEnd"/>
      <w:r w:rsidRPr="00F94643">
        <w:rPr>
          <w:lang w:val="en-GB"/>
        </w:rPr>
        <w:t xml:space="preserve">; </w:t>
      </w:r>
      <w:proofErr w:type="spellStart"/>
      <w:r w:rsidRPr="00F94643">
        <w:rPr>
          <w:lang w:val="en-GB"/>
        </w:rPr>
        <w:t>Orchidaceae</w:t>
      </w:r>
      <w:proofErr w:type="spellEnd"/>
      <w:r w:rsidRPr="00F94643">
        <w:rPr>
          <w:lang w:val="en-GB"/>
        </w:rPr>
        <w:t xml:space="preserve">) based on nuclear ribosomal ITS and plastid sequences, </w:t>
      </w:r>
      <w:proofErr w:type="gramStart"/>
      <w:r w:rsidRPr="00F94643">
        <w:rPr>
          <w:lang w:val="en-GB"/>
        </w:rPr>
        <w:t>In</w:t>
      </w:r>
      <w:proofErr w:type="gramEnd"/>
      <w:r w:rsidRPr="00F94643">
        <w:rPr>
          <w:lang w:val="en-GB"/>
        </w:rPr>
        <w:t xml:space="preserve">: Botanical Journal of the </w:t>
      </w:r>
      <w:proofErr w:type="spellStart"/>
      <w:r w:rsidRPr="00F94643">
        <w:rPr>
          <w:lang w:val="en-GB"/>
        </w:rPr>
        <w:t>Linnean</w:t>
      </w:r>
      <w:proofErr w:type="spellEnd"/>
      <w:r w:rsidRPr="00F94643">
        <w:rPr>
          <w:lang w:val="en-GB"/>
        </w:rPr>
        <w:t xml:space="preserve"> Society 170: 176-196</w:t>
      </w:r>
    </w:p>
    <w:p w14:paraId="7396F6CE" w14:textId="77777777" w:rsidR="00593442" w:rsidRDefault="00593442" w:rsidP="00593442">
      <w:pPr>
        <w:rPr>
          <w:lang w:val="en-GB"/>
        </w:rPr>
      </w:pPr>
    </w:p>
    <w:p w14:paraId="5AC285E1" w14:textId="77777777" w:rsidR="00593442" w:rsidRPr="00F94643" w:rsidRDefault="00593442" w:rsidP="00593442">
      <w:pPr>
        <w:rPr>
          <w:lang w:val="en-GB"/>
        </w:rPr>
      </w:pPr>
      <w:r w:rsidRPr="00F94643">
        <w:rPr>
          <w:lang w:val="en-GB"/>
        </w:rPr>
        <w:t xml:space="preserve">[17] Lawler LJ, 1984, </w:t>
      </w:r>
      <w:proofErr w:type="spellStart"/>
      <w:r w:rsidRPr="00F94643">
        <w:rPr>
          <w:lang w:val="en-GB"/>
        </w:rPr>
        <w:t>Ethnobotany</w:t>
      </w:r>
      <w:proofErr w:type="spellEnd"/>
      <w:r w:rsidRPr="00F94643">
        <w:rPr>
          <w:lang w:val="en-GB"/>
        </w:rPr>
        <w:t xml:space="preserve"> of the </w:t>
      </w:r>
      <w:proofErr w:type="spellStart"/>
      <w:r w:rsidRPr="00F94643">
        <w:rPr>
          <w:lang w:val="en-GB"/>
        </w:rPr>
        <w:t>Orchidaceae</w:t>
      </w:r>
      <w:proofErr w:type="spellEnd"/>
      <w:r w:rsidRPr="00F94643">
        <w:rPr>
          <w:lang w:val="en-GB"/>
        </w:rPr>
        <w:t xml:space="preserve">, In: </w:t>
      </w:r>
      <w:proofErr w:type="spellStart"/>
      <w:r w:rsidRPr="00F94643">
        <w:rPr>
          <w:lang w:val="en-GB"/>
        </w:rPr>
        <w:t>Arditti</w:t>
      </w:r>
      <w:proofErr w:type="spellEnd"/>
      <w:r w:rsidRPr="00F94643">
        <w:rPr>
          <w:lang w:val="en-GB"/>
        </w:rPr>
        <w:t xml:space="preserve"> J (ed.), Orchid biology: reviews and perspectives: 27-149. Cornell University Press, Ithaca, New York, USA</w:t>
      </w:r>
    </w:p>
    <w:p w14:paraId="49E4C95D" w14:textId="77777777" w:rsidR="00593442" w:rsidRDefault="00593442" w:rsidP="00B056D7">
      <w:pPr>
        <w:rPr>
          <w:lang w:val="en-GB"/>
        </w:rPr>
      </w:pPr>
    </w:p>
    <w:p w14:paraId="0FA474DF" w14:textId="7F9BEA66" w:rsidR="00593442" w:rsidRDefault="00593442" w:rsidP="00B056D7">
      <w:pPr>
        <w:rPr>
          <w:lang w:val="en-GB"/>
        </w:rPr>
      </w:pPr>
      <w:r>
        <w:rPr>
          <w:lang w:val="en-GB"/>
        </w:rPr>
        <w:t>[18</w:t>
      </w:r>
      <w:r w:rsidRPr="00F94643">
        <w:rPr>
          <w:lang w:val="en-GB"/>
        </w:rPr>
        <w:t xml:space="preserve">] </w:t>
      </w:r>
      <w:proofErr w:type="spellStart"/>
      <w:r w:rsidRPr="00F94643">
        <w:rPr>
          <w:lang w:val="en-GB"/>
        </w:rPr>
        <w:t>Cribb</w:t>
      </w:r>
      <w:proofErr w:type="spellEnd"/>
      <w:r w:rsidRPr="00F94643">
        <w:rPr>
          <w:lang w:val="en-GB"/>
        </w:rPr>
        <w:t xml:space="preserve"> P, 1998, </w:t>
      </w:r>
      <w:proofErr w:type="gramStart"/>
      <w:r w:rsidRPr="00F94643">
        <w:rPr>
          <w:lang w:val="en-GB"/>
        </w:rPr>
        <w:t>The</w:t>
      </w:r>
      <w:proofErr w:type="gramEnd"/>
      <w:r w:rsidRPr="00F94643">
        <w:rPr>
          <w:lang w:val="en-GB"/>
        </w:rPr>
        <w:t xml:space="preserve"> genus </w:t>
      </w:r>
      <w:proofErr w:type="spellStart"/>
      <w:r w:rsidRPr="00F94643">
        <w:rPr>
          <w:i/>
          <w:lang w:val="en-GB"/>
        </w:rPr>
        <w:t>Paphiopedilum</w:t>
      </w:r>
      <w:proofErr w:type="spellEnd"/>
      <w:r w:rsidRPr="00F94643">
        <w:rPr>
          <w:lang w:val="en-GB"/>
        </w:rPr>
        <w:t xml:space="preserve"> second edition</w:t>
      </w:r>
    </w:p>
    <w:p w14:paraId="128D3646" w14:textId="77777777" w:rsidR="00593442" w:rsidRDefault="00593442" w:rsidP="00B056D7">
      <w:pPr>
        <w:rPr>
          <w:lang w:val="en-GB"/>
        </w:rPr>
      </w:pPr>
    </w:p>
    <w:p w14:paraId="48176149" w14:textId="35FE0E3E" w:rsidR="005119DF" w:rsidRPr="00F94643" w:rsidRDefault="005119DF" w:rsidP="005119DF">
      <w:pPr>
        <w:rPr>
          <w:lang w:val="en-GB"/>
        </w:rPr>
      </w:pPr>
      <w:r w:rsidRPr="00F94643">
        <w:rPr>
          <w:lang w:val="en-GB"/>
        </w:rPr>
        <w:t>[</w:t>
      </w:r>
      <w:r>
        <w:rPr>
          <w:lang w:val="en-GB"/>
        </w:rPr>
        <w:t>19</w:t>
      </w:r>
      <w:r w:rsidRPr="00F94643">
        <w:rPr>
          <w:lang w:val="en-GB"/>
        </w:rPr>
        <w:t xml:space="preserve">] </w:t>
      </w:r>
      <w:proofErr w:type="spellStart"/>
      <w:r w:rsidRPr="00F94643">
        <w:rPr>
          <w:lang w:val="en-GB"/>
        </w:rPr>
        <w:t>Rutger</w:t>
      </w:r>
      <w:proofErr w:type="spellEnd"/>
      <w:r w:rsidRPr="00F94643">
        <w:rPr>
          <w:lang w:val="en-GB"/>
        </w:rPr>
        <w:t xml:space="preserve"> </w:t>
      </w:r>
      <w:proofErr w:type="spellStart"/>
      <w:r w:rsidRPr="00F94643">
        <w:rPr>
          <w:lang w:val="en-GB"/>
        </w:rPr>
        <w:t>Vos</w:t>
      </w:r>
      <w:proofErr w:type="spellEnd"/>
      <w:r w:rsidRPr="00F94643">
        <w:rPr>
          <w:lang w:val="en-GB"/>
        </w:rPr>
        <w:t>, Bio-</w:t>
      </w:r>
      <w:proofErr w:type="spellStart"/>
      <w:r w:rsidRPr="00F94643">
        <w:rPr>
          <w:lang w:val="en-GB"/>
        </w:rPr>
        <w:t>informatican</w:t>
      </w:r>
      <w:proofErr w:type="spellEnd"/>
      <w:r w:rsidRPr="00F94643">
        <w:rPr>
          <w:lang w:val="en-GB"/>
        </w:rPr>
        <w:t xml:space="preserve"> at </w:t>
      </w:r>
      <w:proofErr w:type="spellStart"/>
      <w:r w:rsidRPr="00F94643">
        <w:rPr>
          <w:lang w:val="en-GB"/>
        </w:rPr>
        <w:t>Naturalis</w:t>
      </w:r>
      <w:proofErr w:type="spellEnd"/>
      <w:r w:rsidRPr="00F94643">
        <w:rPr>
          <w:lang w:val="en-GB"/>
        </w:rPr>
        <w:t xml:space="preserve"> Biodiversity </w:t>
      </w:r>
      <w:proofErr w:type="spellStart"/>
      <w:r w:rsidRPr="00F94643">
        <w:rPr>
          <w:lang w:val="en-GB"/>
        </w:rPr>
        <w:t>Center</w:t>
      </w:r>
      <w:proofErr w:type="spellEnd"/>
    </w:p>
    <w:p w14:paraId="04BC550C" w14:textId="77777777" w:rsidR="005119DF" w:rsidRPr="00F94643" w:rsidRDefault="005119DF" w:rsidP="00B056D7">
      <w:pPr>
        <w:rPr>
          <w:lang w:val="en-GB"/>
        </w:rPr>
      </w:pPr>
    </w:p>
    <w:p w14:paraId="228432D7" w14:textId="10842F43" w:rsidR="00765E5D" w:rsidRPr="00F94643" w:rsidRDefault="005119DF" w:rsidP="00B056D7">
      <w:pPr>
        <w:rPr>
          <w:lang w:val="en-GB"/>
        </w:rPr>
      </w:pPr>
      <w:r>
        <w:rPr>
          <w:highlight w:val="green"/>
          <w:lang w:val="en-GB"/>
        </w:rPr>
        <w:t>[20</w:t>
      </w:r>
      <w:r w:rsidR="004B6D6D" w:rsidRPr="00765C8F">
        <w:rPr>
          <w:highlight w:val="green"/>
          <w:lang w:val="en-GB"/>
        </w:rPr>
        <w:t>]</w:t>
      </w:r>
      <w:r>
        <w:rPr>
          <w:lang w:val="en-GB"/>
        </w:rPr>
        <w:t xml:space="preserve"> Photographs by Patrick </w:t>
      </w:r>
      <w:proofErr w:type="spellStart"/>
      <w:r>
        <w:rPr>
          <w:lang w:val="en-GB"/>
        </w:rPr>
        <w:t>Wijntjes</w:t>
      </w:r>
      <w:proofErr w:type="spellEnd"/>
    </w:p>
    <w:p w14:paraId="449F1881" w14:textId="503B57CF" w:rsidR="00765E5D" w:rsidRPr="00F94643" w:rsidRDefault="00765E5D" w:rsidP="00B056D7">
      <w:pPr>
        <w:rPr>
          <w:lang w:val="en-GB"/>
        </w:rPr>
        <w:sectPr w:rsidR="00765E5D" w:rsidRPr="00F94643" w:rsidSect="001A29A7">
          <w:footerReference w:type="default" r:id="rId42"/>
          <w:pgSz w:w="11900" w:h="16840"/>
          <w:pgMar w:top="1417" w:right="1417" w:bottom="1417" w:left="1417" w:header="708" w:footer="708" w:gutter="0"/>
          <w:cols w:space="708"/>
          <w:docGrid w:linePitch="360"/>
        </w:sectPr>
      </w:pPr>
    </w:p>
    <w:p w14:paraId="5D4BD252" w14:textId="77777777" w:rsidR="00DC328C" w:rsidRPr="00F94643" w:rsidRDefault="00DC328C" w:rsidP="00DC328C">
      <w:pPr>
        <w:pStyle w:val="Kop1"/>
        <w:rPr>
          <w:lang w:val="en-GB"/>
        </w:rPr>
      </w:pPr>
      <w:bookmarkStart w:id="473" w:name="_Toc261813418"/>
      <w:proofErr w:type="spellStart"/>
      <w:r w:rsidRPr="00F94643">
        <w:rPr>
          <w:lang w:val="en-GB"/>
        </w:rPr>
        <w:lastRenderedPageBreak/>
        <w:t>Supplementaries</w:t>
      </w:r>
      <w:bookmarkEnd w:id="473"/>
      <w:proofErr w:type="spellEnd"/>
    </w:p>
    <w:p w14:paraId="470A58CF" w14:textId="77777777" w:rsidR="00DC328C" w:rsidRPr="00F94643" w:rsidRDefault="00DC328C" w:rsidP="00DC328C">
      <w:pPr>
        <w:pStyle w:val="Kop2"/>
        <w:numPr>
          <w:ilvl w:val="0"/>
          <w:numId w:val="21"/>
        </w:numPr>
        <w:rPr>
          <w:lang w:val="en-GB"/>
        </w:rPr>
      </w:pPr>
      <w:bookmarkStart w:id="474" w:name="_Toc261813419"/>
      <w:r w:rsidRPr="00F94643">
        <w:rPr>
          <w:lang w:val="en-GB"/>
        </w:rPr>
        <w:t>Input and output files</w:t>
      </w:r>
      <w:bookmarkEnd w:id="474"/>
    </w:p>
    <w:p w14:paraId="72FDC7E6" w14:textId="77777777" w:rsidR="00DC328C" w:rsidRPr="00F94643" w:rsidRDefault="00DC328C" w:rsidP="00DC328C">
      <w:pPr>
        <w:pStyle w:val="Kop3"/>
        <w:numPr>
          <w:ilvl w:val="1"/>
          <w:numId w:val="21"/>
        </w:numPr>
        <w:rPr>
          <w:lang w:val="en-GB"/>
        </w:rPr>
      </w:pPr>
      <w:bookmarkStart w:id="475" w:name="_Toc261813420"/>
      <w:r w:rsidRPr="00F94643">
        <w:rPr>
          <w:lang w:val="en-GB"/>
        </w:rPr>
        <w:t>Example of an xml file</w:t>
      </w:r>
      <w:bookmarkEnd w:id="475"/>
    </w:p>
    <w:p w14:paraId="0CEAC66F" w14:textId="77777777" w:rsidR="00DC328C" w:rsidRPr="00F94643" w:rsidRDefault="00DC328C" w:rsidP="00DC328C">
      <w:pPr>
        <w:rPr>
          <w:lang w:val="en-GB"/>
        </w:rPr>
      </w:pPr>
      <w:r w:rsidRPr="00F94643">
        <w:rPr>
          <w:lang w:val="en-GB"/>
        </w:rPr>
        <w:t>&lt;</w:t>
      </w:r>
      <w:proofErr w:type="gramStart"/>
      <w:r w:rsidRPr="00F94643">
        <w:rPr>
          <w:lang w:val="en-GB"/>
        </w:rPr>
        <w:t>photo</w:t>
      </w:r>
      <w:proofErr w:type="gramEnd"/>
      <w:r w:rsidRPr="00F94643">
        <w:rPr>
          <w:lang w:val="en-GB"/>
        </w:rPr>
        <w:t xml:space="preserve"> id="12342126885" secret="ca74c114fa" server="7451" farm="8" </w:t>
      </w:r>
      <w:proofErr w:type="spellStart"/>
      <w:r w:rsidRPr="00F94643">
        <w:rPr>
          <w:lang w:val="en-GB"/>
        </w:rPr>
        <w:t>dateuploaded</w:t>
      </w:r>
      <w:proofErr w:type="spellEnd"/>
      <w:r w:rsidRPr="00F94643">
        <w:rPr>
          <w:lang w:val="en-GB"/>
        </w:rPr>
        <w:t xml:space="preserve">="1391690138" </w:t>
      </w:r>
      <w:proofErr w:type="spellStart"/>
      <w:r w:rsidRPr="00F94643">
        <w:rPr>
          <w:lang w:val="en-GB"/>
        </w:rPr>
        <w:t>isfavorite</w:t>
      </w:r>
      <w:proofErr w:type="spellEnd"/>
      <w:r w:rsidRPr="00F94643">
        <w:rPr>
          <w:lang w:val="en-GB"/>
        </w:rPr>
        <w:t xml:space="preserve">="0" license="0" </w:t>
      </w:r>
      <w:proofErr w:type="spellStart"/>
      <w:r w:rsidRPr="00F94643">
        <w:rPr>
          <w:lang w:val="en-GB"/>
        </w:rPr>
        <w:t>safety_level</w:t>
      </w:r>
      <w:proofErr w:type="spellEnd"/>
      <w:r w:rsidRPr="00F94643">
        <w:rPr>
          <w:lang w:val="en-GB"/>
        </w:rPr>
        <w:t xml:space="preserve">="2" rotation="0" </w:t>
      </w:r>
      <w:proofErr w:type="spellStart"/>
      <w:r w:rsidRPr="00F94643">
        <w:rPr>
          <w:lang w:val="en-GB"/>
        </w:rPr>
        <w:t>originalsecret</w:t>
      </w:r>
      <w:proofErr w:type="spellEnd"/>
      <w:r w:rsidRPr="00F94643">
        <w:rPr>
          <w:lang w:val="en-GB"/>
        </w:rPr>
        <w:t xml:space="preserve">="29fddd19e8" </w:t>
      </w:r>
      <w:proofErr w:type="spellStart"/>
      <w:r w:rsidRPr="00F94643">
        <w:rPr>
          <w:lang w:val="en-GB"/>
        </w:rPr>
        <w:t>originalformat</w:t>
      </w:r>
      <w:proofErr w:type="spellEnd"/>
      <w:r w:rsidRPr="00F94643">
        <w:rPr>
          <w:lang w:val="en-GB"/>
        </w:rPr>
        <w:t>="jpg" views="0" media="photo"&gt;</w:t>
      </w:r>
    </w:p>
    <w:p w14:paraId="25CB37D0" w14:textId="77777777" w:rsidR="00DC328C" w:rsidRPr="00F94643" w:rsidRDefault="00DC328C" w:rsidP="00DC328C">
      <w:pPr>
        <w:rPr>
          <w:lang w:val="en-GB"/>
        </w:rPr>
      </w:pPr>
      <w:r w:rsidRPr="00F94643">
        <w:rPr>
          <w:lang w:val="en-GB"/>
        </w:rPr>
        <w:tab/>
        <w:t>&lt;</w:t>
      </w:r>
      <w:proofErr w:type="gramStart"/>
      <w:r w:rsidRPr="00F94643">
        <w:rPr>
          <w:lang w:val="en-GB"/>
        </w:rPr>
        <w:t>owner</w:t>
      </w:r>
      <w:proofErr w:type="gramEnd"/>
      <w:r w:rsidRPr="00F94643">
        <w:rPr>
          <w:lang w:val="en-GB"/>
        </w:rPr>
        <w:t xml:space="preserve"> </w:t>
      </w:r>
      <w:proofErr w:type="spellStart"/>
      <w:r w:rsidRPr="00F94643">
        <w:rPr>
          <w:lang w:val="en-GB"/>
        </w:rPr>
        <w:t>nsid</w:t>
      </w:r>
      <w:proofErr w:type="spellEnd"/>
      <w:r w:rsidRPr="00F94643">
        <w:rPr>
          <w:lang w:val="en-GB"/>
        </w:rPr>
        <w:t>="113733456@N06" username="</w:t>
      </w:r>
      <w:proofErr w:type="spellStart"/>
      <w:r w:rsidRPr="00F94643">
        <w:rPr>
          <w:lang w:val="en-GB"/>
        </w:rPr>
        <w:t>patrick_naturalis</w:t>
      </w:r>
      <w:proofErr w:type="spellEnd"/>
      <w:r w:rsidRPr="00F94643">
        <w:rPr>
          <w:lang w:val="en-GB"/>
        </w:rPr>
        <w:t xml:space="preserve">" </w:t>
      </w:r>
      <w:proofErr w:type="spellStart"/>
      <w:r w:rsidRPr="00F94643">
        <w:rPr>
          <w:lang w:val="en-GB"/>
        </w:rPr>
        <w:t>realname</w:t>
      </w:r>
      <w:proofErr w:type="spellEnd"/>
      <w:r w:rsidRPr="00F94643">
        <w:rPr>
          <w:lang w:val="en-GB"/>
        </w:rPr>
        <w:t xml:space="preserve">="Patrick </w:t>
      </w:r>
      <w:proofErr w:type="spellStart"/>
      <w:r w:rsidRPr="00F94643">
        <w:rPr>
          <w:lang w:val="en-GB"/>
        </w:rPr>
        <w:t>Wijntjes</w:t>
      </w:r>
      <w:proofErr w:type="spellEnd"/>
      <w:r w:rsidRPr="00F94643">
        <w:rPr>
          <w:lang w:val="en-GB"/>
        </w:rPr>
        <w:t xml:space="preserve">" location="" </w:t>
      </w:r>
      <w:proofErr w:type="spellStart"/>
      <w:r w:rsidRPr="00F94643">
        <w:rPr>
          <w:lang w:val="en-GB"/>
        </w:rPr>
        <w:t>iconserver</w:t>
      </w:r>
      <w:proofErr w:type="spellEnd"/>
      <w:r w:rsidRPr="00F94643">
        <w:rPr>
          <w:lang w:val="en-GB"/>
        </w:rPr>
        <w:t xml:space="preserve">="0" </w:t>
      </w:r>
      <w:proofErr w:type="spellStart"/>
      <w:r w:rsidRPr="00F94643">
        <w:rPr>
          <w:lang w:val="en-GB"/>
        </w:rPr>
        <w:t>iconfarm</w:t>
      </w:r>
      <w:proofErr w:type="spellEnd"/>
      <w:r w:rsidRPr="00F94643">
        <w:rPr>
          <w:lang w:val="en-GB"/>
        </w:rPr>
        <w:t xml:space="preserve">="0" </w:t>
      </w:r>
      <w:proofErr w:type="spellStart"/>
      <w:r w:rsidRPr="00F94643">
        <w:rPr>
          <w:lang w:val="en-GB"/>
        </w:rPr>
        <w:t>path_alias</w:t>
      </w:r>
      <w:proofErr w:type="spellEnd"/>
      <w:r w:rsidRPr="00F94643">
        <w:rPr>
          <w:lang w:val="en-GB"/>
        </w:rPr>
        <w:t>=""/&gt;</w:t>
      </w:r>
    </w:p>
    <w:p w14:paraId="0028F5D7" w14:textId="77777777" w:rsidR="00DC328C" w:rsidRPr="00F94643" w:rsidRDefault="00DC328C" w:rsidP="00DC328C">
      <w:pPr>
        <w:rPr>
          <w:lang w:val="en-GB"/>
        </w:rPr>
      </w:pPr>
      <w:r w:rsidRPr="00F94643">
        <w:rPr>
          <w:lang w:val="en-GB"/>
        </w:rPr>
        <w:tab/>
        <w:t>&lt;</w:t>
      </w:r>
      <w:proofErr w:type="gramStart"/>
      <w:r w:rsidRPr="00F94643">
        <w:rPr>
          <w:lang w:val="en-GB"/>
        </w:rPr>
        <w:t>title</w:t>
      </w:r>
      <w:proofErr w:type="gramEnd"/>
      <w:r w:rsidRPr="00F94643">
        <w:rPr>
          <w:lang w:val="en-GB"/>
        </w:rPr>
        <w:t>&gt;charlesworthii5&lt;/title&gt;</w:t>
      </w:r>
    </w:p>
    <w:p w14:paraId="3E6BF353" w14:textId="77777777" w:rsidR="00DC328C" w:rsidRPr="00F94643" w:rsidRDefault="00DC328C" w:rsidP="00DC328C">
      <w:pPr>
        <w:rPr>
          <w:lang w:val="en-GB"/>
        </w:rPr>
      </w:pPr>
      <w:r w:rsidRPr="00F94643">
        <w:rPr>
          <w:lang w:val="en-GB"/>
        </w:rPr>
        <w:tab/>
        <w:t>&lt;</w:t>
      </w:r>
      <w:proofErr w:type="gramStart"/>
      <w:r w:rsidRPr="00F94643">
        <w:rPr>
          <w:lang w:val="en-GB"/>
        </w:rPr>
        <w:t>description</w:t>
      </w:r>
      <w:proofErr w:type="gramEnd"/>
      <w:r w:rsidRPr="00F94643">
        <w:rPr>
          <w:lang w:val="en-GB"/>
        </w:rPr>
        <w:t>/&gt;</w:t>
      </w:r>
    </w:p>
    <w:p w14:paraId="4E62962A" w14:textId="77777777" w:rsidR="00DC328C" w:rsidRPr="00F94643" w:rsidRDefault="00DC328C" w:rsidP="00DC328C">
      <w:pPr>
        <w:rPr>
          <w:lang w:val="en-GB"/>
        </w:rPr>
      </w:pPr>
      <w:r w:rsidRPr="00F94643">
        <w:rPr>
          <w:lang w:val="en-GB"/>
        </w:rPr>
        <w:tab/>
        <w:t>&lt;</w:t>
      </w:r>
      <w:proofErr w:type="gramStart"/>
      <w:r w:rsidRPr="00F94643">
        <w:rPr>
          <w:lang w:val="en-GB"/>
        </w:rPr>
        <w:t>visibility</w:t>
      </w:r>
      <w:proofErr w:type="gramEnd"/>
      <w:r w:rsidRPr="00F94643">
        <w:rPr>
          <w:lang w:val="en-GB"/>
        </w:rPr>
        <w:t xml:space="preserve"> </w:t>
      </w:r>
      <w:proofErr w:type="spellStart"/>
      <w:r w:rsidRPr="00F94643">
        <w:rPr>
          <w:lang w:val="en-GB"/>
        </w:rPr>
        <w:t>ispublic</w:t>
      </w:r>
      <w:proofErr w:type="spellEnd"/>
      <w:r w:rsidRPr="00F94643">
        <w:rPr>
          <w:lang w:val="en-GB"/>
        </w:rPr>
        <w:t xml:space="preserve">="0" </w:t>
      </w:r>
      <w:proofErr w:type="spellStart"/>
      <w:r w:rsidRPr="00F94643">
        <w:rPr>
          <w:lang w:val="en-GB"/>
        </w:rPr>
        <w:t>isfriend</w:t>
      </w:r>
      <w:proofErr w:type="spellEnd"/>
      <w:r w:rsidRPr="00F94643">
        <w:rPr>
          <w:lang w:val="en-GB"/>
        </w:rPr>
        <w:t xml:space="preserve">="0" </w:t>
      </w:r>
      <w:proofErr w:type="spellStart"/>
      <w:r w:rsidRPr="00F94643">
        <w:rPr>
          <w:lang w:val="en-GB"/>
        </w:rPr>
        <w:t>isfamily</w:t>
      </w:r>
      <w:proofErr w:type="spellEnd"/>
      <w:r w:rsidRPr="00F94643">
        <w:rPr>
          <w:lang w:val="en-GB"/>
        </w:rPr>
        <w:t>="0"/&gt;</w:t>
      </w:r>
    </w:p>
    <w:p w14:paraId="37279769" w14:textId="77777777" w:rsidR="00DC328C" w:rsidRPr="00F94643" w:rsidRDefault="00DC328C" w:rsidP="00DC328C">
      <w:pPr>
        <w:rPr>
          <w:lang w:val="en-GB"/>
        </w:rPr>
      </w:pPr>
      <w:r w:rsidRPr="00F94643">
        <w:rPr>
          <w:lang w:val="en-GB"/>
        </w:rPr>
        <w:tab/>
        <w:t>&lt;</w:t>
      </w:r>
      <w:proofErr w:type="gramStart"/>
      <w:r w:rsidRPr="00F94643">
        <w:rPr>
          <w:lang w:val="en-GB"/>
        </w:rPr>
        <w:t>dates</w:t>
      </w:r>
      <w:proofErr w:type="gramEnd"/>
      <w:r w:rsidRPr="00F94643">
        <w:rPr>
          <w:lang w:val="en-GB"/>
        </w:rPr>
        <w:t xml:space="preserve"> posted="1391690138" taken="2012-08-29 17:13:09" </w:t>
      </w:r>
      <w:proofErr w:type="spellStart"/>
      <w:r w:rsidRPr="00F94643">
        <w:rPr>
          <w:lang w:val="en-GB"/>
        </w:rPr>
        <w:t>takengranularity</w:t>
      </w:r>
      <w:proofErr w:type="spellEnd"/>
      <w:r w:rsidRPr="00F94643">
        <w:rPr>
          <w:lang w:val="en-GB"/>
        </w:rPr>
        <w:t xml:space="preserve">="0" </w:t>
      </w:r>
      <w:proofErr w:type="spellStart"/>
      <w:r w:rsidRPr="00F94643">
        <w:rPr>
          <w:lang w:val="en-GB"/>
        </w:rPr>
        <w:t>lastupdate</w:t>
      </w:r>
      <w:proofErr w:type="spellEnd"/>
      <w:r w:rsidRPr="00F94643">
        <w:rPr>
          <w:lang w:val="en-GB"/>
        </w:rPr>
        <w:t>="1391690248"/&gt;</w:t>
      </w:r>
    </w:p>
    <w:p w14:paraId="04E85BEF" w14:textId="77777777" w:rsidR="00DC328C" w:rsidRPr="00F94643" w:rsidRDefault="00DC328C" w:rsidP="00DC328C">
      <w:pPr>
        <w:rPr>
          <w:lang w:val="en-GB"/>
        </w:rPr>
      </w:pPr>
      <w:r w:rsidRPr="00F94643">
        <w:rPr>
          <w:lang w:val="en-GB"/>
        </w:rPr>
        <w:tab/>
        <w:t>&lt;</w:t>
      </w:r>
      <w:proofErr w:type="gramStart"/>
      <w:r w:rsidRPr="00F94643">
        <w:rPr>
          <w:lang w:val="en-GB"/>
        </w:rPr>
        <w:t>permissions</w:t>
      </w:r>
      <w:proofErr w:type="gramEnd"/>
      <w:r w:rsidRPr="00F94643">
        <w:rPr>
          <w:lang w:val="en-GB"/>
        </w:rPr>
        <w:t xml:space="preserve"> </w:t>
      </w:r>
      <w:proofErr w:type="spellStart"/>
      <w:r w:rsidRPr="00F94643">
        <w:rPr>
          <w:lang w:val="en-GB"/>
        </w:rPr>
        <w:t>permcomment</w:t>
      </w:r>
      <w:proofErr w:type="spellEnd"/>
      <w:r w:rsidRPr="00F94643">
        <w:rPr>
          <w:lang w:val="en-GB"/>
        </w:rPr>
        <w:t xml:space="preserve">="0" </w:t>
      </w:r>
      <w:proofErr w:type="spellStart"/>
      <w:r w:rsidRPr="00F94643">
        <w:rPr>
          <w:lang w:val="en-GB"/>
        </w:rPr>
        <w:t>permaddmeta</w:t>
      </w:r>
      <w:proofErr w:type="spellEnd"/>
      <w:r w:rsidRPr="00F94643">
        <w:rPr>
          <w:lang w:val="en-GB"/>
        </w:rPr>
        <w:t>="0"/&gt;</w:t>
      </w:r>
    </w:p>
    <w:p w14:paraId="611B898F" w14:textId="77777777" w:rsidR="00DC328C" w:rsidRPr="00F94643" w:rsidRDefault="00DC328C" w:rsidP="00DC328C">
      <w:pPr>
        <w:rPr>
          <w:lang w:val="en-GB"/>
        </w:rPr>
      </w:pPr>
      <w:r w:rsidRPr="00F94643">
        <w:rPr>
          <w:lang w:val="en-GB"/>
        </w:rPr>
        <w:tab/>
        <w:t>&lt;</w:t>
      </w:r>
      <w:proofErr w:type="spellStart"/>
      <w:proofErr w:type="gramStart"/>
      <w:r w:rsidRPr="00F94643">
        <w:rPr>
          <w:lang w:val="en-GB"/>
        </w:rPr>
        <w:t>editability</w:t>
      </w:r>
      <w:proofErr w:type="spellEnd"/>
      <w:proofErr w:type="gramEnd"/>
      <w:r w:rsidRPr="00F94643">
        <w:rPr>
          <w:lang w:val="en-GB"/>
        </w:rPr>
        <w:t xml:space="preserve"> </w:t>
      </w:r>
      <w:proofErr w:type="spellStart"/>
      <w:r w:rsidRPr="00F94643">
        <w:rPr>
          <w:lang w:val="en-GB"/>
        </w:rPr>
        <w:t>cancomment</w:t>
      </w:r>
      <w:proofErr w:type="spellEnd"/>
      <w:r w:rsidRPr="00F94643">
        <w:rPr>
          <w:lang w:val="en-GB"/>
        </w:rPr>
        <w:t xml:space="preserve">="1" </w:t>
      </w:r>
      <w:proofErr w:type="spellStart"/>
      <w:r w:rsidRPr="00F94643">
        <w:rPr>
          <w:lang w:val="en-GB"/>
        </w:rPr>
        <w:t>canaddmeta</w:t>
      </w:r>
      <w:proofErr w:type="spellEnd"/>
      <w:r w:rsidRPr="00F94643">
        <w:rPr>
          <w:lang w:val="en-GB"/>
        </w:rPr>
        <w:t>="1"/&gt;</w:t>
      </w:r>
    </w:p>
    <w:p w14:paraId="78791374" w14:textId="77777777" w:rsidR="00DC328C" w:rsidRPr="00F94643" w:rsidRDefault="00DC328C" w:rsidP="00DC328C">
      <w:pPr>
        <w:rPr>
          <w:lang w:val="en-GB"/>
        </w:rPr>
      </w:pPr>
      <w:r w:rsidRPr="00F94643">
        <w:rPr>
          <w:lang w:val="en-GB"/>
        </w:rPr>
        <w:tab/>
        <w:t>&lt;</w:t>
      </w:r>
      <w:proofErr w:type="spellStart"/>
      <w:proofErr w:type="gramStart"/>
      <w:r w:rsidRPr="00F94643">
        <w:rPr>
          <w:lang w:val="en-GB"/>
        </w:rPr>
        <w:t>publiceditability</w:t>
      </w:r>
      <w:proofErr w:type="spellEnd"/>
      <w:proofErr w:type="gramEnd"/>
      <w:r w:rsidRPr="00F94643">
        <w:rPr>
          <w:lang w:val="en-GB"/>
        </w:rPr>
        <w:t xml:space="preserve"> </w:t>
      </w:r>
      <w:proofErr w:type="spellStart"/>
      <w:r w:rsidRPr="00F94643">
        <w:rPr>
          <w:lang w:val="en-GB"/>
        </w:rPr>
        <w:t>cancomment</w:t>
      </w:r>
      <w:proofErr w:type="spellEnd"/>
      <w:r w:rsidRPr="00F94643">
        <w:rPr>
          <w:lang w:val="en-GB"/>
        </w:rPr>
        <w:t xml:space="preserve">="0" </w:t>
      </w:r>
      <w:proofErr w:type="spellStart"/>
      <w:r w:rsidRPr="00F94643">
        <w:rPr>
          <w:lang w:val="en-GB"/>
        </w:rPr>
        <w:t>canaddmeta</w:t>
      </w:r>
      <w:proofErr w:type="spellEnd"/>
      <w:r w:rsidRPr="00F94643">
        <w:rPr>
          <w:lang w:val="en-GB"/>
        </w:rPr>
        <w:t>="0"/&gt;</w:t>
      </w:r>
    </w:p>
    <w:p w14:paraId="57EC478B" w14:textId="77777777" w:rsidR="00DC328C" w:rsidRPr="00F94643" w:rsidRDefault="00DC328C" w:rsidP="00DC328C">
      <w:pPr>
        <w:rPr>
          <w:lang w:val="en-GB"/>
        </w:rPr>
      </w:pPr>
      <w:r w:rsidRPr="00F94643">
        <w:rPr>
          <w:lang w:val="en-GB"/>
        </w:rPr>
        <w:tab/>
        <w:t>&lt;</w:t>
      </w:r>
      <w:proofErr w:type="gramStart"/>
      <w:r w:rsidRPr="00F94643">
        <w:rPr>
          <w:lang w:val="en-GB"/>
        </w:rPr>
        <w:t>usage</w:t>
      </w:r>
      <w:proofErr w:type="gramEnd"/>
      <w:r w:rsidRPr="00F94643">
        <w:rPr>
          <w:lang w:val="en-GB"/>
        </w:rPr>
        <w:t xml:space="preserve"> </w:t>
      </w:r>
      <w:proofErr w:type="spellStart"/>
      <w:r w:rsidRPr="00F94643">
        <w:rPr>
          <w:lang w:val="en-GB"/>
        </w:rPr>
        <w:t>candownload</w:t>
      </w:r>
      <w:proofErr w:type="spellEnd"/>
      <w:r w:rsidRPr="00F94643">
        <w:rPr>
          <w:lang w:val="en-GB"/>
        </w:rPr>
        <w:t xml:space="preserve">="1" </w:t>
      </w:r>
      <w:proofErr w:type="spellStart"/>
      <w:r w:rsidRPr="00F94643">
        <w:rPr>
          <w:lang w:val="en-GB"/>
        </w:rPr>
        <w:t>canblog</w:t>
      </w:r>
      <w:proofErr w:type="spellEnd"/>
      <w:r w:rsidRPr="00F94643">
        <w:rPr>
          <w:lang w:val="en-GB"/>
        </w:rPr>
        <w:t xml:space="preserve">="1" </w:t>
      </w:r>
      <w:proofErr w:type="spellStart"/>
      <w:r w:rsidRPr="00F94643">
        <w:rPr>
          <w:lang w:val="en-GB"/>
        </w:rPr>
        <w:t>canprint</w:t>
      </w:r>
      <w:proofErr w:type="spellEnd"/>
      <w:r w:rsidRPr="00F94643">
        <w:rPr>
          <w:lang w:val="en-GB"/>
        </w:rPr>
        <w:t xml:space="preserve">="1" </w:t>
      </w:r>
      <w:proofErr w:type="spellStart"/>
      <w:r w:rsidRPr="00F94643">
        <w:rPr>
          <w:lang w:val="en-GB"/>
        </w:rPr>
        <w:t>canshare</w:t>
      </w:r>
      <w:proofErr w:type="spellEnd"/>
      <w:r w:rsidRPr="00F94643">
        <w:rPr>
          <w:lang w:val="en-GB"/>
        </w:rPr>
        <w:t>="0"/&gt;</w:t>
      </w:r>
    </w:p>
    <w:p w14:paraId="1E8189D2" w14:textId="77777777" w:rsidR="00DC328C" w:rsidRPr="00F94643" w:rsidRDefault="00DC328C" w:rsidP="00DC328C">
      <w:pPr>
        <w:rPr>
          <w:lang w:val="en-GB"/>
        </w:rPr>
      </w:pPr>
      <w:r w:rsidRPr="00F94643">
        <w:rPr>
          <w:lang w:val="en-GB"/>
        </w:rPr>
        <w:tab/>
        <w:t>&lt;</w:t>
      </w:r>
      <w:proofErr w:type="gramStart"/>
      <w:r w:rsidRPr="00F94643">
        <w:rPr>
          <w:lang w:val="en-GB"/>
        </w:rPr>
        <w:t>comments</w:t>
      </w:r>
      <w:proofErr w:type="gramEnd"/>
      <w:r w:rsidRPr="00F94643">
        <w:rPr>
          <w:lang w:val="en-GB"/>
        </w:rPr>
        <w:t>&gt;0&lt;/comments&gt;</w:t>
      </w:r>
    </w:p>
    <w:p w14:paraId="6A910D76" w14:textId="77777777" w:rsidR="00DC328C" w:rsidRPr="00F94643" w:rsidRDefault="00DC328C" w:rsidP="00DC328C">
      <w:pPr>
        <w:rPr>
          <w:lang w:val="en-GB"/>
        </w:rPr>
      </w:pPr>
      <w:r w:rsidRPr="00F94643">
        <w:rPr>
          <w:lang w:val="en-GB"/>
        </w:rPr>
        <w:tab/>
        <w:t>&lt;</w:t>
      </w:r>
      <w:proofErr w:type="gramStart"/>
      <w:r w:rsidRPr="00F94643">
        <w:rPr>
          <w:lang w:val="en-GB"/>
        </w:rPr>
        <w:t>notes</w:t>
      </w:r>
      <w:proofErr w:type="gramEnd"/>
      <w:r w:rsidRPr="00F94643">
        <w:rPr>
          <w:lang w:val="en-GB"/>
        </w:rPr>
        <w:t>/&gt;</w:t>
      </w:r>
    </w:p>
    <w:p w14:paraId="59BE4F58" w14:textId="77777777" w:rsidR="00DC328C" w:rsidRPr="00F94643" w:rsidRDefault="00DC328C" w:rsidP="00DC328C">
      <w:pPr>
        <w:rPr>
          <w:lang w:val="en-GB"/>
        </w:rPr>
      </w:pPr>
      <w:r w:rsidRPr="00F94643">
        <w:rPr>
          <w:lang w:val="en-GB"/>
        </w:rPr>
        <w:tab/>
        <w:t>&lt;</w:t>
      </w:r>
      <w:proofErr w:type="gramStart"/>
      <w:r w:rsidRPr="00F94643">
        <w:rPr>
          <w:lang w:val="en-GB"/>
        </w:rPr>
        <w:t>people</w:t>
      </w:r>
      <w:proofErr w:type="gramEnd"/>
      <w:r w:rsidRPr="00F94643">
        <w:rPr>
          <w:lang w:val="en-GB"/>
        </w:rPr>
        <w:t xml:space="preserve"> </w:t>
      </w:r>
      <w:proofErr w:type="spellStart"/>
      <w:r w:rsidRPr="00F94643">
        <w:rPr>
          <w:lang w:val="en-GB"/>
        </w:rPr>
        <w:t>haspeople</w:t>
      </w:r>
      <w:proofErr w:type="spellEnd"/>
      <w:r w:rsidRPr="00F94643">
        <w:rPr>
          <w:lang w:val="en-GB"/>
        </w:rPr>
        <w:t>="0"/&gt;</w:t>
      </w:r>
    </w:p>
    <w:p w14:paraId="74F6B6E3" w14:textId="77777777" w:rsidR="00DC328C" w:rsidRPr="00F94643" w:rsidRDefault="00DC328C" w:rsidP="00DC328C">
      <w:pPr>
        <w:rPr>
          <w:lang w:val="en-GB"/>
        </w:rPr>
      </w:pPr>
      <w:r w:rsidRPr="00F94643">
        <w:rPr>
          <w:noProof/>
          <w:lang w:val="en-US"/>
        </w:rPr>
        <mc:AlternateContent>
          <mc:Choice Requires="wps">
            <w:drawing>
              <wp:anchor distT="0" distB="0" distL="114300" distR="114300" simplePos="0" relativeHeight="251706368" behindDoc="1" locked="0" layoutInCell="1" allowOverlap="1" wp14:anchorId="5F09BB91" wp14:editId="136D9F51">
                <wp:simplePos x="0" y="0"/>
                <wp:positionH relativeFrom="column">
                  <wp:posOffset>-229235</wp:posOffset>
                </wp:positionH>
                <wp:positionV relativeFrom="paragraph">
                  <wp:posOffset>635</wp:posOffset>
                </wp:positionV>
                <wp:extent cx="5976620" cy="1494155"/>
                <wp:effectExtent l="60960" t="69215" r="71120" b="100330"/>
                <wp:wrapNone/>
                <wp:docPr id="1" name="Kader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6620" cy="1494155"/>
                        </a:xfrm>
                        <a:custGeom>
                          <a:avLst/>
                          <a:gdLst>
                            <a:gd name="T0" fmla="*/ 0 w 5976620"/>
                            <a:gd name="T1" fmla="*/ 0 h 1494155"/>
                            <a:gd name="T2" fmla="*/ 5976620 w 5976620"/>
                            <a:gd name="T3" fmla="*/ 0 h 1494155"/>
                            <a:gd name="T4" fmla="*/ 5976620 w 5976620"/>
                            <a:gd name="T5" fmla="*/ 1494155 h 1494155"/>
                            <a:gd name="T6" fmla="*/ 0 w 5976620"/>
                            <a:gd name="T7" fmla="*/ 1494155 h 1494155"/>
                            <a:gd name="T8" fmla="*/ 0 w 5976620"/>
                            <a:gd name="T9" fmla="*/ 0 h 1494155"/>
                            <a:gd name="T10" fmla="*/ 41059 w 5976620"/>
                            <a:gd name="T11" fmla="*/ 41059 h 1494155"/>
                            <a:gd name="T12" fmla="*/ 41059 w 5976620"/>
                            <a:gd name="T13" fmla="*/ 1453096 h 1494155"/>
                            <a:gd name="T14" fmla="*/ 5935561 w 5976620"/>
                            <a:gd name="T15" fmla="*/ 1453096 h 1494155"/>
                            <a:gd name="T16" fmla="*/ 5935561 w 5976620"/>
                            <a:gd name="T17" fmla="*/ 41059 h 1494155"/>
                            <a:gd name="T18" fmla="*/ 41059 w 5976620"/>
                            <a:gd name="T19" fmla="*/ 41059 h 149415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5976620" h="1494155">
                              <a:moveTo>
                                <a:pt x="0" y="0"/>
                              </a:moveTo>
                              <a:lnTo>
                                <a:pt x="5976620" y="0"/>
                              </a:lnTo>
                              <a:lnTo>
                                <a:pt x="5976620" y="1494155"/>
                              </a:lnTo>
                              <a:lnTo>
                                <a:pt x="0" y="1494155"/>
                              </a:lnTo>
                              <a:lnTo>
                                <a:pt x="0" y="0"/>
                              </a:lnTo>
                              <a:close/>
                              <a:moveTo>
                                <a:pt x="41059" y="41059"/>
                              </a:moveTo>
                              <a:lnTo>
                                <a:pt x="41059" y="1453096"/>
                              </a:lnTo>
                              <a:lnTo>
                                <a:pt x="5935561" y="1453096"/>
                              </a:lnTo>
                              <a:lnTo>
                                <a:pt x="5935561" y="41059"/>
                              </a:lnTo>
                              <a:lnTo>
                                <a:pt x="41059" y="41059"/>
                              </a:lnTo>
                              <a:close/>
                            </a:path>
                          </a:pathLst>
                        </a:custGeom>
                        <a:gradFill rotWithShape="1">
                          <a:gsLst>
                            <a:gs pos="0">
                              <a:schemeClr val="accent1">
                                <a:lumMod val="50000"/>
                                <a:lumOff val="50000"/>
                              </a:schemeClr>
                            </a:gs>
                            <a:gs pos="100000">
                              <a:schemeClr val="accent1">
                                <a:lumMod val="100000"/>
                                <a:lumOff val="0"/>
                              </a:schemeClr>
                            </a:gs>
                          </a:gsLst>
                          <a:lin ang="5400000"/>
                        </a:gradFill>
                        <a:ln w="3175">
                          <a:solidFill>
                            <a:schemeClr val="accent1">
                              <a:lumMod val="95000"/>
                              <a:lumOff val="0"/>
                            </a:schemeClr>
                          </a:solidFill>
                          <a:round/>
                          <a:headEnd/>
                          <a:tailEnd/>
                        </a:ln>
                        <a:effectLst>
                          <a:outerShdw blurRad="40000" dist="23000" dir="5400000" rotWithShape="0">
                            <a:srgbClr val="00000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Kader 1" o:spid="_x0000_s1026" style="position:absolute;margin-left:-18pt;margin-top:.05pt;width:470.6pt;height:117.6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976620,14941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" path="m0,0l5976620,,5976620,1494155,,1494155,,0xm41059,41059l41059,1453096,5935561,1453096,5935561,41059,41059,41059xe" fillcolor="#a7bfde [1620]" strokecolor="#4579b8 [3044]" strokeweight=".25pt">
                <v:fill color2="#4f81bd [3204]" rotate="t" focus="100%" type="gradient">
                  <o:fill v:ext="view" type="gradientUnscaled"/>
                </v:fill>
                <v:shadow on="t" opacity="22936f" mv:blur="40000f" origin=",.5" offset="0,23000emu"/>
                <v:path arrowok="t" o:connecttype="custom" o:connectlocs="0,0;5976620,0;5976620,1494155;0,1494155;0,0;41059,41059;41059,1453096;5935561,1453096;5935561,41059;41059,41059" o:connectangles="0,0,0,0,0,0,0,0,0,0"/>
              </v:shape>
            </w:pict>
          </mc:Fallback>
        </mc:AlternateContent>
      </w:r>
      <w:r w:rsidRPr="00F94643">
        <w:rPr>
          <w:lang w:val="en-GB"/>
        </w:rPr>
        <w:tab/>
        <w:t>&lt;</w:t>
      </w:r>
      <w:proofErr w:type="gramStart"/>
      <w:r w:rsidRPr="00F94643">
        <w:rPr>
          <w:lang w:val="en-GB"/>
        </w:rPr>
        <w:t>tags</w:t>
      </w:r>
      <w:proofErr w:type="gramEnd"/>
      <w:r w:rsidRPr="00F94643">
        <w:rPr>
          <w:lang w:val="en-GB"/>
        </w:rPr>
        <w:t>&gt;</w:t>
      </w:r>
    </w:p>
    <w:p w14:paraId="37D30D17" w14:textId="77777777" w:rsidR="00DC328C" w:rsidRPr="00F94643" w:rsidRDefault="00DC328C" w:rsidP="00DC328C">
      <w:pPr>
        <w:rPr>
          <w:lang w:val="en-GB"/>
        </w:rPr>
      </w:pPr>
      <w:r w:rsidRPr="00F94643">
        <w:rPr>
          <w:lang w:val="en-GB"/>
        </w:rPr>
        <w:tab/>
      </w:r>
      <w:r w:rsidRPr="00F94643">
        <w:rPr>
          <w:lang w:val="en-GB"/>
        </w:rPr>
        <w:tab/>
        <w:t>&lt;</w:t>
      </w:r>
      <w:proofErr w:type="gramStart"/>
      <w:r w:rsidRPr="00F94643">
        <w:rPr>
          <w:lang w:val="en-GB"/>
        </w:rPr>
        <w:t>tag</w:t>
      </w:r>
      <w:proofErr w:type="gramEnd"/>
      <w:r w:rsidRPr="00F94643">
        <w:rPr>
          <w:lang w:val="en-GB"/>
        </w:rPr>
        <w:t xml:space="preserve"> id="113688134-12342126885-10993197" author="113733456@N06" raw="</w:t>
      </w:r>
      <w:proofErr w:type="spellStart"/>
      <w:r w:rsidRPr="00F94643">
        <w:rPr>
          <w:lang w:val="en-GB"/>
        </w:rPr>
        <w:t>genus:Paphiopedilum</w:t>
      </w:r>
      <w:proofErr w:type="spellEnd"/>
      <w:r w:rsidRPr="00F94643">
        <w:rPr>
          <w:lang w:val="en-GB"/>
        </w:rPr>
        <w:t xml:space="preserve">" </w:t>
      </w:r>
      <w:proofErr w:type="spellStart"/>
      <w:r w:rsidRPr="00F94643">
        <w:rPr>
          <w:lang w:val="en-GB"/>
        </w:rPr>
        <w:t>machine_tag</w:t>
      </w:r>
      <w:proofErr w:type="spellEnd"/>
      <w:r w:rsidRPr="00F94643">
        <w:rPr>
          <w:lang w:val="en-GB"/>
        </w:rPr>
        <w:t>="0"&gt;</w:t>
      </w:r>
      <w:proofErr w:type="spellStart"/>
      <w:r w:rsidRPr="00F94643">
        <w:rPr>
          <w:lang w:val="en-GB"/>
        </w:rPr>
        <w:t>genuspaphiopedilum</w:t>
      </w:r>
      <w:proofErr w:type="spellEnd"/>
      <w:r w:rsidRPr="00F94643">
        <w:rPr>
          <w:lang w:val="en-GB"/>
        </w:rPr>
        <w:t>&lt;/tag&gt;</w:t>
      </w:r>
    </w:p>
    <w:p w14:paraId="36A9F11D" w14:textId="77777777" w:rsidR="00DC328C" w:rsidRPr="00F94643" w:rsidRDefault="00DC328C" w:rsidP="00DC328C">
      <w:pPr>
        <w:rPr>
          <w:lang w:val="en-GB"/>
        </w:rPr>
      </w:pPr>
      <w:r w:rsidRPr="00F94643">
        <w:rPr>
          <w:lang w:val="en-GB"/>
        </w:rPr>
        <w:tab/>
      </w:r>
      <w:r w:rsidRPr="00F94643">
        <w:rPr>
          <w:lang w:val="en-GB"/>
        </w:rPr>
        <w:tab/>
        <w:t>&lt;</w:t>
      </w:r>
      <w:proofErr w:type="gramStart"/>
      <w:r w:rsidRPr="00F94643">
        <w:rPr>
          <w:lang w:val="en-GB"/>
        </w:rPr>
        <w:t>tag</w:t>
      </w:r>
      <w:proofErr w:type="gramEnd"/>
      <w:r w:rsidRPr="00F94643">
        <w:rPr>
          <w:lang w:val="en-GB"/>
        </w:rPr>
        <w:t xml:space="preserve"> id="113688134-12342126885-188931923" author="113733456@N06" raw="</w:t>
      </w:r>
      <w:proofErr w:type="spellStart"/>
      <w:r w:rsidRPr="00F94643">
        <w:rPr>
          <w:lang w:val="en-GB"/>
        </w:rPr>
        <w:t>species:chariesworthii</w:t>
      </w:r>
      <w:proofErr w:type="spellEnd"/>
      <w:r w:rsidRPr="00F94643">
        <w:rPr>
          <w:lang w:val="en-GB"/>
        </w:rPr>
        <w:t xml:space="preserve">" </w:t>
      </w:r>
      <w:proofErr w:type="spellStart"/>
      <w:r w:rsidRPr="00F94643">
        <w:rPr>
          <w:lang w:val="en-GB"/>
        </w:rPr>
        <w:t>machine_tag</w:t>
      </w:r>
      <w:proofErr w:type="spellEnd"/>
      <w:r w:rsidRPr="00F94643">
        <w:rPr>
          <w:lang w:val="en-GB"/>
        </w:rPr>
        <w:t>="0"&gt;</w:t>
      </w:r>
      <w:proofErr w:type="spellStart"/>
      <w:r w:rsidRPr="00F94643">
        <w:rPr>
          <w:lang w:val="en-GB"/>
        </w:rPr>
        <w:t>specieschariesworthii</w:t>
      </w:r>
      <w:proofErr w:type="spellEnd"/>
      <w:r w:rsidRPr="00F94643">
        <w:rPr>
          <w:lang w:val="en-GB"/>
        </w:rPr>
        <w:t>&lt;/tag&gt;</w:t>
      </w:r>
    </w:p>
    <w:p w14:paraId="3093C37F" w14:textId="77777777" w:rsidR="00DC328C" w:rsidRPr="00F94643" w:rsidRDefault="00DC328C" w:rsidP="00DC328C">
      <w:pPr>
        <w:rPr>
          <w:lang w:val="en-GB"/>
        </w:rPr>
      </w:pPr>
      <w:r w:rsidRPr="00F94643">
        <w:rPr>
          <w:lang w:val="en-GB"/>
        </w:rPr>
        <w:tab/>
      </w:r>
      <w:r w:rsidRPr="00F94643">
        <w:rPr>
          <w:lang w:val="en-GB"/>
        </w:rPr>
        <w:tab/>
        <w:t>&lt;</w:t>
      </w:r>
      <w:proofErr w:type="gramStart"/>
      <w:r w:rsidRPr="00F94643">
        <w:rPr>
          <w:lang w:val="en-GB"/>
        </w:rPr>
        <w:t>tag</w:t>
      </w:r>
      <w:proofErr w:type="gramEnd"/>
      <w:r w:rsidRPr="00F94643">
        <w:rPr>
          <w:lang w:val="en-GB"/>
        </w:rPr>
        <w:t xml:space="preserve"> id="113688134-12342126885-535" author="113733456@N06" raw="Flower" </w:t>
      </w:r>
      <w:proofErr w:type="spellStart"/>
      <w:r w:rsidRPr="00F94643">
        <w:rPr>
          <w:lang w:val="en-GB"/>
        </w:rPr>
        <w:t>machine_tag</w:t>
      </w:r>
      <w:proofErr w:type="spellEnd"/>
      <w:r w:rsidRPr="00F94643">
        <w:rPr>
          <w:lang w:val="en-GB"/>
        </w:rPr>
        <w:t>="0"&gt;flower&lt;/tag&gt;</w:t>
      </w:r>
    </w:p>
    <w:p w14:paraId="2FBFB06F" w14:textId="77777777" w:rsidR="00DC328C" w:rsidRPr="00F94643" w:rsidRDefault="00DC328C" w:rsidP="00DC328C">
      <w:pPr>
        <w:rPr>
          <w:lang w:val="en-GB"/>
        </w:rPr>
      </w:pPr>
      <w:r w:rsidRPr="00F94643">
        <w:rPr>
          <w:lang w:val="en-GB"/>
        </w:rPr>
        <w:tab/>
        <w:t>&lt;/tags&gt;</w:t>
      </w:r>
    </w:p>
    <w:p w14:paraId="67E06F3C" w14:textId="77777777" w:rsidR="00DC328C" w:rsidRPr="00F94643" w:rsidRDefault="00DC328C" w:rsidP="00DC328C">
      <w:pPr>
        <w:rPr>
          <w:lang w:val="en-GB"/>
        </w:rPr>
      </w:pPr>
      <w:r w:rsidRPr="00F94643">
        <w:rPr>
          <w:lang w:val="en-GB"/>
        </w:rPr>
        <w:tab/>
        <w:t>&lt;</w:t>
      </w:r>
      <w:proofErr w:type="spellStart"/>
      <w:proofErr w:type="gramStart"/>
      <w:r w:rsidRPr="00F94643">
        <w:rPr>
          <w:lang w:val="en-GB"/>
        </w:rPr>
        <w:t>urls</w:t>
      </w:r>
      <w:proofErr w:type="spellEnd"/>
      <w:proofErr w:type="gramEnd"/>
      <w:r w:rsidRPr="00F94643">
        <w:rPr>
          <w:lang w:val="en-GB"/>
        </w:rPr>
        <w:t>&gt;</w:t>
      </w:r>
    </w:p>
    <w:p w14:paraId="281833A1" w14:textId="77777777" w:rsidR="00DC328C" w:rsidRPr="00F94643" w:rsidRDefault="00DC328C" w:rsidP="00DC328C">
      <w:pPr>
        <w:rPr>
          <w:lang w:val="en-GB"/>
        </w:rPr>
      </w:pPr>
      <w:r w:rsidRPr="00F94643">
        <w:rPr>
          <w:lang w:val="en-GB"/>
        </w:rPr>
        <w:tab/>
      </w:r>
      <w:r w:rsidRPr="00F94643">
        <w:rPr>
          <w:lang w:val="en-GB"/>
        </w:rPr>
        <w:tab/>
        <w:t>&lt;</w:t>
      </w:r>
      <w:proofErr w:type="spellStart"/>
      <w:proofErr w:type="gramStart"/>
      <w:r w:rsidRPr="00F94643">
        <w:rPr>
          <w:lang w:val="en-GB"/>
        </w:rPr>
        <w:t>url</w:t>
      </w:r>
      <w:proofErr w:type="spellEnd"/>
      <w:proofErr w:type="gramEnd"/>
      <w:r w:rsidRPr="00F94643">
        <w:rPr>
          <w:lang w:val="en-GB"/>
        </w:rPr>
        <w:t xml:space="preserve"> type="photopage"&gt;http://www.flickr.com/photos/113733456@N06/12342126885/&lt;/url&gt;</w:t>
      </w:r>
    </w:p>
    <w:p w14:paraId="4381715E" w14:textId="77777777" w:rsidR="00DC328C" w:rsidRPr="00F94643" w:rsidRDefault="00DC328C" w:rsidP="00DC328C">
      <w:pPr>
        <w:rPr>
          <w:lang w:val="en-GB"/>
        </w:rPr>
      </w:pPr>
      <w:r w:rsidRPr="00F94643">
        <w:rPr>
          <w:lang w:val="en-GB"/>
        </w:rPr>
        <w:tab/>
        <w:t>&lt;/</w:t>
      </w:r>
      <w:proofErr w:type="spellStart"/>
      <w:r w:rsidRPr="00F94643">
        <w:rPr>
          <w:lang w:val="en-GB"/>
        </w:rPr>
        <w:t>urls</w:t>
      </w:r>
      <w:proofErr w:type="spellEnd"/>
      <w:r w:rsidRPr="00F94643">
        <w:rPr>
          <w:lang w:val="en-GB"/>
        </w:rPr>
        <w:t>&gt;</w:t>
      </w:r>
    </w:p>
    <w:p w14:paraId="5414011D" w14:textId="5451E2B6" w:rsidR="003609FA" w:rsidRDefault="00DC328C" w:rsidP="00DC328C">
      <w:pPr>
        <w:rPr>
          <w:lang w:val="en-GB"/>
        </w:rPr>
      </w:pPr>
      <w:r w:rsidRPr="00F94643">
        <w:rPr>
          <w:lang w:val="en-GB"/>
        </w:rPr>
        <w:t>&lt;/photo&gt;</w:t>
      </w:r>
      <w:r w:rsidR="003609FA">
        <w:rPr>
          <w:lang w:val="en-GB"/>
        </w:rPr>
        <w:br w:type="page"/>
      </w:r>
    </w:p>
    <w:p w14:paraId="2BBAD07B" w14:textId="4522E3A0" w:rsidR="003609FA" w:rsidRDefault="003609FA" w:rsidP="003609FA">
      <w:pPr>
        <w:pStyle w:val="Kop3"/>
        <w:numPr>
          <w:ilvl w:val="1"/>
          <w:numId w:val="21"/>
        </w:numPr>
        <w:rPr>
          <w:lang w:val="en-GB"/>
        </w:rPr>
      </w:pPr>
      <w:bookmarkStart w:id="476" w:name="_Toc261813421"/>
      <w:r>
        <w:rPr>
          <w:lang w:val="en-GB"/>
        </w:rPr>
        <w:lastRenderedPageBreak/>
        <w:t>Example of an output file of classify.pl</w:t>
      </w:r>
      <w:bookmarkEnd w:id="476"/>
    </w:p>
    <w:p w14:paraId="7D0BB4C5" w14:textId="77777777" w:rsidR="003609FA" w:rsidRDefault="003609FA" w:rsidP="003609FA"/>
    <w:p w14:paraId="31AEB818" w14:textId="77777777" w:rsidR="003609FA" w:rsidRDefault="003609FA" w:rsidP="003609FA">
      <w:r>
        <w:t>Entry: color-100,451.png</w:t>
      </w:r>
    </w:p>
    <w:p w14:paraId="16D9502E" w14:textId="77777777" w:rsidR="003609FA" w:rsidRDefault="003609FA" w:rsidP="003609FA">
      <w:r>
        <w:t>$VAR1 = [</w:t>
      </w:r>
    </w:p>
    <w:p w14:paraId="29E5B7EC" w14:textId="77777777" w:rsidR="003609FA" w:rsidRDefault="003609FA" w:rsidP="003609FA">
      <w:r>
        <w:t xml:space="preserve">          '-0.456072704368231',</w:t>
      </w:r>
    </w:p>
    <w:p w14:paraId="6CCDAFF3" w14:textId="77777777" w:rsidR="003609FA" w:rsidRDefault="003609FA" w:rsidP="003609FA">
      <w:r>
        <w:t xml:space="preserve">          '-0.973874677375054',</w:t>
      </w:r>
    </w:p>
    <w:p w14:paraId="29E3E79A" w14:textId="77777777" w:rsidR="003609FA" w:rsidRDefault="003609FA" w:rsidP="003609FA">
      <w:r>
        <w:t xml:space="preserve">          '-1',</w:t>
      </w:r>
    </w:p>
    <w:p w14:paraId="2738CF32" w14:textId="77777777" w:rsidR="003609FA" w:rsidRDefault="003609FA" w:rsidP="003609FA">
      <w:r>
        <w:t xml:space="preserve">          '-0.999999808175595',</w:t>
      </w:r>
    </w:p>
    <w:p w14:paraId="4971793F" w14:textId="77777777" w:rsidR="003609FA" w:rsidRDefault="003609FA" w:rsidP="003609FA">
      <w:r>
        <w:t xml:space="preserve">          '0.990980698747592'</w:t>
      </w:r>
    </w:p>
    <w:p w14:paraId="214535B0" w14:textId="77777777" w:rsidR="003609FA" w:rsidRDefault="003609FA" w:rsidP="003609FA">
      <w:r>
        <w:t xml:space="preserve">        ];</w:t>
      </w:r>
    </w:p>
    <w:p w14:paraId="77296592" w14:textId="77777777" w:rsidR="003609FA" w:rsidRDefault="003609FA" w:rsidP="003609FA">
      <w:r>
        <w:t>Entry: color-129,334.png</w:t>
      </w:r>
    </w:p>
    <w:p w14:paraId="0A2A7A91" w14:textId="77777777" w:rsidR="003609FA" w:rsidRDefault="003609FA" w:rsidP="003609FA">
      <w:r>
        <w:t>$VAR1 = [</w:t>
      </w:r>
    </w:p>
    <w:p w14:paraId="1AACCF24" w14:textId="77777777" w:rsidR="003609FA" w:rsidRDefault="003609FA" w:rsidP="003609FA">
      <w:r>
        <w:t xml:space="preserve">          '-0.811027796569903',</w:t>
      </w:r>
    </w:p>
    <w:p w14:paraId="72934FF9" w14:textId="77777777" w:rsidR="003609FA" w:rsidRDefault="003609FA" w:rsidP="003609FA">
      <w:r>
        <w:t xml:space="preserve">          '-0.999812464339958',</w:t>
      </w:r>
    </w:p>
    <w:p w14:paraId="186FF0A1" w14:textId="77777777" w:rsidR="003609FA" w:rsidRDefault="003609FA" w:rsidP="003609FA">
      <w:r>
        <w:t xml:space="preserve">          '0.99572448600037',</w:t>
      </w:r>
    </w:p>
    <w:p w14:paraId="196F1CFE" w14:textId="77777777" w:rsidR="003609FA" w:rsidRDefault="003609FA" w:rsidP="003609FA">
      <w:r>
        <w:t xml:space="preserve">          '-0.996400768699541',</w:t>
      </w:r>
    </w:p>
    <w:p w14:paraId="56B80135" w14:textId="77777777" w:rsidR="003609FA" w:rsidRDefault="003609FA" w:rsidP="003609FA">
      <w:r>
        <w:t xml:space="preserve">          '-1'</w:t>
      </w:r>
    </w:p>
    <w:p w14:paraId="6C132C49" w14:textId="77777777" w:rsidR="003609FA" w:rsidRDefault="003609FA" w:rsidP="003609FA">
      <w:r>
        <w:t xml:space="preserve">        ];</w:t>
      </w:r>
    </w:p>
    <w:p w14:paraId="3696EB26" w14:textId="77777777" w:rsidR="003609FA" w:rsidRDefault="003609FA" w:rsidP="003609FA">
      <w:r>
        <w:t>Entry: color-141,711.png</w:t>
      </w:r>
    </w:p>
    <w:p w14:paraId="56C7E9BE" w14:textId="77777777" w:rsidR="003609FA" w:rsidRDefault="003609FA" w:rsidP="003609FA">
      <w:r>
        <w:t>$VAR1 = [</w:t>
      </w:r>
    </w:p>
    <w:p w14:paraId="4E5F0F2A" w14:textId="77777777" w:rsidR="003609FA" w:rsidRDefault="003609FA" w:rsidP="003609FA">
      <w:r>
        <w:t xml:space="preserve">          '0.971726551475096',</w:t>
      </w:r>
    </w:p>
    <w:p w14:paraId="2FD5A2BD" w14:textId="77777777" w:rsidR="003609FA" w:rsidRDefault="003609FA" w:rsidP="003609FA">
      <w:r>
        <w:t xml:space="preserve">          '-0.999312299486709',</w:t>
      </w:r>
    </w:p>
    <w:p w14:paraId="31D0F664" w14:textId="77777777" w:rsidR="003609FA" w:rsidRDefault="003609FA" w:rsidP="003609FA">
      <w:r>
        <w:t xml:space="preserve">          '-0.981400879260904',</w:t>
      </w:r>
    </w:p>
    <w:p w14:paraId="388929FA" w14:textId="77777777" w:rsidR="003609FA" w:rsidRDefault="003609FA" w:rsidP="003609FA">
      <w:r>
        <w:t xml:space="preserve">          '-0.99960776872456',</w:t>
      </w:r>
    </w:p>
    <w:p w14:paraId="011C38E3" w14:textId="77777777" w:rsidR="003609FA" w:rsidRDefault="003609FA" w:rsidP="003609FA">
      <w:r>
        <w:t xml:space="preserve">          '-1'</w:t>
      </w:r>
    </w:p>
    <w:p w14:paraId="32BF0082" w14:textId="77777777" w:rsidR="003609FA" w:rsidRDefault="003609FA" w:rsidP="003609FA">
      <w:r>
        <w:t xml:space="preserve">        ];</w:t>
      </w:r>
    </w:p>
    <w:p w14:paraId="64833CDD" w14:textId="77777777" w:rsidR="003609FA" w:rsidRDefault="003609FA" w:rsidP="003609FA">
      <w:r>
        <w:t>Entry: color-222,648.png</w:t>
      </w:r>
    </w:p>
    <w:p w14:paraId="19C2D420" w14:textId="77777777" w:rsidR="003609FA" w:rsidRDefault="003609FA" w:rsidP="003609FA">
      <w:r>
        <w:t>$VAR1 = [</w:t>
      </w:r>
    </w:p>
    <w:p w14:paraId="625085B9" w14:textId="77777777" w:rsidR="003609FA" w:rsidRDefault="003609FA" w:rsidP="003609FA">
      <w:r>
        <w:t xml:space="preserve">          '0.996738096627912',</w:t>
      </w:r>
    </w:p>
    <w:p w14:paraId="4626E997" w14:textId="77777777" w:rsidR="003609FA" w:rsidRDefault="003609FA" w:rsidP="003609FA">
      <w:r>
        <w:t xml:space="preserve">          '-0.919456120335819',</w:t>
      </w:r>
    </w:p>
    <w:p w14:paraId="5DDC2876" w14:textId="77777777" w:rsidR="003609FA" w:rsidRDefault="003609FA" w:rsidP="003609FA">
      <w:r>
        <w:t xml:space="preserve">          '-0.999987677705016',</w:t>
      </w:r>
    </w:p>
    <w:p w14:paraId="62091234" w14:textId="77777777" w:rsidR="003609FA" w:rsidRDefault="003609FA" w:rsidP="003609FA">
      <w:r>
        <w:t xml:space="preserve">          '-0.999994486624424',</w:t>
      </w:r>
    </w:p>
    <w:p w14:paraId="110C3ED8" w14:textId="77777777" w:rsidR="003609FA" w:rsidRDefault="003609FA" w:rsidP="003609FA">
      <w:r>
        <w:t xml:space="preserve">          '-0.99999973650751'</w:t>
      </w:r>
    </w:p>
    <w:p w14:paraId="1DD391CE" w14:textId="77777777" w:rsidR="003609FA" w:rsidRDefault="003609FA" w:rsidP="003609FA">
      <w:r>
        <w:t xml:space="preserve">        ];</w:t>
      </w:r>
    </w:p>
    <w:p w14:paraId="588D3B30" w14:textId="77777777" w:rsidR="003609FA" w:rsidRDefault="003609FA" w:rsidP="003609FA">
      <w:r>
        <w:t>Entry: color-447,1931.png</w:t>
      </w:r>
    </w:p>
    <w:p w14:paraId="3D2498D9" w14:textId="77777777" w:rsidR="003609FA" w:rsidRDefault="003609FA" w:rsidP="003609FA">
      <w:r>
        <w:t>$VAR1 = [</w:t>
      </w:r>
    </w:p>
    <w:p w14:paraId="400892B3" w14:textId="77777777" w:rsidR="003609FA" w:rsidRDefault="003609FA" w:rsidP="003609FA">
      <w:r>
        <w:t xml:space="preserve">          '0.935067461526289',</w:t>
      </w:r>
    </w:p>
    <w:p w14:paraId="23F0BD03" w14:textId="77777777" w:rsidR="003609FA" w:rsidRDefault="003609FA" w:rsidP="003609FA">
      <w:r>
        <w:t xml:space="preserve">          '-0.999821434281431',</w:t>
      </w:r>
    </w:p>
    <w:p w14:paraId="658FE9B7" w14:textId="77777777" w:rsidR="003609FA" w:rsidRDefault="003609FA" w:rsidP="003609FA">
      <w:r>
        <w:t xml:space="preserve">          '-0.999766410047794',</w:t>
      </w:r>
    </w:p>
    <w:p w14:paraId="5D05F236" w14:textId="77777777" w:rsidR="003609FA" w:rsidRDefault="003609FA" w:rsidP="003609FA">
      <w:r>
        <w:t xml:space="preserve">          '-0.996420240471305',</w:t>
      </w:r>
    </w:p>
    <w:p w14:paraId="4829EE90" w14:textId="77777777" w:rsidR="003609FA" w:rsidRDefault="003609FA" w:rsidP="003609FA">
      <w:r>
        <w:t xml:space="preserve">          '-1'</w:t>
      </w:r>
    </w:p>
    <w:p w14:paraId="0BB1E833" w14:textId="77777777" w:rsidR="003609FA" w:rsidRDefault="003609FA" w:rsidP="003609FA">
      <w:r>
        <w:t xml:space="preserve">        ];</w:t>
      </w:r>
    </w:p>
    <w:p w14:paraId="4325B6DB" w14:textId="77777777" w:rsidR="003609FA" w:rsidRDefault="003609FA" w:rsidP="003609FA">
      <w:r>
        <w:t>Entry: color-46,379.png</w:t>
      </w:r>
    </w:p>
    <w:p w14:paraId="18E4D098" w14:textId="77777777" w:rsidR="003609FA" w:rsidRDefault="003609FA" w:rsidP="003609FA">
      <w:r>
        <w:t>$VAR1 = [</w:t>
      </w:r>
    </w:p>
    <w:p w14:paraId="1D231350" w14:textId="77777777" w:rsidR="003609FA" w:rsidRDefault="003609FA" w:rsidP="003609FA">
      <w:r>
        <w:t xml:space="preserve">          '0.997483774166035',</w:t>
      </w:r>
    </w:p>
    <w:p w14:paraId="65A8B176" w14:textId="77777777" w:rsidR="003609FA" w:rsidRDefault="003609FA" w:rsidP="003609FA">
      <w:r>
        <w:t xml:space="preserve">          '-0.994043337286478',</w:t>
      </w:r>
    </w:p>
    <w:p w14:paraId="13ACEE10" w14:textId="77777777" w:rsidR="003609FA" w:rsidRDefault="003609FA" w:rsidP="003609FA">
      <w:r>
        <w:t xml:space="preserve">          '-0.998988899850576',</w:t>
      </w:r>
    </w:p>
    <w:p w14:paraId="6C358864" w14:textId="77777777" w:rsidR="003609FA" w:rsidRDefault="003609FA" w:rsidP="003609FA">
      <w:r>
        <w:lastRenderedPageBreak/>
        <w:t xml:space="preserve">          '-0.999999999293947',</w:t>
      </w:r>
    </w:p>
    <w:p w14:paraId="5CBE6774" w14:textId="77777777" w:rsidR="003609FA" w:rsidRDefault="003609FA" w:rsidP="003609FA">
      <w:r>
        <w:t xml:space="preserve">          '-0.99999999995774'</w:t>
      </w:r>
    </w:p>
    <w:p w14:paraId="0F93A230" w14:textId="77777777" w:rsidR="003609FA" w:rsidRDefault="003609FA" w:rsidP="003609FA">
      <w:r>
        <w:t xml:space="preserve">        ];</w:t>
      </w:r>
    </w:p>
    <w:p w14:paraId="2DC1C522" w14:textId="77777777" w:rsidR="003609FA" w:rsidRDefault="003609FA" w:rsidP="003609FA">
      <w:r>
        <w:t>Entry: color-50,380.png</w:t>
      </w:r>
    </w:p>
    <w:p w14:paraId="7DB47DF1" w14:textId="77777777" w:rsidR="003609FA" w:rsidRDefault="003609FA" w:rsidP="003609FA">
      <w:r>
        <w:t>$VAR1 = [</w:t>
      </w:r>
    </w:p>
    <w:p w14:paraId="10508987" w14:textId="77777777" w:rsidR="003609FA" w:rsidRDefault="003609FA" w:rsidP="003609FA">
      <w:r>
        <w:t xml:space="preserve">          '0.940404321606217',</w:t>
      </w:r>
    </w:p>
    <w:p w14:paraId="7CB8C6FF" w14:textId="77777777" w:rsidR="003609FA" w:rsidRDefault="003609FA" w:rsidP="003609FA">
      <w:r>
        <w:t xml:space="preserve">          '-0.758403411429261',</w:t>
      </w:r>
    </w:p>
    <w:p w14:paraId="57B7255D" w14:textId="77777777" w:rsidR="003609FA" w:rsidRDefault="003609FA" w:rsidP="003609FA">
      <w:r>
        <w:t xml:space="preserve">          '-0.999999840072036',</w:t>
      </w:r>
    </w:p>
    <w:p w14:paraId="28213D06" w14:textId="77777777" w:rsidR="003609FA" w:rsidRDefault="003609FA" w:rsidP="003609FA">
      <w:r>
        <w:t xml:space="preserve">          '-0.999999955862603',</w:t>
      </w:r>
    </w:p>
    <w:p w14:paraId="1E2ED9A9" w14:textId="77777777" w:rsidR="003609FA" w:rsidRDefault="003609FA" w:rsidP="003609FA">
      <w:r>
        <w:t xml:space="preserve">          '-0.999999983567608'</w:t>
      </w:r>
    </w:p>
    <w:p w14:paraId="0660F101" w14:textId="77777777" w:rsidR="003609FA" w:rsidRDefault="003609FA" w:rsidP="003609FA">
      <w:r>
        <w:t xml:space="preserve">        ];</w:t>
      </w:r>
    </w:p>
    <w:p w14:paraId="500A6737" w14:textId="77777777" w:rsidR="003609FA" w:rsidRDefault="003609FA" w:rsidP="003609FA">
      <w:r>
        <w:t>Entry: color-56,651.png</w:t>
      </w:r>
    </w:p>
    <w:p w14:paraId="3A267722" w14:textId="77777777" w:rsidR="003609FA" w:rsidRDefault="003609FA" w:rsidP="003609FA">
      <w:r>
        <w:t>$VAR1 = [</w:t>
      </w:r>
    </w:p>
    <w:p w14:paraId="70B51822" w14:textId="77777777" w:rsidR="003609FA" w:rsidRDefault="003609FA" w:rsidP="003609FA">
      <w:r>
        <w:t xml:space="preserve">          '-0.897130009835269',</w:t>
      </w:r>
    </w:p>
    <w:p w14:paraId="6E6BC6D0" w14:textId="77777777" w:rsidR="003609FA" w:rsidRDefault="003609FA" w:rsidP="003609FA">
      <w:r>
        <w:t xml:space="preserve">          '0.994303714419604',</w:t>
      </w:r>
    </w:p>
    <w:p w14:paraId="37B6FA25" w14:textId="77777777" w:rsidR="003609FA" w:rsidRDefault="003609FA" w:rsidP="003609FA">
      <w:r>
        <w:t xml:space="preserve">          '-0.999999951703297',</w:t>
      </w:r>
    </w:p>
    <w:p w14:paraId="01A73C88" w14:textId="77777777" w:rsidR="003609FA" w:rsidRDefault="003609FA" w:rsidP="003609FA">
      <w:r>
        <w:t xml:space="preserve">          '-0.999999993987055',</w:t>
      </w:r>
    </w:p>
    <w:p w14:paraId="07C9CDC7" w14:textId="77777777" w:rsidR="003609FA" w:rsidRDefault="003609FA" w:rsidP="003609FA">
      <w:r>
        <w:t xml:space="preserve">          '-1'</w:t>
      </w:r>
    </w:p>
    <w:p w14:paraId="63E810C0" w14:textId="77777777" w:rsidR="003609FA" w:rsidRDefault="003609FA" w:rsidP="003609FA">
      <w:r>
        <w:t xml:space="preserve">        ];</w:t>
      </w:r>
    </w:p>
    <w:p w14:paraId="58D789B3" w14:textId="77777777" w:rsidR="003609FA" w:rsidRDefault="003609FA" w:rsidP="003609FA">
      <w:r>
        <w:t>Entry: color-64,737.png</w:t>
      </w:r>
    </w:p>
    <w:p w14:paraId="5FCA886B" w14:textId="77777777" w:rsidR="003609FA" w:rsidRDefault="003609FA" w:rsidP="003609FA">
      <w:r>
        <w:t>$VAR1 = [</w:t>
      </w:r>
    </w:p>
    <w:p w14:paraId="77E05C64" w14:textId="77777777" w:rsidR="003609FA" w:rsidRDefault="003609FA" w:rsidP="003609FA">
      <w:r>
        <w:t xml:space="preserve">          '0.93481407861017',</w:t>
      </w:r>
    </w:p>
    <w:p w14:paraId="75455B44" w14:textId="77777777" w:rsidR="003609FA" w:rsidRDefault="003609FA" w:rsidP="003609FA">
      <w:r>
        <w:t xml:space="preserve">          '0.345711139511172',</w:t>
      </w:r>
    </w:p>
    <w:p w14:paraId="00CB321F" w14:textId="77777777" w:rsidR="003609FA" w:rsidRDefault="003609FA" w:rsidP="003609FA">
      <w:r>
        <w:t xml:space="preserve">          '-0.999999999999977',</w:t>
      </w:r>
    </w:p>
    <w:p w14:paraId="0E4E90D4" w14:textId="77777777" w:rsidR="003609FA" w:rsidRDefault="003609FA" w:rsidP="003609FA">
      <w:r>
        <w:t xml:space="preserve">          '-0.999999985064081',</w:t>
      </w:r>
    </w:p>
    <w:p w14:paraId="7716C604" w14:textId="77777777" w:rsidR="003609FA" w:rsidRDefault="003609FA" w:rsidP="003609FA">
      <w:r>
        <w:t xml:space="preserve">          '-1'</w:t>
      </w:r>
    </w:p>
    <w:p w14:paraId="3FB78B37" w14:textId="77777777" w:rsidR="003609FA" w:rsidRDefault="003609FA" w:rsidP="003609FA">
      <w:r>
        <w:t xml:space="preserve">        ];</w:t>
      </w:r>
    </w:p>
    <w:p w14:paraId="7F6493AB" w14:textId="77777777" w:rsidR="003609FA" w:rsidRDefault="003609FA" w:rsidP="003609FA">
      <w:r>
        <w:t>Entry: color-7,390.png</w:t>
      </w:r>
    </w:p>
    <w:p w14:paraId="50820D64" w14:textId="77777777" w:rsidR="003609FA" w:rsidRDefault="003609FA" w:rsidP="003609FA">
      <w:r>
        <w:t>$VAR1 = [</w:t>
      </w:r>
    </w:p>
    <w:p w14:paraId="2848A25A" w14:textId="77777777" w:rsidR="003609FA" w:rsidRDefault="003609FA" w:rsidP="003609FA">
      <w:r>
        <w:t xml:space="preserve">          '-0.999853813787961',</w:t>
      </w:r>
    </w:p>
    <w:p w14:paraId="05891530" w14:textId="77777777" w:rsidR="003609FA" w:rsidRDefault="003609FA" w:rsidP="003609FA">
      <w:r>
        <w:t xml:space="preserve">          '-0.303503446288619',</w:t>
      </w:r>
    </w:p>
    <w:p w14:paraId="76FE98A4" w14:textId="77777777" w:rsidR="003609FA" w:rsidRDefault="003609FA" w:rsidP="003609FA">
      <w:r>
        <w:t xml:space="preserve">          '-0.999984006201254',</w:t>
      </w:r>
    </w:p>
    <w:p w14:paraId="2032D35A" w14:textId="77777777" w:rsidR="003609FA" w:rsidRDefault="003609FA" w:rsidP="003609FA">
      <w:r>
        <w:t xml:space="preserve">          '-0.999999238570459',</w:t>
      </w:r>
    </w:p>
    <w:p w14:paraId="58E2DC44" w14:textId="77777777" w:rsidR="003609FA" w:rsidRDefault="003609FA" w:rsidP="003609FA">
      <w:r>
        <w:t xml:space="preserve">          '-1'</w:t>
      </w:r>
    </w:p>
    <w:p w14:paraId="766000E4" w14:textId="16BB7017" w:rsidR="003609FA" w:rsidRDefault="003609FA" w:rsidP="003609FA">
      <w:r>
        <w:t xml:space="preserve">        ];</w:t>
      </w:r>
      <w:r>
        <w:br w:type="page"/>
      </w:r>
    </w:p>
    <w:p w14:paraId="1E7BA70E" w14:textId="77777777" w:rsidR="00DC328C" w:rsidRPr="00F94643" w:rsidRDefault="00DC328C" w:rsidP="003609FA">
      <w:pPr>
        <w:pStyle w:val="Kop3"/>
        <w:numPr>
          <w:ilvl w:val="1"/>
          <w:numId w:val="21"/>
        </w:numPr>
        <w:rPr>
          <w:lang w:val="en-GB"/>
        </w:rPr>
      </w:pPr>
      <w:bookmarkStart w:id="477" w:name="_Toc261813422"/>
      <w:r w:rsidRPr="00F94643">
        <w:rPr>
          <w:lang w:val="en-GB"/>
        </w:rPr>
        <w:lastRenderedPageBreak/>
        <w:t>Tag file of a flower</w:t>
      </w:r>
      <w:bookmarkEnd w:id="477"/>
    </w:p>
    <w:p w14:paraId="08C47EAF" w14:textId="77777777" w:rsidR="00DC328C" w:rsidRPr="00F94643" w:rsidRDefault="00DC328C" w:rsidP="00DC328C">
      <w:pPr>
        <w:rPr>
          <w:lang w:val="en-GB"/>
        </w:rPr>
      </w:pPr>
    </w:p>
    <w:p w14:paraId="753CB4B2" w14:textId="77777777" w:rsidR="00DC328C" w:rsidRPr="00F94643" w:rsidRDefault="00DC328C" w:rsidP="00DC328C">
      <w:pPr>
        <w:rPr>
          <w:lang w:val="en-GB"/>
        </w:rPr>
      </w:pPr>
      <w:proofErr w:type="gramStart"/>
      <w:r w:rsidRPr="00F94643">
        <w:rPr>
          <w:lang w:val="en-GB"/>
        </w:rPr>
        <w:t>bellatulum12</w:t>
      </w:r>
      <w:proofErr w:type="gramEnd"/>
      <w:r w:rsidRPr="00F94643">
        <w:rPr>
          <w:lang w:val="en-GB"/>
        </w:rPr>
        <w:t xml:space="preserve"> </w:t>
      </w:r>
      <w:proofErr w:type="spellStart"/>
      <w:r w:rsidRPr="00F94643">
        <w:rPr>
          <w:lang w:val="en-GB"/>
        </w:rPr>
        <w:t>phot</w:t>
      </w:r>
      <w:proofErr w:type="spellEnd"/>
    </w:p>
    <w:p w14:paraId="34ED088D" w14:textId="77777777" w:rsidR="00DC328C" w:rsidRPr="00F94643" w:rsidRDefault="00DC328C" w:rsidP="00DC328C">
      <w:pPr>
        <w:rPr>
          <w:lang w:val="en-GB"/>
        </w:rPr>
      </w:pPr>
    </w:p>
    <w:p w14:paraId="046DD4AE" w14:textId="77777777" w:rsidR="00DC328C" w:rsidRPr="00F94643" w:rsidRDefault="00DC328C" w:rsidP="00DC328C">
      <w:pPr>
        <w:rPr>
          <w:lang w:val="en-GB"/>
        </w:rPr>
      </w:pPr>
      <w:proofErr w:type="spellStart"/>
      <w:proofErr w:type="gramStart"/>
      <w:r w:rsidRPr="00F94643">
        <w:rPr>
          <w:lang w:val="en-GB"/>
        </w:rPr>
        <w:t>genus:Brachypetalum</w:t>
      </w:r>
      <w:proofErr w:type="spellEnd"/>
      <w:proofErr w:type="gramEnd"/>
    </w:p>
    <w:p w14:paraId="0484C752" w14:textId="77777777" w:rsidR="00DC328C" w:rsidRPr="00F94643" w:rsidRDefault="00DC328C" w:rsidP="00DC328C">
      <w:pPr>
        <w:rPr>
          <w:lang w:val="en-GB"/>
        </w:rPr>
      </w:pPr>
      <w:proofErr w:type="spellStart"/>
      <w:proofErr w:type="gramStart"/>
      <w:r w:rsidRPr="00F94643">
        <w:rPr>
          <w:lang w:val="en-GB"/>
        </w:rPr>
        <w:t>species:bellatulum</w:t>
      </w:r>
      <w:proofErr w:type="spellEnd"/>
      <w:proofErr w:type="gramEnd"/>
    </w:p>
    <w:p w14:paraId="74DF396D" w14:textId="54914014" w:rsidR="00DC328C" w:rsidRPr="00F94643" w:rsidRDefault="003609FA" w:rsidP="00DC328C">
      <w:pPr>
        <w:rPr>
          <w:lang w:val="en-GB"/>
        </w:rPr>
      </w:pPr>
      <w:r>
        <w:rPr>
          <w:lang w:val="en-GB"/>
        </w:rPr>
        <w:t>Flower</w:t>
      </w:r>
    </w:p>
    <w:p w14:paraId="32AB03FC" w14:textId="0FFF86C3" w:rsidR="00DC328C" w:rsidRPr="00F94643" w:rsidRDefault="00530F39" w:rsidP="003609FA">
      <w:pPr>
        <w:pStyle w:val="Kop3"/>
        <w:numPr>
          <w:ilvl w:val="1"/>
          <w:numId w:val="21"/>
        </w:numPr>
        <w:rPr>
          <w:lang w:val="en-GB"/>
        </w:rPr>
      </w:pPr>
      <w:bookmarkStart w:id="478" w:name="_Toc261813423"/>
      <w:r>
        <w:rPr>
          <w:lang w:val="en-GB"/>
        </w:rPr>
        <w:t>Tag file of a</w:t>
      </w:r>
      <w:r w:rsidR="00DC328C" w:rsidRPr="00F94643">
        <w:rPr>
          <w:lang w:val="en-GB"/>
        </w:rPr>
        <w:t xml:space="preserve"> </w:t>
      </w:r>
      <w:proofErr w:type="spellStart"/>
      <w:r w:rsidR="00DC328C" w:rsidRPr="00F94643">
        <w:rPr>
          <w:i/>
          <w:lang w:val="en-GB"/>
        </w:rPr>
        <w:t>salep</w:t>
      </w:r>
      <w:proofErr w:type="spellEnd"/>
      <w:r w:rsidR="00DC328C" w:rsidRPr="00F94643">
        <w:rPr>
          <w:lang w:val="en-GB"/>
        </w:rPr>
        <w:t xml:space="preserve"> tuber</w:t>
      </w:r>
      <w:bookmarkEnd w:id="478"/>
    </w:p>
    <w:p w14:paraId="65C497E9" w14:textId="77777777" w:rsidR="00DC328C" w:rsidRPr="00F94643" w:rsidRDefault="00DC328C" w:rsidP="00DC328C">
      <w:pPr>
        <w:rPr>
          <w:lang w:val="en-GB"/>
        </w:rPr>
      </w:pPr>
    </w:p>
    <w:p w14:paraId="4204BCC8" w14:textId="77777777" w:rsidR="00DC328C" w:rsidRPr="00F94643" w:rsidRDefault="00DC328C" w:rsidP="00DC328C">
      <w:pPr>
        <w:rPr>
          <w:lang w:val="en-GB"/>
        </w:rPr>
      </w:pPr>
      <w:r w:rsidRPr="00F94643">
        <w:rPr>
          <w:lang w:val="en-GB"/>
        </w:rPr>
        <w:t>TEH-1.1_5</w:t>
      </w:r>
    </w:p>
    <w:p w14:paraId="4ACB1727" w14:textId="77777777" w:rsidR="00DC328C" w:rsidRPr="00F94643" w:rsidRDefault="00DC328C" w:rsidP="00DC328C">
      <w:pPr>
        <w:rPr>
          <w:lang w:val="en-GB"/>
        </w:rPr>
      </w:pPr>
    </w:p>
    <w:p w14:paraId="6C440C7B" w14:textId="77777777" w:rsidR="00DC328C" w:rsidRPr="00F94643" w:rsidRDefault="00DC328C" w:rsidP="00DC328C">
      <w:pPr>
        <w:rPr>
          <w:lang w:val="en-GB"/>
        </w:rPr>
      </w:pPr>
      <w:proofErr w:type="spellStart"/>
      <w:r w:rsidRPr="00F94643">
        <w:rPr>
          <w:lang w:val="en-GB"/>
        </w:rPr>
        <w:t>Orchid_spur</w:t>
      </w:r>
      <w:proofErr w:type="spellEnd"/>
    </w:p>
    <w:p w14:paraId="099FB84F" w14:textId="77777777" w:rsidR="00DC328C" w:rsidRPr="00F94643" w:rsidRDefault="00DC328C" w:rsidP="00DC328C">
      <w:pPr>
        <w:rPr>
          <w:lang w:val="en-GB"/>
        </w:rPr>
      </w:pPr>
      <w:r w:rsidRPr="00F94643">
        <w:rPr>
          <w:lang w:val="en-GB"/>
        </w:rPr>
        <w:t>Orchid</w:t>
      </w:r>
    </w:p>
    <w:p w14:paraId="4F6E5849" w14:textId="77777777" w:rsidR="00DC328C" w:rsidRPr="00F94643" w:rsidRDefault="00DC328C" w:rsidP="00DC328C">
      <w:pPr>
        <w:rPr>
          <w:lang w:val="en-GB"/>
        </w:rPr>
      </w:pPr>
      <w:r w:rsidRPr="00F94643">
        <w:rPr>
          <w:lang w:val="en-GB"/>
        </w:rPr>
        <w:t>Spur</w:t>
      </w:r>
    </w:p>
    <w:p w14:paraId="573DBB17" w14:textId="77777777" w:rsidR="00DC328C" w:rsidRPr="00F94643" w:rsidRDefault="00DC328C" w:rsidP="00DC328C">
      <w:pPr>
        <w:rPr>
          <w:lang w:val="en-GB"/>
        </w:rPr>
      </w:pPr>
      <w:proofErr w:type="spellStart"/>
      <w:proofErr w:type="gramStart"/>
      <w:r w:rsidRPr="00F94643">
        <w:rPr>
          <w:lang w:val="en-GB"/>
        </w:rPr>
        <w:t>genus:Dactylorhiza</w:t>
      </w:r>
      <w:proofErr w:type="spellEnd"/>
      <w:proofErr w:type="gramEnd"/>
    </w:p>
    <w:p w14:paraId="763F41A3" w14:textId="77777777" w:rsidR="00DC328C" w:rsidRPr="00F94643" w:rsidRDefault="00DC328C" w:rsidP="00DC328C">
      <w:pPr>
        <w:rPr>
          <w:lang w:val="en-GB"/>
        </w:rPr>
      </w:pPr>
      <w:proofErr w:type="spellStart"/>
      <w:proofErr w:type="gramStart"/>
      <w:r w:rsidRPr="00F94643">
        <w:rPr>
          <w:lang w:val="en-GB"/>
        </w:rPr>
        <w:t>species:incarnata</w:t>
      </w:r>
      <w:proofErr w:type="spellEnd"/>
      <w:proofErr w:type="gramEnd"/>
    </w:p>
    <w:p w14:paraId="73C5F3B6" w14:textId="77777777" w:rsidR="00DC328C" w:rsidRPr="00F94643" w:rsidRDefault="00DC328C" w:rsidP="00DC328C">
      <w:pPr>
        <w:rPr>
          <w:lang w:val="en-GB"/>
        </w:rPr>
      </w:pPr>
      <w:r w:rsidRPr="00F94643">
        <w:rPr>
          <w:lang w:val="en-GB"/>
        </w:rPr>
        <w:t>Tuber</w:t>
      </w:r>
    </w:p>
    <w:p w14:paraId="0C2383BB" w14:textId="77777777" w:rsidR="00DC328C" w:rsidRPr="00F94643" w:rsidRDefault="00DC328C" w:rsidP="00DC328C">
      <w:pPr>
        <w:rPr>
          <w:lang w:val="en-GB"/>
        </w:rPr>
      </w:pPr>
    </w:p>
    <w:p w14:paraId="49816517" w14:textId="77777777" w:rsidR="00DC328C" w:rsidRPr="00F94643" w:rsidRDefault="00DC328C" w:rsidP="003609FA">
      <w:pPr>
        <w:pStyle w:val="Kop3"/>
        <w:numPr>
          <w:ilvl w:val="1"/>
          <w:numId w:val="21"/>
        </w:numPr>
        <w:rPr>
          <w:lang w:val="en-GB"/>
        </w:rPr>
      </w:pPr>
      <w:bookmarkStart w:id="479" w:name="_Toc261813424"/>
      <w:r w:rsidRPr="00F94643">
        <w:rPr>
          <w:lang w:val="en-GB"/>
        </w:rPr>
        <w:t>Tag file of a Look-a-Like tuber</w:t>
      </w:r>
      <w:bookmarkEnd w:id="479"/>
    </w:p>
    <w:p w14:paraId="040FFA20" w14:textId="77777777" w:rsidR="00DC328C" w:rsidRPr="00F94643" w:rsidRDefault="00DC328C" w:rsidP="00DC328C">
      <w:pPr>
        <w:rPr>
          <w:lang w:val="en-GB"/>
        </w:rPr>
      </w:pPr>
    </w:p>
    <w:p w14:paraId="73FB5E23" w14:textId="77777777" w:rsidR="00DC328C" w:rsidRPr="00F94643" w:rsidRDefault="00DC328C" w:rsidP="00DC328C">
      <w:pPr>
        <w:rPr>
          <w:lang w:val="en-GB"/>
        </w:rPr>
      </w:pPr>
      <w:proofErr w:type="spellStart"/>
      <w:proofErr w:type="gramStart"/>
      <w:r w:rsidRPr="00F94643">
        <w:rPr>
          <w:lang w:val="en-GB"/>
        </w:rPr>
        <w:t>tulipa</w:t>
      </w:r>
      <w:proofErr w:type="spellEnd"/>
      <w:proofErr w:type="gramEnd"/>
      <w:r w:rsidRPr="00F94643">
        <w:rPr>
          <w:lang w:val="en-GB"/>
        </w:rPr>
        <w:t xml:space="preserve"> red riding hood3</w:t>
      </w:r>
    </w:p>
    <w:p w14:paraId="0D574D9E" w14:textId="77777777" w:rsidR="00DC328C" w:rsidRPr="00F94643" w:rsidRDefault="00DC328C" w:rsidP="00DC328C">
      <w:pPr>
        <w:rPr>
          <w:lang w:val="en-GB"/>
        </w:rPr>
      </w:pPr>
    </w:p>
    <w:p w14:paraId="69496543" w14:textId="77777777" w:rsidR="00DC328C" w:rsidRPr="00F94643" w:rsidRDefault="00DC328C" w:rsidP="00DC328C">
      <w:pPr>
        <w:rPr>
          <w:lang w:val="en-GB"/>
        </w:rPr>
      </w:pPr>
      <w:r w:rsidRPr="00F94643">
        <w:rPr>
          <w:lang w:val="en-GB"/>
        </w:rPr>
        <w:t>Look-a-</w:t>
      </w:r>
      <w:proofErr w:type="spellStart"/>
      <w:r w:rsidRPr="00F94643">
        <w:rPr>
          <w:lang w:val="en-GB"/>
        </w:rPr>
        <w:t>Like_round</w:t>
      </w:r>
      <w:proofErr w:type="spellEnd"/>
    </w:p>
    <w:p w14:paraId="3FBEA464" w14:textId="77777777" w:rsidR="00DC328C" w:rsidRPr="00F94643" w:rsidRDefault="00DC328C" w:rsidP="00DC328C">
      <w:pPr>
        <w:rPr>
          <w:lang w:val="en-GB"/>
        </w:rPr>
      </w:pPr>
      <w:r w:rsidRPr="00F94643">
        <w:rPr>
          <w:lang w:val="en-GB"/>
        </w:rPr>
        <w:t>Look-a-Like</w:t>
      </w:r>
    </w:p>
    <w:p w14:paraId="0FB55D22" w14:textId="77777777" w:rsidR="00DC328C" w:rsidRPr="00F94643" w:rsidRDefault="00DC328C" w:rsidP="00DC328C">
      <w:pPr>
        <w:rPr>
          <w:lang w:val="en-GB"/>
        </w:rPr>
      </w:pPr>
      <w:r w:rsidRPr="00F94643">
        <w:rPr>
          <w:lang w:val="en-GB"/>
        </w:rPr>
        <w:t>Round</w:t>
      </w:r>
    </w:p>
    <w:p w14:paraId="3BC29BCC" w14:textId="77777777" w:rsidR="00DC328C" w:rsidRPr="00F94643" w:rsidRDefault="00DC328C" w:rsidP="00DC328C">
      <w:pPr>
        <w:rPr>
          <w:lang w:val="en-GB"/>
        </w:rPr>
      </w:pPr>
      <w:proofErr w:type="spellStart"/>
      <w:proofErr w:type="gramStart"/>
      <w:r w:rsidRPr="00F94643">
        <w:rPr>
          <w:lang w:val="en-GB"/>
        </w:rPr>
        <w:t>genus:Tulipa</w:t>
      </w:r>
      <w:proofErr w:type="spellEnd"/>
      <w:proofErr w:type="gramEnd"/>
    </w:p>
    <w:p w14:paraId="33DFAEA9" w14:textId="77777777" w:rsidR="00DC328C" w:rsidRPr="00F94643" w:rsidRDefault="00DC328C" w:rsidP="00DC328C">
      <w:pPr>
        <w:rPr>
          <w:lang w:val="en-GB"/>
        </w:rPr>
      </w:pPr>
      <w:proofErr w:type="spellStart"/>
      <w:proofErr w:type="gramStart"/>
      <w:r w:rsidRPr="00F94643">
        <w:rPr>
          <w:lang w:val="en-GB"/>
        </w:rPr>
        <w:t>species:greigii</w:t>
      </w:r>
      <w:proofErr w:type="spellEnd"/>
      <w:proofErr w:type="gramEnd"/>
    </w:p>
    <w:p w14:paraId="273C6329" w14:textId="77777777" w:rsidR="00DC328C" w:rsidRPr="00F94643" w:rsidRDefault="00DC328C" w:rsidP="00DC328C">
      <w:pPr>
        <w:rPr>
          <w:lang w:val="en-GB"/>
        </w:rPr>
      </w:pPr>
      <w:r w:rsidRPr="00F94643">
        <w:rPr>
          <w:lang w:val="en-GB"/>
        </w:rPr>
        <w:t>Tuber</w:t>
      </w:r>
    </w:p>
    <w:p w14:paraId="74908E5A" w14:textId="77777777" w:rsidR="00990F52" w:rsidRDefault="00990F52" w:rsidP="00990F52">
      <w:pPr>
        <w:rPr>
          <w:lang w:val="en-GB"/>
        </w:rPr>
        <w:sectPr w:rsidR="00990F52" w:rsidSect="00DC328C">
          <w:pgSz w:w="11900" w:h="16840"/>
          <w:pgMar w:top="1417" w:right="851" w:bottom="1417" w:left="709" w:header="708" w:footer="708" w:gutter="0"/>
          <w:cols w:space="708"/>
          <w:docGrid w:linePitch="360"/>
        </w:sectPr>
      </w:pPr>
    </w:p>
    <w:p w14:paraId="53AB92D4" w14:textId="77777777" w:rsidR="00990F52" w:rsidRPr="00F94643" w:rsidRDefault="00990F52" w:rsidP="00990F52">
      <w:pPr>
        <w:pStyle w:val="Kop2"/>
        <w:numPr>
          <w:ilvl w:val="0"/>
          <w:numId w:val="30"/>
        </w:numPr>
        <w:spacing w:after="120"/>
        <w:rPr>
          <w:lang w:val="en-GB"/>
        </w:rPr>
      </w:pPr>
      <w:bookmarkStart w:id="480" w:name="_Toc261813425"/>
      <w:r w:rsidRPr="00F94643">
        <w:rPr>
          <w:lang w:val="en-GB"/>
        </w:rPr>
        <w:lastRenderedPageBreak/>
        <w:t>Screenshots of the classification website</w:t>
      </w:r>
      <w:bookmarkEnd w:id="480"/>
    </w:p>
    <w:p w14:paraId="782CA854" w14:textId="77777777" w:rsidR="00990F52" w:rsidRPr="00F94643" w:rsidRDefault="00990F52" w:rsidP="00990F52">
      <w:pPr>
        <w:keepNext/>
        <w:rPr>
          <w:lang w:val="en-GB"/>
        </w:rPr>
      </w:pPr>
      <w:r w:rsidRPr="00F94643">
        <w:rPr>
          <w:noProof/>
          <w:lang w:val="en-US"/>
        </w:rPr>
        <w:drawing>
          <wp:inline distT="0" distB="0" distL="0" distR="0" wp14:anchorId="28A02753" wp14:editId="23115F6A">
            <wp:extent cx="8893810" cy="438023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03.png"/>
                    <pic:cNvPicPr/>
                  </pic:nvPicPr>
                  <pic:blipFill>
                    <a:blip r:embed="rId43">
                      <a:extLst>
                        <a:ext uri="{28A0092B-C50C-407E-A947-70E740481C1C}">
                          <a14:useLocalDpi xmlns:a14="http://schemas.microsoft.com/office/drawing/2010/main" val="0"/>
                        </a:ext>
                      </a:extLst>
                    </a:blip>
                    <a:stretch>
                      <a:fillRect/>
                    </a:stretch>
                  </pic:blipFill>
                  <pic:spPr>
                    <a:xfrm>
                      <a:off x="0" y="0"/>
                      <a:ext cx="8893810" cy="4380230"/>
                    </a:xfrm>
                    <a:prstGeom prst="rect">
                      <a:avLst/>
                    </a:prstGeom>
                  </pic:spPr>
                </pic:pic>
              </a:graphicData>
            </a:graphic>
          </wp:inline>
        </w:drawing>
      </w:r>
    </w:p>
    <w:p w14:paraId="64428C22" w14:textId="77777777" w:rsidR="00990F52" w:rsidRPr="00F94643" w:rsidRDefault="00990F52" w:rsidP="00990F52">
      <w:pPr>
        <w:pStyle w:val="Bijschrift"/>
        <w:rPr>
          <w:lang w:val="en-GB"/>
        </w:rPr>
      </w:pPr>
      <w:r w:rsidRPr="00F94643">
        <w:rPr>
          <w:lang w:val="en-GB"/>
        </w:rPr>
        <w:t>Figure S-</w:t>
      </w:r>
      <w:r w:rsidRPr="00F94643">
        <w:rPr>
          <w:lang w:val="en-GB"/>
        </w:rPr>
        <w:fldChar w:fldCharType="begin"/>
      </w:r>
      <w:r w:rsidRPr="00F94643">
        <w:rPr>
          <w:lang w:val="en-GB"/>
        </w:rPr>
        <w:instrText xml:space="preserve"> SEQ Figure_S- \* ARABIC </w:instrText>
      </w:r>
      <w:r w:rsidRPr="00F94643">
        <w:rPr>
          <w:lang w:val="en-GB"/>
        </w:rPr>
        <w:fldChar w:fldCharType="separate"/>
      </w:r>
      <w:r>
        <w:rPr>
          <w:noProof/>
          <w:lang w:val="en-GB"/>
        </w:rPr>
        <w:t>1</w:t>
      </w:r>
      <w:r w:rsidRPr="00F94643">
        <w:rPr>
          <w:lang w:val="en-GB"/>
        </w:rPr>
        <w:fldChar w:fldCharType="end"/>
      </w:r>
      <w:r w:rsidRPr="00F94643">
        <w:rPr>
          <w:lang w:val="en-GB"/>
        </w:rPr>
        <w:t xml:space="preserve"> Homepage of the classification website</w:t>
      </w:r>
    </w:p>
    <w:p w14:paraId="6806EAA9" w14:textId="77777777" w:rsidR="00990F52" w:rsidRPr="00F94643" w:rsidRDefault="00990F52" w:rsidP="00990F52">
      <w:pPr>
        <w:keepNext/>
        <w:rPr>
          <w:lang w:val="en-GB"/>
        </w:rPr>
      </w:pPr>
      <w:r w:rsidRPr="00F94643">
        <w:rPr>
          <w:noProof/>
          <w:lang w:val="en-US"/>
        </w:rPr>
        <w:lastRenderedPageBreak/>
        <w:drawing>
          <wp:inline distT="0" distB="0" distL="0" distR="0" wp14:anchorId="6C862B30" wp14:editId="7233CDCA">
            <wp:extent cx="6743700" cy="2971800"/>
            <wp:effectExtent l="0" t="0" r="1270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08.png"/>
                    <pic:cNvPicPr/>
                  </pic:nvPicPr>
                  <pic:blipFill>
                    <a:blip r:embed="rId44">
                      <a:extLst>
                        <a:ext uri="{28A0092B-C50C-407E-A947-70E740481C1C}">
                          <a14:useLocalDpi xmlns:a14="http://schemas.microsoft.com/office/drawing/2010/main" val="0"/>
                        </a:ext>
                      </a:extLst>
                    </a:blip>
                    <a:stretch>
                      <a:fillRect/>
                    </a:stretch>
                  </pic:blipFill>
                  <pic:spPr>
                    <a:xfrm>
                      <a:off x="0" y="0"/>
                      <a:ext cx="6743700" cy="2971800"/>
                    </a:xfrm>
                    <a:prstGeom prst="rect">
                      <a:avLst/>
                    </a:prstGeom>
                  </pic:spPr>
                </pic:pic>
              </a:graphicData>
            </a:graphic>
          </wp:inline>
        </w:drawing>
      </w:r>
    </w:p>
    <w:p w14:paraId="6C654E54" w14:textId="77777777" w:rsidR="00990F52" w:rsidRPr="00F94643" w:rsidRDefault="00990F52" w:rsidP="00990F52">
      <w:pPr>
        <w:pStyle w:val="Bijschrift"/>
        <w:rPr>
          <w:lang w:val="en-GB"/>
        </w:rPr>
        <w:sectPr w:rsidR="00990F52" w:rsidRPr="00F94643" w:rsidSect="007D5C5B">
          <w:pgSz w:w="16840" w:h="11900" w:orient="landscape"/>
          <w:pgMar w:top="709" w:right="1417" w:bottom="1410" w:left="1417" w:header="708" w:footer="708" w:gutter="0"/>
          <w:cols w:space="708"/>
          <w:docGrid w:linePitch="360"/>
        </w:sectPr>
      </w:pPr>
      <w:r w:rsidRPr="00F94643">
        <w:rPr>
          <w:lang w:val="en-GB"/>
        </w:rPr>
        <w:t>Figure S-</w:t>
      </w:r>
      <w:r w:rsidRPr="00F94643">
        <w:rPr>
          <w:lang w:val="en-GB"/>
        </w:rPr>
        <w:fldChar w:fldCharType="begin"/>
      </w:r>
      <w:r w:rsidRPr="00F94643">
        <w:rPr>
          <w:lang w:val="en-GB"/>
        </w:rPr>
        <w:instrText xml:space="preserve"> SEQ Figure_S- \* ARABIC </w:instrText>
      </w:r>
      <w:r w:rsidRPr="00F94643">
        <w:rPr>
          <w:lang w:val="en-GB"/>
        </w:rPr>
        <w:fldChar w:fldCharType="separate"/>
      </w:r>
      <w:r>
        <w:rPr>
          <w:noProof/>
          <w:lang w:val="en-GB"/>
        </w:rPr>
        <w:t>2</w:t>
      </w:r>
      <w:r w:rsidRPr="00F94643">
        <w:rPr>
          <w:lang w:val="en-GB"/>
        </w:rPr>
        <w:fldChar w:fldCharType="end"/>
      </w:r>
      <w:r w:rsidRPr="00F94643">
        <w:rPr>
          <w:lang w:val="en-GB"/>
        </w:rPr>
        <w:t xml:space="preserve"> Upload page of the classification website</w:t>
      </w:r>
    </w:p>
    <w:p w14:paraId="057ACCCD" w14:textId="77777777" w:rsidR="00990F52" w:rsidRPr="00F94643" w:rsidRDefault="00990F52" w:rsidP="00990F52">
      <w:pPr>
        <w:keepNext/>
        <w:rPr>
          <w:lang w:val="en-GB"/>
        </w:rPr>
      </w:pPr>
      <w:r w:rsidRPr="00F94643">
        <w:rPr>
          <w:noProof/>
          <w:lang w:val="en-US"/>
        </w:rPr>
        <w:lastRenderedPageBreak/>
        <w:drawing>
          <wp:inline distT="0" distB="0" distL="0" distR="0" wp14:anchorId="486ABA3D" wp14:editId="417799BD">
            <wp:extent cx="8893810" cy="445198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21.png"/>
                    <pic:cNvPicPr/>
                  </pic:nvPicPr>
                  <pic:blipFill>
                    <a:blip r:embed="rId45">
                      <a:extLst>
                        <a:ext uri="{28A0092B-C50C-407E-A947-70E740481C1C}">
                          <a14:useLocalDpi xmlns:a14="http://schemas.microsoft.com/office/drawing/2010/main" val="0"/>
                        </a:ext>
                      </a:extLst>
                    </a:blip>
                    <a:stretch>
                      <a:fillRect/>
                    </a:stretch>
                  </pic:blipFill>
                  <pic:spPr>
                    <a:xfrm>
                      <a:off x="0" y="0"/>
                      <a:ext cx="8893810" cy="4451985"/>
                    </a:xfrm>
                    <a:prstGeom prst="rect">
                      <a:avLst/>
                    </a:prstGeom>
                  </pic:spPr>
                </pic:pic>
              </a:graphicData>
            </a:graphic>
          </wp:inline>
        </w:drawing>
      </w:r>
    </w:p>
    <w:p w14:paraId="530F97AF" w14:textId="77777777" w:rsidR="00990F52" w:rsidRPr="00F94643" w:rsidRDefault="00990F52" w:rsidP="00990F52">
      <w:pPr>
        <w:pStyle w:val="Bijschrift"/>
        <w:rPr>
          <w:lang w:val="en-GB"/>
        </w:rPr>
      </w:pPr>
      <w:r w:rsidRPr="00F94643">
        <w:rPr>
          <w:lang w:val="en-GB"/>
        </w:rPr>
        <w:t>Figure S-</w:t>
      </w:r>
      <w:r w:rsidRPr="00F94643">
        <w:rPr>
          <w:lang w:val="en-GB"/>
        </w:rPr>
        <w:fldChar w:fldCharType="begin"/>
      </w:r>
      <w:r w:rsidRPr="00F94643">
        <w:rPr>
          <w:lang w:val="en-GB"/>
        </w:rPr>
        <w:instrText xml:space="preserve"> SEQ Figure_S- \* ARABIC </w:instrText>
      </w:r>
      <w:r w:rsidRPr="00F94643">
        <w:rPr>
          <w:lang w:val="en-GB"/>
        </w:rPr>
        <w:fldChar w:fldCharType="separate"/>
      </w:r>
      <w:r>
        <w:rPr>
          <w:noProof/>
          <w:lang w:val="en-GB"/>
        </w:rPr>
        <w:t>3</w:t>
      </w:r>
      <w:r w:rsidRPr="00F94643">
        <w:rPr>
          <w:lang w:val="en-GB"/>
        </w:rPr>
        <w:fldChar w:fldCharType="end"/>
      </w:r>
      <w:r w:rsidRPr="00F94643">
        <w:rPr>
          <w:lang w:val="en-GB"/>
        </w:rPr>
        <w:t xml:space="preserve"> Screen to select the picture to be classified</w:t>
      </w:r>
    </w:p>
    <w:p w14:paraId="183AEBCB" w14:textId="77777777" w:rsidR="00990F52" w:rsidRPr="00F94643" w:rsidRDefault="00990F52" w:rsidP="00990F52">
      <w:pPr>
        <w:keepNext/>
        <w:rPr>
          <w:lang w:val="en-GB"/>
        </w:rPr>
      </w:pPr>
      <w:r w:rsidRPr="00F94643">
        <w:rPr>
          <w:noProof/>
          <w:lang w:val="en-US"/>
        </w:rPr>
        <w:lastRenderedPageBreak/>
        <w:drawing>
          <wp:inline distT="0" distB="0" distL="0" distR="0" wp14:anchorId="2451D0DD" wp14:editId="71C662A8">
            <wp:extent cx="8893810" cy="589788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27.png"/>
                    <pic:cNvPicPr/>
                  </pic:nvPicPr>
                  <pic:blipFill>
                    <a:blip r:embed="rId46">
                      <a:extLst>
                        <a:ext uri="{28A0092B-C50C-407E-A947-70E740481C1C}">
                          <a14:useLocalDpi xmlns:a14="http://schemas.microsoft.com/office/drawing/2010/main" val="0"/>
                        </a:ext>
                      </a:extLst>
                    </a:blip>
                    <a:stretch>
                      <a:fillRect/>
                    </a:stretch>
                  </pic:blipFill>
                  <pic:spPr>
                    <a:xfrm>
                      <a:off x="0" y="0"/>
                      <a:ext cx="8893810" cy="5897880"/>
                    </a:xfrm>
                    <a:prstGeom prst="rect">
                      <a:avLst/>
                    </a:prstGeom>
                  </pic:spPr>
                </pic:pic>
              </a:graphicData>
            </a:graphic>
          </wp:inline>
        </w:drawing>
      </w:r>
    </w:p>
    <w:p w14:paraId="27748EB5" w14:textId="77777777" w:rsidR="00990F52" w:rsidRPr="00F94643" w:rsidRDefault="00990F52" w:rsidP="00990F52">
      <w:pPr>
        <w:pStyle w:val="Bijschrift"/>
        <w:rPr>
          <w:lang w:val="en-GB"/>
        </w:rPr>
      </w:pPr>
      <w:r w:rsidRPr="00F94643">
        <w:rPr>
          <w:lang w:val="en-GB"/>
        </w:rPr>
        <w:t>Figure S-</w:t>
      </w:r>
      <w:r w:rsidRPr="00F94643">
        <w:rPr>
          <w:lang w:val="en-GB"/>
        </w:rPr>
        <w:fldChar w:fldCharType="begin"/>
      </w:r>
      <w:r w:rsidRPr="00F94643">
        <w:rPr>
          <w:lang w:val="en-GB"/>
        </w:rPr>
        <w:instrText xml:space="preserve"> SEQ Figure_S- \* ARABIC </w:instrText>
      </w:r>
      <w:r w:rsidRPr="00F94643">
        <w:rPr>
          <w:lang w:val="en-GB"/>
        </w:rPr>
        <w:fldChar w:fldCharType="separate"/>
      </w:r>
      <w:r>
        <w:rPr>
          <w:noProof/>
          <w:lang w:val="en-GB"/>
        </w:rPr>
        <w:t>4</w:t>
      </w:r>
      <w:r w:rsidRPr="00F94643">
        <w:rPr>
          <w:lang w:val="en-GB"/>
        </w:rPr>
        <w:fldChar w:fldCharType="end"/>
      </w:r>
      <w:r w:rsidRPr="00F94643">
        <w:rPr>
          <w:lang w:val="en-GB"/>
        </w:rPr>
        <w:t xml:space="preserve"> page to check if the picture is uploaded correctly</w:t>
      </w:r>
    </w:p>
    <w:p w14:paraId="3D9385ED" w14:textId="77777777" w:rsidR="00990F52" w:rsidRPr="00F94643" w:rsidRDefault="00990F52" w:rsidP="00990F52">
      <w:pPr>
        <w:keepNext/>
        <w:rPr>
          <w:lang w:val="en-GB"/>
        </w:rPr>
      </w:pPr>
      <w:r w:rsidRPr="00F94643">
        <w:rPr>
          <w:noProof/>
          <w:lang w:val="en-US"/>
        </w:rPr>
        <w:lastRenderedPageBreak/>
        <w:drawing>
          <wp:inline distT="0" distB="0" distL="0" distR="0" wp14:anchorId="62C3C5F5" wp14:editId="0B8E3CD2">
            <wp:extent cx="7086600" cy="571500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35.png"/>
                    <pic:cNvPicPr/>
                  </pic:nvPicPr>
                  <pic:blipFill>
                    <a:blip r:embed="rId47">
                      <a:extLst>
                        <a:ext uri="{28A0092B-C50C-407E-A947-70E740481C1C}">
                          <a14:useLocalDpi xmlns:a14="http://schemas.microsoft.com/office/drawing/2010/main" val="0"/>
                        </a:ext>
                      </a:extLst>
                    </a:blip>
                    <a:stretch>
                      <a:fillRect/>
                    </a:stretch>
                  </pic:blipFill>
                  <pic:spPr>
                    <a:xfrm>
                      <a:off x="0" y="0"/>
                      <a:ext cx="7086600" cy="5715000"/>
                    </a:xfrm>
                    <a:prstGeom prst="rect">
                      <a:avLst/>
                    </a:prstGeom>
                  </pic:spPr>
                </pic:pic>
              </a:graphicData>
            </a:graphic>
          </wp:inline>
        </w:drawing>
      </w:r>
    </w:p>
    <w:p w14:paraId="5F85BC92" w14:textId="77777777" w:rsidR="00990F52" w:rsidRPr="00F94643" w:rsidRDefault="00990F52" w:rsidP="00990F52">
      <w:pPr>
        <w:pStyle w:val="Bijschrift"/>
        <w:rPr>
          <w:lang w:val="en-GB"/>
        </w:rPr>
        <w:sectPr w:rsidR="00990F52" w:rsidRPr="00F94643" w:rsidSect="00134196">
          <w:pgSz w:w="16840" w:h="11900" w:orient="landscape"/>
          <w:pgMar w:top="709" w:right="1417" w:bottom="1410" w:left="1417" w:header="708" w:footer="708" w:gutter="0"/>
          <w:cols w:space="708"/>
          <w:docGrid w:linePitch="360"/>
        </w:sectPr>
      </w:pPr>
      <w:r w:rsidRPr="00F94643">
        <w:rPr>
          <w:lang w:val="en-GB"/>
        </w:rPr>
        <w:t>Figure S-</w:t>
      </w:r>
      <w:r w:rsidRPr="00F94643">
        <w:rPr>
          <w:lang w:val="en-GB"/>
        </w:rPr>
        <w:fldChar w:fldCharType="begin"/>
      </w:r>
      <w:r w:rsidRPr="00F94643">
        <w:rPr>
          <w:lang w:val="en-GB"/>
        </w:rPr>
        <w:instrText xml:space="preserve"> SEQ Figure_S- \* ARABIC </w:instrText>
      </w:r>
      <w:r w:rsidRPr="00F94643">
        <w:rPr>
          <w:lang w:val="en-GB"/>
        </w:rPr>
        <w:fldChar w:fldCharType="separate"/>
      </w:r>
      <w:r>
        <w:rPr>
          <w:noProof/>
          <w:lang w:val="en-GB"/>
        </w:rPr>
        <w:t>5</w:t>
      </w:r>
      <w:r w:rsidRPr="00F94643">
        <w:rPr>
          <w:lang w:val="en-GB"/>
        </w:rPr>
        <w:fldChar w:fldCharType="end"/>
      </w:r>
      <w:r w:rsidRPr="00F94643">
        <w:rPr>
          <w:lang w:val="en-GB"/>
        </w:rPr>
        <w:t xml:space="preserve"> Result pag</w:t>
      </w:r>
      <w:r>
        <w:rPr>
          <w:lang w:val="en-GB"/>
        </w:rPr>
        <w:t>e of the classification website</w:t>
      </w:r>
    </w:p>
    <w:p w14:paraId="1C1EBF46" w14:textId="0C9BC0AD" w:rsidR="00990F52" w:rsidRPr="00F94643" w:rsidRDefault="00990F52" w:rsidP="00990F52">
      <w:pPr>
        <w:pStyle w:val="Kop2"/>
        <w:numPr>
          <w:ilvl w:val="0"/>
          <w:numId w:val="33"/>
        </w:numPr>
        <w:rPr>
          <w:lang w:val="en-GB"/>
        </w:rPr>
      </w:pPr>
      <w:bookmarkStart w:id="481" w:name="_Toc261813426"/>
      <w:r w:rsidRPr="00F94643">
        <w:rPr>
          <w:lang w:val="en-GB"/>
        </w:rPr>
        <w:lastRenderedPageBreak/>
        <w:t xml:space="preserve">Photographs of </w:t>
      </w:r>
      <w:proofErr w:type="spellStart"/>
      <w:r w:rsidRPr="00F94643">
        <w:rPr>
          <w:i/>
          <w:lang w:val="en-GB"/>
        </w:rPr>
        <w:t>salep</w:t>
      </w:r>
      <w:proofErr w:type="spellEnd"/>
      <w:r w:rsidRPr="00F94643">
        <w:rPr>
          <w:lang w:val="en-GB"/>
        </w:rPr>
        <w:t xml:space="preserve"> orchid look-a-likes </w:t>
      </w:r>
      <w:r w:rsidR="00C07EDE">
        <w:rPr>
          <w:lang w:val="en-GB"/>
        </w:rPr>
        <w:t>[20]</w:t>
      </w:r>
      <w:bookmarkEnd w:id="481"/>
      <w:r w:rsidRPr="00F94643">
        <w:rPr>
          <w:lang w:val="en-GB"/>
        </w:rPr>
        <w:br/>
      </w:r>
    </w:p>
    <w:p w14:paraId="629C933B" w14:textId="77777777" w:rsidR="00990F52" w:rsidRDefault="00990F52" w:rsidP="00990F52">
      <w:pPr>
        <w:keepNext/>
      </w:pPr>
      <w:r w:rsidRPr="00F94643">
        <w:rPr>
          <w:noProof/>
          <w:lang w:val="en-US"/>
        </w:rPr>
        <w:drawing>
          <wp:inline distT="0" distB="0" distL="0" distR="0" wp14:anchorId="46297E21" wp14:editId="40D89679">
            <wp:extent cx="1978660" cy="1978660"/>
            <wp:effectExtent l="0" t="0" r="2540" b="254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0_arum_maculatum_1.tif"/>
                    <pic:cNvPicPr/>
                  </pic:nvPicPr>
                  <pic:blipFill>
                    <a:blip r:embed="rId48">
                      <a:extLst>
                        <a:ext uri="{28A0092B-C50C-407E-A947-70E740481C1C}">
                          <a14:useLocalDpi xmlns:a14="http://schemas.microsoft.com/office/drawing/2010/main" val="0"/>
                        </a:ext>
                      </a:extLst>
                    </a:blip>
                    <a:stretch>
                      <a:fillRect/>
                    </a:stretch>
                  </pic:blipFill>
                  <pic:spPr>
                    <a:xfrm>
                      <a:off x="0" y="0"/>
                      <a:ext cx="1978660" cy="1978660"/>
                    </a:xfrm>
                    <a:prstGeom prst="rect">
                      <a:avLst/>
                    </a:prstGeom>
                  </pic:spPr>
                </pic:pic>
              </a:graphicData>
            </a:graphic>
          </wp:inline>
        </w:drawing>
      </w:r>
    </w:p>
    <w:p w14:paraId="2BC91E1E" w14:textId="77777777" w:rsidR="00990F52" w:rsidRPr="00F94643" w:rsidRDefault="00990F52" w:rsidP="00990F52">
      <w:pPr>
        <w:pStyle w:val="Bijschrift"/>
        <w:rPr>
          <w:lang w:val="en-GB"/>
        </w:rPr>
      </w:pPr>
      <w:proofErr w:type="spellStart"/>
      <w:r>
        <w:t>Figure</w:t>
      </w:r>
      <w:proofErr w:type="spellEnd"/>
      <w:r>
        <w:t xml:space="preserve"> S-</w:t>
      </w:r>
      <w:fldSimple w:instr=" SEQ Figure_S- \* ARABIC ">
        <w:r>
          <w:rPr>
            <w:noProof/>
          </w:rPr>
          <w:t>6</w:t>
        </w:r>
      </w:fldSimple>
      <w:r>
        <w:t xml:space="preserve"> </w:t>
      </w:r>
      <w:r w:rsidRPr="00F94643">
        <w:rPr>
          <w:i/>
          <w:lang w:val="en-GB"/>
        </w:rPr>
        <w:t xml:space="preserve">Arum </w:t>
      </w:r>
      <w:proofErr w:type="spellStart"/>
      <w:r w:rsidRPr="00F94643">
        <w:rPr>
          <w:i/>
          <w:lang w:val="en-GB"/>
        </w:rPr>
        <w:t>maculatum</w:t>
      </w:r>
      <w:proofErr w:type="spellEnd"/>
      <w:r w:rsidRPr="00F94643">
        <w:rPr>
          <w:lang w:val="en-GB"/>
        </w:rPr>
        <w:t xml:space="preserve"> </w:t>
      </w:r>
      <w:r w:rsidRPr="00F94643">
        <w:rPr>
          <w:highlight w:val="green"/>
          <w:lang w:val="en-GB"/>
        </w:rPr>
        <w:t>[</w:t>
      </w:r>
      <w:r>
        <w:rPr>
          <w:highlight w:val="green"/>
          <w:lang w:val="en-GB"/>
        </w:rPr>
        <w:t>20</w:t>
      </w:r>
      <w:r w:rsidRPr="00F94643">
        <w:rPr>
          <w:highlight w:val="green"/>
          <w:lang w:val="en-GB"/>
        </w:rPr>
        <w:t>]</w:t>
      </w:r>
    </w:p>
    <w:p w14:paraId="5D953D03" w14:textId="77777777" w:rsidR="00990F52" w:rsidRPr="00F94643" w:rsidRDefault="00990F52" w:rsidP="00990F52">
      <w:pPr>
        <w:rPr>
          <w:lang w:val="en-GB"/>
        </w:rPr>
      </w:pPr>
    </w:p>
    <w:p w14:paraId="41528D4F" w14:textId="77777777" w:rsidR="00990F52" w:rsidRPr="00F94643" w:rsidRDefault="00990F52" w:rsidP="00990F52">
      <w:pPr>
        <w:rPr>
          <w:lang w:val="en-GB"/>
        </w:rPr>
      </w:pPr>
    </w:p>
    <w:p w14:paraId="1703D4C9" w14:textId="77777777" w:rsidR="00990F52" w:rsidRPr="00F94643" w:rsidRDefault="00990F52" w:rsidP="00990F52">
      <w:pPr>
        <w:rPr>
          <w:lang w:val="en-GB"/>
        </w:rPr>
      </w:pPr>
    </w:p>
    <w:p w14:paraId="0906E8A2" w14:textId="77777777" w:rsidR="00990F52" w:rsidRDefault="00990F52" w:rsidP="00990F52">
      <w:pPr>
        <w:keepNext/>
      </w:pPr>
      <w:r w:rsidRPr="00F94643">
        <w:rPr>
          <w:noProof/>
          <w:lang w:val="en-US"/>
        </w:rPr>
        <w:drawing>
          <wp:inline distT="0" distB="0" distL="0" distR="0" wp14:anchorId="50117BAB" wp14:editId="49C2358C">
            <wp:extent cx="1991995" cy="199199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2_asparagus_officinalis.tif"/>
                    <pic:cNvPicPr/>
                  </pic:nvPicPr>
                  <pic:blipFill>
                    <a:blip r:embed="rId49">
                      <a:extLst>
                        <a:ext uri="{28A0092B-C50C-407E-A947-70E740481C1C}">
                          <a14:useLocalDpi xmlns:a14="http://schemas.microsoft.com/office/drawing/2010/main" val="0"/>
                        </a:ext>
                      </a:extLst>
                    </a:blip>
                    <a:stretch>
                      <a:fillRect/>
                    </a:stretch>
                  </pic:blipFill>
                  <pic:spPr>
                    <a:xfrm>
                      <a:off x="0" y="0"/>
                      <a:ext cx="1991995" cy="1991995"/>
                    </a:xfrm>
                    <a:prstGeom prst="rect">
                      <a:avLst/>
                    </a:prstGeom>
                  </pic:spPr>
                </pic:pic>
              </a:graphicData>
            </a:graphic>
          </wp:inline>
        </w:drawing>
      </w:r>
    </w:p>
    <w:p w14:paraId="69173882" w14:textId="77777777" w:rsidR="00990F52" w:rsidRPr="00F94643" w:rsidRDefault="00990F52" w:rsidP="00990F52">
      <w:pPr>
        <w:pStyle w:val="Bijschrift"/>
        <w:rPr>
          <w:lang w:val="en-GB"/>
        </w:rPr>
      </w:pPr>
      <w:proofErr w:type="spellStart"/>
      <w:r>
        <w:t>Figure</w:t>
      </w:r>
      <w:proofErr w:type="spellEnd"/>
      <w:r>
        <w:t xml:space="preserve"> S-</w:t>
      </w:r>
      <w:fldSimple w:instr=" SEQ Figure_S- \* ARABIC ">
        <w:r>
          <w:rPr>
            <w:noProof/>
          </w:rPr>
          <w:t>7</w:t>
        </w:r>
      </w:fldSimple>
      <w:r>
        <w:t xml:space="preserve"> </w:t>
      </w:r>
      <w:r w:rsidRPr="00F94643">
        <w:rPr>
          <w:i/>
          <w:lang w:val="en-GB"/>
        </w:rPr>
        <w:t xml:space="preserve">Asparagus </w:t>
      </w:r>
      <w:proofErr w:type="spellStart"/>
      <w:r w:rsidRPr="00F94643">
        <w:rPr>
          <w:i/>
          <w:lang w:val="en-GB"/>
        </w:rPr>
        <w:t>officinalis</w:t>
      </w:r>
      <w:proofErr w:type="spellEnd"/>
      <w:r w:rsidRPr="00F94643">
        <w:rPr>
          <w:lang w:val="en-GB"/>
        </w:rPr>
        <w:t xml:space="preserve"> </w:t>
      </w:r>
      <w:r w:rsidRPr="00F94643">
        <w:rPr>
          <w:highlight w:val="green"/>
          <w:lang w:val="en-GB"/>
        </w:rPr>
        <w:t>[</w:t>
      </w:r>
      <w:r>
        <w:rPr>
          <w:highlight w:val="green"/>
          <w:lang w:val="en-GB"/>
        </w:rPr>
        <w:t>20</w:t>
      </w:r>
      <w:r w:rsidRPr="00F94643">
        <w:rPr>
          <w:lang w:val="en-GB"/>
        </w:rPr>
        <w:t>]</w:t>
      </w:r>
    </w:p>
    <w:p w14:paraId="3ADFD321" w14:textId="77777777" w:rsidR="00990F52" w:rsidRPr="00F94643" w:rsidRDefault="00990F52" w:rsidP="00990F52">
      <w:pPr>
        <w:rPr>
          <w:lang w:val="en-GB"/>
        </w:rPr>
      </w:pPr>
    </w:p>
    <w:p w14:paraId="37B37527" w14:textId="77777777" w:rsidR="00990F52" w:rsidRPr="00F94643" w:rsidRDefault="00990F52" w:rsidP="00990F52">
      <w:pPr>
        <w:rPr>
          <w:lang w:val="en-GB"/>
        </w:rPr>
      </w:pPr>
    </w:p>
    <w:p w14:paraId="7AA21CAD" w14:textId="77777777" w:rsidR="00990F52" w:rsidRPr="00F94643" w:rsidRDefault="00990F52" w:rsidP="00990F52">
      <w:pPr>
        <w:rPr>
          <w:lang w:val="en-GB"/>
        </w:rPr>
      </w:pPr>
    </w:p>
    <w:p w14:paraId="38330BF0" w14:textId="77777777" w:rsidR="00990F52" w:rsidRDefault="00990F52" w:rsidP="00990F52">
      <w:pPr>
        <w:keepNext/>
      </w:pPr>
      <w:r w:rsidRPr="00F94643">
        <w:rPr>
          <w:noProof/>
          <w:lang w:val="en-US"/>
        </w:rPr>
        <w:drawing>
          <wp:inline distT="0" distB="0" distL="0" distR="0" wp14:anchorId="3A8D2150" wp14:editId="5343D1A7">
            <wp:extent cx="1978660" cy="1978660"/>
            <wp:effectExtent l="0" t="0" r="2540" b="254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5_polygonatum_verticillatum.tif"/>
                    <pic:cNvPicPr/>
                  </pic:nvPicPr>
                  <pic:blipFill>
                    <a:blip r:embed="rId50">
                      <a:extLst>
                        <a:ext uri="{28A0092B-C50C-407E-A947-70E740481C1C}">
                          <a14:useLocalDpi xmlns:a14="http://schemas.microsoft.com/office/drawing/2010/main" val="0"/>
                        </a:ext>
                      </a:extLst>
                    </a:blip>
                    <a:stretch>
                      <a:fillRect/>
                    </a:stretch>
                  </pic:blipFill>
                  <pic:spPr>
                    <a:xfrm>
                      <a:off x="0" y="0"/>
                      <a:ext cx="1978660" cy="1978660"/>
                    </a:xfrm>
                    <a:prstGeom prst="rect">
                      <a:avLst/>
                    </a:prstGeom>
                  </pic:spPr>
                </pic:pic>
              </a:graphicData>
            </a:graphic>
          </wp:inline>
        </w:drawing>
      </w:r>
    </w:p>
    <w:p w14:paraId="195DD007" w14:textId="77777777" w:rsidR="00990F52" w:rsidRPr="00F94643" w:rsidRDefault="00990F52" w:rsidP="00990F52">
      <w:pPr>
        <w:pStyle w:val="Bijschrift"/>
        <w:rPr>
          <w:lang w:val="en-GB"/>
        </w:rPr>
      </w:pPr>
      <w:proofErr w:type="spellStart"/>
      <w:r>
        <w:t>Figure</w:t>
      </w:r>
      <w:proofErr w:type="spellEnd"/>
      <w:r>
        <w:t xml:space="preserve"> S-</w:t>
      </w:r>
      <w:fldSimple w:instr=" SEQ Figure_S- \* ARABIC ">
        <w:r>
          <w:rPr>
            <w:noProof/>
          </w:rPr>
          <w:t>8</w:t>
        </w:r>
      </w:fldSimple>
      <w:r>
        <w:t xml:space="preserve"> </w:t>
      </w:r>
      <w:proofErr w:type="spellStart"/>
      <w:r w:rsidRPr="00F94643">
        <w:rPr>
          <w:i/>
          <w:lang w:val="en-GB"/>
        </w:rPr>
        <w:t>Polygonatum</w:t>
      </w:r>
      <w:proofErr w:type="spellEnd"/>
      <w:r w:rsidRPr="00F94643">
        <w:rPr>
          <w:i/>
          <w:lang w:val="en-GB"/>
        </w:rPr>
        <w:t xml:space="preserve"> </w:t>
      </w:r>
      <w:proofErr w:type="spellStart"/>
      <w:r w:rsidRPr="00F94643">
        <w:rPr>
          <w:i/>
          <w:lang w:val="en-GB"/>
        </w:rPr>
        <w:t>verticillatum</w:t>
      </w:r>
      <w:proofErr w:type="spellEnd"/>
      <w:r w:rsidRPr="00F94643">
        <w:rPr>
          <w:lang w:val="en-GB"/>
        </w:rPr>
        <w:t xml:space="preserve"> [</w:t>
      </w:r>
      <w:r>
        <w:rPr>
          <w:highlight w:val="green"/>
          <w:lang w:val="en-GB"/>
        </w:rPr>
        <w:t>20</w:t>
      </w:r>
    </w:p>
    <w:p w14:paraId="3F026E37" w14:textId="77777777" w:rsidR="00990F52" w:rsidRPr="00F94643" w:rsidRDefault="00990F52" w:rsidP="00990F52">
      <w:pPr>
        <w:rPr>
          <w:lang w:val="en-GB"/>
        </w:rPr>
      </w:pPr>
    </w:p>
    <w:p w14:paraId="5B4B0D5E" w14:textId="77777777" w:rsidR="00990F52" w:rsidRPr="00F94643" w:rsidRDefault="00990F52" w:rsidP="00990F52">
      <w:pPr>
        <w:pStyle w:val="Kop1"/>
        <w:rPr>
          <w:lang w:val="en-GB"/>
        </w:rPr>
      </w:pPr>
    </w:p>
    <w:p w14:paraId="694CC3BC" w14:textId="77777777" w:rsidR="00990F52" w:rsidRPr="00F94643" w:rsidRDefault="00990F52" w:rsidP="00990F52">
      <w:pPr>
        <w:contextualSpacing/>
        <w:rPr>
          <w:lang w:val="en-GB"/>
        </w:rPr>
      </w:pPr>
    </w:p>
    <w:p w14:paraId="40FDF56A" w14:textId="77777777" w:rsidR="00990F52" w:rsidRPr="00F94643" w:rsidRDefault="00990F52" w:rsidP="00990F52">
      <w:pPr>
        <w:contextualSpacing/>
        <w:rPr>
          <w:lang w:val="en-GB"/>
        </w:rPr>
      </w:pPr>
    </w:p>
    <w:p w14:paraId="69BCAF7C" w14:textId="77777777" w:rsidR="00990F52" w:rsidRDefault="00990F52" w:rsidP="00990F52">
      <w:pPr>
        <w:keepNext/>
      </w:pPr>
      <w:r w:rsidRPr="00F94643">
        <w:rPr>
          <w:noProof/>
          <w:lang w:val="en-US"/>
        </w:rPr>
        <w:drawing>
          <wp:inline distT="0" distB="0" distL="0" distR="0" wp14:anchorId="6BCEDA78" wp14:editId="79A00F86">
            <wp:extent cx="1943100" cy="1943100"/>
            <wp:effectExtent l="0" t="0" r="12700" b="1270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6_tulipa_greigii_1.tif"/>
                    <pic:cNvPicPr/>
                  </pic:nvPicPr>
                  <pic:blipFill>
                    <a:blip r:embed="rId51">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06A508EF" w14:textId="77777777" w:rsidR="00990F52" w:rsidRPr="00F94643" w:rsidRDefault="00990F52" w:rsidP="00990F52">
      <w:pPr>
        <w:pStyle w:val="Bijschrift"/>
        <w:rPr>
          <w:lang w:val="en-GB"/>
        </w:rPr>
      </w:pPr>
      <w:proofErr w:type="spellStart"/>
      <w:r>
        <w:t>Figure</w:t>
      </w:r>
      <w:proofErr w:type="spellEnd"/>
      <w:r>
        <w:t xml:space="preserve"> S-</w:t>
      </w:r>
      <w:fldSimple w:instr=" SEQ Figure_S- \* ARABIC ">
        <w:r>
          <w:rPr>
            <w:noProof/>
          </w:rPr>
          <w:t>9</w:t>
        </w:r>
      </w:fldSimple>
      <w:r>
        <w:t xml:space="preserve"> </w:t>
      </w:r>
      <w:proofErr w:type="spellStart"/>
      <w:r w:rsidRPr="00F94643">
        <w:rPr>
          <w:i/>
          <w:lang w:val="en-GB"/>
        </w:rPr>
        <w:t>Tulipa</w:t>
      </w:r>
      <w:proofErr w:type="spellEnd"/>
      <w:r w:rsidRPr="00F94643">
        <w:rPr>
          <w:i/>
          <w:lang w:val="en-GB"/>
        </w:rPr>
        <w:t xml:space="preserve"> </w:t>
      </w:r>
      <w:proofErr w:type="spellStart"/>
      <w:r w:rsidRPr="00F94643">
        <w:rPr>
          <w:i/>
          <w:lang w:val="en-GB"/>
        </w:rPr>
        <w:t>greigii</w:t>
      </w:r>
      <w:proofErr w:type="spellEnd"/>
      <w:r w:rsidRPr="00F94643">
        <w:rPr>
          <w:lang w:val="en-GB"/>
        </w:rPr>
        <w:t xml:space="preserve"> </w:t>
      </w:r>
      <w:r w:rsidRPr="00F94643">
        <w:rPr>
          <w:highlight w:val="green"/>
          <w:lang w:val="en-GB"/>
        </w:rPr>
        <w:t>[</w:t>
      </w:r>
      <w:r>
        <w:rPr>
          <w:highlight w:val="green"/>
          <w:lang w:val="en-GB"/>
        </w:rPr>
        <w:t>20</w:t>
      </w:r>
      <w:r w:rsidRPr="00F94643">
        <w:rPr>
          <w:lang w:val="en-GB"/>
        </w:rPr>
        <w:t>]</w:t>
      </w:r>
    </w:p>
    <w:p w14:paraId="045466FC" w14:textId="77777777" w:rsidR="00990F52" w:rsidRPr="00F94643" w:rsidRDefault="00990F52" w:rsidP="00990F52">
      <w:pPr>
        <w:rPr>
          <w:lang w:val="en-GB"/>
        </w:rPr>
      </w:pPr>
    </w:p>
    <w:p w14:paraId="34FF80D4" w14:textId="77777777" w:rsidR="00990F52" w:rsidRPr="00F94643" w:rsidRDefault="00990F52" w:rsidP="00990F52">
      <w:pPr>
        <w:rPr>
          <w:lang w:val="en-GB"/>
        </w:rPr>
      </w:pPr>
    </w:p>
    <w:p w14:paraId="48FE1018" w14:textId="77777777" w:rsidR="00990F52" w:rsidRPr="00F94643" w:rsidRDefault="00990F52" w:rsidP="00990F52">
      <w:pPr>
        <w:rPr>
          <w:lang w:val="en-GB"/>
        </w:rPr>
      </w:pPr>
    </w:p>
    <w:p w14:paraId="55BC42B5" w14:textId="77777777" w:rsidR="00990F52" w:rsidRDefault="00990F52" w:rsidP="00990F52">
      <w:pPr>
        <w:keepNext/>
      </w:pPr>
      <w:r w:rsidRPr="00F94643">
        <w:rPr>
          <w:noProof/>
          <w:lang w:val="en-US"/>
        </w:rPr>
        <w:drawing>
          <wp:inline distT="0" distB="0" distL="0" distR="0" wp14:anchorId="0C80711B" wp14:editId="367FE22A">
            <wp:extent cx="1943100" cy="1943100"/>
            <wp:effectExtent l="0" t="0" r="12700" b="1270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7_tulipia_jp.tif"/>
                    <pic:cNvPicPr/>
                  </pic:nvPicPr>
                  <pic:blipFill>
                    <a:blip r:embed="rId52">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3257F95D" w14:textId="77777777" w:rsidR="00990F52" w:rsidRPr="00F94643" w:rsidRDefault="00990F52" w:rsidP="00990F52">
      <w:pPr>
        <w:pStyle w:val="Bijschrift"/>
        <w:rPr>
          <w:lang w:val="en-GB"/>
        </w:rPr>
      </w:pPr>
      <w:proofErr w:type="spellStart"/>
      <w:r>
        <w:t>Figure</w:t>
      </w:r>
      <w:proofErr w:type="spellEnd"/>
      <w:r>
        <w:t xml:space="preserve"> S-</w:t>
      </w:r>
      <w:fldSimple w:instr=" SEQ Figure_S- \* ARABIC ">
        <w:r>
          <w:rPr>
            <w:noProof/>
          </w:rPr>
          <w:t>10</w:t>
        </w:r>
      </w:fldSimple>
      <w:r>
        <w:t xml:space="preserve"> </w:t>
      </w:r>
      <w:proofErr w:type="spellStart"/>
      <w:r w:rsidRPr="00F94643">
        <w:rPr>
          <w:i/>
          <w:lang w:val="en-GB"/>
        </w:rPr>
        <w:t>Tulipa</w:t>
      </w:r>
      <w:proofErr w:type="spellEnd"/>
      <w:r w:rsidRPr="00F94643">
        <w:rPr>
          <w:i/>
          <w:lang w:val="en-GB"/>
        </w:rPr>
        <w:t xml:space="preserve"> sp.</w:t>
      </w:r>
      <w:r w:rsidRPr="00F94643">
        <w:rPr>
          <w:lang w:val="en-GB"/>
        </w:rPr>
        <w:t xml:space="preserve"> </w:t>
      </w:r>
      <w:r w:rsidRPr="00F94643">
        <w:rPr>
          <w:highlight w:val="green"/>
          <w:lang w:val="en-GB"/>
        </w:rPr>
        <w:t>[</w:t>
      </w:r>
      <w:r>
        <w:rPr>
          <w:highlight w:val="green"/>
          <w:lang w:val="en-GB"/>
        </w:rPr>
        <w:t>20</w:t>
      </w:r>
      <w:r w:rsidRPr="00F94643">
        <w:rPr>
          <w:lang w:val="en-GB"/>
        </w:rPr>
        <w:t>]</w:t>
      </w:r>
    </w:p>
    <w:p w14:paraId="740635EE" w14:textId="77777777" w:rsidR="00990F52" w:rsidRPr="00F94643" w:rsidRDefault="00990F52" w:rsidP="00990F52">
      <w:pPr>
        <w:pStyle w:val="Bijschrift"/>
        <w:rPr>
          <w:lang w:val="en-GB"/>
        </w:rPr>
        <w:sectPr w:rsidR="00990F52" w:rsidRPr="00F94643">
          <w:footerReference w:type="default" r:id="rId53"/>
          <w:pgSz w:w="11900" w:h="16840"/>
          <w:pgMar w:top="1417" w:right="1417" w:bottom="1417" w:left="1417" w:header="708" w:footer="708" w:gutter="0"/>
          <w:cols w:num="2" w:space="708"/>
          <w:docGrid w:linePitch="360"/>
        </w:sectPr>
      </w:pPr>
    </w:p>
    <w:p w14:paraId="2D4FE0CD" w14:textId="77777777" w:rsidR="00990F52" w:rsidRPr="00F94643" w:rsidRDefault="00990F52" w:rsidP="00990F52">
      <w:pPr>
        <w:pStyle w:val="Bijschrift"/>
        <w:rPr>
          <w:lang w:val="en-GB"/>
        </w:rPr>
      </w:pPr>
    </w:p>
    <w:p w14:paraId="6C6FDD54" w14:textId="77777777" w:rsidR="00990F52" w:rsidRDefault="00990F52" w:rsidP="00990F52">
      <w:pPr>
        <w:pStyle w:val="Bijschrift"/>
        <w:keepNext/>
      </w:pPr>
      <w:r w:rsidRPr="00F94643">
        <w:rPr>
          <w:noProof/>
          <w:lang w:val="en-US"/>
        </w:rPr>
        <w:drawing>
          <wp:inline distT="0" distB="0" distL="0" distR="0" wp14:anchorId="6314386D" wp14:editId="19C59F44">
            <wp:extent cx="2653552" cy="176212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20536994-4.jpg"/>
                    <pic:cNvPicPr/>
                  </pic:nvPicPr>
                  <pic:blipFill>
                    <a:blip r:embed="rId54">
                      <a:extLst>
                        <a:ext uri="{28A0092B-C50C-407E-A947-70E740481C1C}">
                          <a14:useLocalDpi xmlns:a14="http://schemas.microsoft.com/office/drawing/2010/main" val="0"/>
                        </a:ext>
                      </a:extLst>
                    </a:blip>
                    <a:stretch>
                      <a:fillRect/>
                    </a:stretch>
                  </pic:blipFill>
                  <pic:spPr>
                    <a:xfrm>
                      <a:off x="0" y="0"/>
                      <a:ext cx="2653552" cy="1762125"/>
                    </a:xfrm>
                    <a:prstGeom prst="rect">
                      <a:avLst/>
                    </a:prstGeom>
                  </pic:spPr>
                </pic:pic>
              </a:graphicData>
            </a:graphic>
          </wp:inline>
        </w:drawing>
      </w:r>
      <w:r w:rsidRPr="00F94643">
        <w:rPr>
          <w:noProof/>
          <w:lang w:val="en-US"/>
        </w:rPr>
        <w:drawing>
          <wp:inline distT="0" distB="0" distL="0" distR="0" wp14:anchorId="4D7BBC3C" wp14:editId="1EF11D0B">
            <wp:extent cx="2530294" cy="1718310"/>
            <wp:effectExtent l="0" t="0" r="10160" b="8890"/>
            <wp:docPr id="5" name="Afbeelding 5" descr="Macintosh HD:private:var:folders:5m:j1lgtdwj2zv8mstfwygn29140000gn:T:com.skitch.skitch:540_7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5m:j1lgtdwj2zv8mstfwygn29140000gn:T:com.skitch.skitch:540_753-4.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31437" cy="1719086"/>
                    </a:xfrm>
                    <a:prstGeom prst="rect">
                      <a:avLst/>
                    </a:prstGeom>
                    <a:noFill/>
                    <a:ln>
                      <a:noFill/>
                    </a:ln>
                  </pic:spPr>
                </pic:pic>
              </a:graphicData>
            </a:graphic>
          </wp:inline>
        </w:drawing>
      </w:r>
    </w:p>
    <w:p w14:paraId="1A8ADCF3" w14:textId="77777777" w:rsidR="00990F52" w:rsidRDefault="00990F52" w:rsidP="00990F52">
      <w:pPr>
        <w:pStyle w:val="Bijschrift"/>
      </w:pPr>
      <w:proofErr w:type="spellStart"/>
      <w:r>
        <w:t>Figure</w:t>
      </w:r>
      <w:proofErr w:type="spellEnd"/>
      <w:r>
        <w:t xml:space="preserve"> S-</w:t>
      </w:r>
      <w:fldSimple w:instr=" SEQ Figure_S- \* ARABIC ">
        <w:r>
          <w:rPr>
            <w:noProof/>
          </w:rPr>
          <w:t>11</w:t>
        </w:r>
      </w:fldSimple>
      <w:r>
        <w:t xml:space="preserve"> </w:t>
      </w:r>
      <w:r w:rsidRPr="00F94643">
        <w:rPr>
          <w:lang w:val="en-GB"/>
        </w:rPr>
        <w:t>A: A picture of a tuber, before splitting. B: A picture of the same tuber after splitting [</w:t>
      </w:r>
      <w:r>
        <w:rPr>
          <w:highlight w:val="green"/>
          <w:lang w:val="en-GB"/>
        </w:rPr>
        <w:t>20</w:t>
      </w:r>
      <w:r w:rsidRPr="00F94643">
        <w:rPr>
          <w:highlight w:val="green"/>
          <w:lang w:val="en-GB"/>
        </w:rPr>
        <w:t>]</w:t>
      </w:r>
      <w:r w:rsidRPr="00F94643">
        <w:rPr>
          <w:lang w:val="en-GB"/>
        </w:rPr>
        <w:t>.</w:t>
      </w:r>
    </w:p>
    <w:p w14:paraId="49BE6B36" w14:textId="1A7FB7BB" w:rsidR="00DC328C" w:rsidRDefault="00DC328C" w:rsidP="00990F52">
      <w:pPr>
        <w:pStyle w:val="Bijschrift"/>
        <w:rPr>
          <w:lang w:val="en-GB"/>
        </w:rPr>
        <w:sectPr w:rsidR="00DC328C" w:rsidSect="00DC328C">
          <w:pgSz w:w="11900" w:h="16840"/>
          <w:pgMar w:top="1417" w:right="851" w:bottom="1417" w:left="709" w:header="708" w:footer="708" w:gutter="0"/>
          <w:cols w:space="708"/>
          <w:docGrid w:linePitch="360"/>
        </w:sectPr>
      </w:pPr>
    </w:p>
    <w:p w14:paraId="513C4CFF" w14:textId="68C03EF3" w:rsidR="00796656" w:rsidRPr="00F94643" w:rsidRDefault="00E67269" w:rsidP="00990F52">
      <w:pPr>
        <w:pStyle w:val="Kop2"/>
        <w:numPr>
          <w:ilvl w:val="0"/>
          <w:numId w:val="33"/>
        </w:numPr>
        <w:rPr>
          <w:lang w:val="en-GB"/>
        </w:rPr>
      </w:pPr>
      <w:bookmarkStart w:id="482" w:name="_Toc261813427"/>
      <w:r w:rsidRPr="00F94643">
        <w:rPr>
          <w:lang w:val="en-GB"/>
        </w:rPr>
        <w:lastRenderedPageBreak/>
        <w:t>R</w:t>
      </w:r>
      <w:r w:rsidR="00796656" w:rsidRPr="00F94643">
        <w:rPr>
          <w:lang w:val="en-GB"/>
        </w:rPr>
        <w:t>esults of first test run</w:t>
      </w:r>
      <w:bookmarkEnd w:id="482"/>
    </w:p>
    <w:p w14:paraId="3E912BAE" w14:textId="00ECC0B5" w:rsidR="0098386A" w:rsidRPr="00F94643" w:rsidRDefault="0098386A" w:rsidP="0098386A">
      <w:pPr>
        <w:pStyle w:val="Bijschrift"/>
        <w:keepNext/>
        <w:rPr>
          <w:lang w:val="en-GB"/>
        </w:rPr>
      </w:pPr>
      <w:r w:rsidRPr="00F94643">
        <w:rPr>
          <w:lang w:val="en-GB"/>
        </w:rPr>
        <w:t xml:space="preserve">Table </w:t>
      </w:r>
      <w:r w:rsidR="000A64B8" w:rsidRPr="00F94643">
        <w:rPr>
          <w:lang w:val="en-GB"/>
        </w:rPr>
        <w:fldChar w:fldCharType="begin"/>
      </w:r>
      <w:r w:rsidR="000A64B8" w:rsidRPr="00F94643">
        <w:rPr>
          <w:lang w:val="en-GB"/>
        </w:rPr>
        <w:instrText xml:space="preserve"> SEQ Table \* ARABIC </w:instrText>
      </w:r>
      <w:r w:rsidR="000A64B8" w:rsidRPr="00F94643">
        <w:rPr>
          <w:lang w:val="en-GB"/>
        </w:rPr>
        <w:fldChar w:fldCharType="separate"/>
      </w:r>
      <w:r w:rsidR="00020E87">
        <w:rPr>
          <w:noProof/>
          <w:lang w:val="en-GB"/>
        </w:rPr>
        <w:t>2</w:t>
      </w:r>
      <w:r w:rsidR="000A64B8" w:rsidRPr="00F94643">
        <w:rPr>
          <w:lang w:val="en-GB"/>
        </w:rPr>
        <w:fldChar w:fldCharType="end"/>
      </w:r>
      <w:r w:rsidRPr="00F94643">
        <w:rPr>
          <w:lang w:val="en-GB"/>
        </w:rPr>
        <w:t xml:space="preserve"> Results of first test of </w:t>
      </w:r>
      <w:proofErr w:type="spellStart"/>
      <w:r w:rsidR="00481A6A" w:rsidRPr="00F94643">
        <w:rPr>
          <w:i/>
          <w:lang w:val="en-GB"/>
        </w:rPr>
        <w:t>Paphiopedilum</w:t>
      </w:r>
      <w:proofErr w:type="spellEnd"/>
      <w:r w:rsidR="00C525AF" w:rsidRPr="00F94643">
        <w:rPr>
          <w:lang w:val="en-GB"/>
        </w:rPr>
        <w:t xml:space="preserve"> </w:t>
      </w:r>
      <w:r w:rsidRPr="00F94643">
        <w:rPr>
          <w:lang w:val="en-GB"/>
        </w:rPr>
        <w:t xml:space="preserve">section </w:t>
      </w:r>
      <w:proofErr w:type="spellStart"/>
      <w:r w:rsidRPr="00F94643">
        <w:rPr>
          <w:i/>
          <w:lang w:val="en-GB"/>
        </w:rPr>
        <w:t>Barbata</w:t>
      </w:r>
      <w:proofErr w:type="spellEnd"/>
      <w:r w:rsidRPr="00F94643">
        <w:rPr>
          <w:lang w:val="en-GB"/>
        </w:rPr>
        <w:t>. Red: incorrect</w:t>
      </w:r>
      <w:r w:rsidR="00481A6A" w:rsidRPr="00F94643">
        <w:rPr>
          <w:lang w:val="en-GB"/>
        </w:rPr>
        <w:t>ly</w:t>
      </w:r>
      <w:r w:rsidRPr="00F94643">
        <w:rPr>
          <w:lang w:val="en-GB"/>
        </w:rPr>
        <w:t xml:space="preserve"> classified. Green: Correct</w:t>
      </w:r>
      <w:r w:rsidR="00481A6A" w:rsidRPr="00F94643">
        <w:rPr>
          <w:lang w:val="en-GB"/>
        </w:rPr>
        <w:t>ly</w:t>
      </w:r>
      <w:r w:rsidRPr="00F94643">
        <w:rPr>
          <w:lang w:val="en-GB"/>
        </w:rPr>
        <w:t xml:space="preserve"> classified. Yellow </w:t>
      </w:r>
      <w:r w:rsidR="00637E9B" w:rsidRPr="00F94643">
        <w:rPr>
          <w:lang w:val="en-GB"/>
        </w:rPr>
        <w:t>background</w:t>
      </w:r>
      <w:r w:rsidR="00392632" w:rsidRPr="00F94643">
        <w:rPr>
          <w:lang w:val="en-GB"/>
        </w:rPr>
        <w:t xml:space="preserve"> and brown</w:t>
      </w:r>
      <w:r w:rsidRPr="00F94643">
        <w:rPr>
          <w:lang w:val="en-GB"/>
        </w:rPr>
        <w:t xml:space="preserve"> text: Unable to classify</w:t>
      </w:r>
      <w:r w:rsidR="00637E9B" w:rsidRPr="00F94643">
        <w:rPr>
          <w:lang w:val="en-GB"/>
        </w:rPr>
        <w:t xml:space="preserve"> (to one section)</w:t>
      </w:r>
      <w:r w:rsidRPr="00F94643">
        <w:rPr>
          <w:lang w:val="en-GB"/>
        </w:rPr>
        <w:t>. Yellow background and green text: Unable to classify to one section, but t</w:t>
      </w:r>
      <w:r w:rsidR="00C52EE6" w:rsidRPr="00F94643">
        <w:rPr>
          <w:lang w:val="en-GB"/>
        </w:rPr>
        <w:t>he correct one is in the options.</w:t>
      </w:r>
    </w:p>
    <w:tbl>
      <w:tblPr>
        <w:tblW w:w="0" w:type="auto"/>
        <w:tblInd w:w="-781" w:type="dxa"/>
        <w:tblCellMar>
          <w:left w:w="70" w:type="dxa"/>
          <w:right w:w="70" w:type="dxa"/>
        </w:tblCellMar>
        <w:tblLook w:val="04A0" w:firstRow="1" w:lastRow="0" w:firstColumn="1" w:lastColumn="0" w:noHBand="0" w:noVBand="1"/>
      </w:tblPr>
      <w:tblGrid>
        <w:gridCol w:w="1956"/>
        <w:gridCol w:w="1918"/>
        <w:gridCol w:w="1918"/>
        <w:gridCol w:w="1817"/>
        <w:gridCol w:w="2013"/>
        <w:gridCol w:w="1647"/>
        <w:gridCol w:w="1569"/>
        <w:gridCol w:w="1699"/>
      </w:tblGrid>
      <w:tr w:rsidR="00553570" w:rsidRPr="00F94643" w14:paraId="038ECD02" w14:textId="77777777" w:rsidTr="00553570">
        <w:trPr>
          <w:trHeight w:val="232"/>
        </w:trPr>
        <w:tc>
          <w:tcPr>
            <w:tcW w:w="0" w:type="auto"/>
            <w:tcBorders>
              <w:top w:val="nil"/>
              <w:left w:val="nil"/>
              <w:bottom w:val="nil"/>
              <w:right w:val="nil"/>
            </w:tcBorders>
            <w:shd w:val="clear" w:color="auto" w:fill="auto"/>
            <w:noWrap/>
            <w:vAlign w:val="bottom"/>
            <w:hideMark/>
          </w:tcPr>
          <w:p w14:paraId="772F42D0" w14:textId="77777777" w:rsidR="00553570" w:rsidRPr="00F94643" w:rsidRDefault="00553570" w:rsidP="0098386A">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hideMark/>
          </w:tcPr>
          <w:p w14:paraId="6B232337" w14:textId="77777777" w:rsidR="00553570" w:rsidRPr="00F94643" w:rsidRDefault="00553570" w:rsidP="0098386A">
            <w:pPr>
              <w:rPr>
                <w:rFonts w:ascii="Calibri" w:eastAsia="Times New Roman" w:hAnsi="Calibri" w:cs="Times New Roman"/>
                <w:b/>
                <w:bCs/>
                <w:sz w:val="20"/>
                <w:szCs w:val="20"/>
                <w:lang w:val="en-GB"/>
              </w:rPr>
            </w:pPr>
            <w:r w:rsidRPr="00F94643">
              <w:rPr>
                <w:rFonts w:ascii="Calibri" w:eastAsia="Times New Roman" w:hAnsi="Calibri" w:cs="Times New Roman"/>
                <w:b/>
                <w:bCs/>
                <w:sz w:val="20"/>
                <w:szCs w:val="20"/>
                <w:lang w:val="en-GB"/>
              </w:rPr>
              <w:t> </w:t>
            </w:r>
          </w:p>
        </w:tc>
        <w:tc>
          <w:tcPr>
            <w:tcW w:w="0" w:type="auto"/>
            <w:gridSpan w:val="4"/>
            <w:tcBorders>
              <w:top w:val="nil"/>
              <w:left w:val="single" w:sz="4" w:space="0" w:color="auto"/>
              <w:bottom w:val="nil"/>
              <w:right w:val="nil"/>
            </w:tcBorders>
            <w:shd w:val="clear" w:color="auto" w:fill="auto"/>
            <w:noWrap/>
            <w:vAlign w:val="bottom"/>
            <w:hideMark/>
          </w:tcPr>
          <w:p w14:paraId="086C6E76" w14:textId="2F8CD010" w:rsidR="00553570" w:rsidRPr="00553570" w:rsidRDefault="00553570" w:rsidP="00553570">
            <w:pPr>
              <w:jc w:val="center"/>
              <w:rPr>
                <w:rFonts w:ascii="Calibri" w:eastAsia="Times New Roman" w:hAnsi="Calibri" w:cs="Times New Roman"/>
                <w:b/>
                <w:bCs/>
                <w:sz w:val="20"/>
                <w:szCs w:val="20"/>
                <w:lang w:val="en-GB"/>
              </w:rPr>
            </w:pPr>
            <w:proofErr w:type="spellStart"/>
            <w:r w:rsidRPr="00F94643">
              <w:rPr>
                <w:rFonts w:ascii="Calibri" w:eastAsia="Times New Roman" w:hAnsi="Calibri" w:cs="Times New Roman"/>
                <w:b/>
                <w:bCs/>
                <w:i/>
                <w:sz w:val="32"/>
                <w:szCs w:val="20"/>
                <w:lang w:val="en-GB"/>
              </w:rPr>
              <w:t>Paphiopedilum</w:t>
            </w:r>
            <w:proofErr w:type="spellEnd"/>
            <w:r w:rsidRPr="00F94643">
              <w:rPr>
                <w:rFonts w:ascii="Calibri" w:eastAsia="Times New Roman" w:hAnsi="Calibri" w:cs="Times New Roman"/>
                <w:b/>
                <w:bCs/>
                <w:sz w:val="32"/>
                <w:szCs w:val="20"/>
                <w:lang w:val="en-GB"/>
              </w:rPr>
              <w:t xml:space="preserve"> sect. </w:t>
            </w:r>
            <w:proofErr w:type="spellStart"/>
            <w:r w:rsidRPr="00F94643">
              <w:rPr>
                <w:rFonts w:ascii="Calibri" w:eastAsia="Times New Roman" w:hAnsi="Calibri" w:cs="Times New Roman"/>
                <w:b/>
                <w:bCs/>
                <w:i/>
                <w:sz w:val="32"/>
                <w:szCs w:val="20"/>
                <w:lang w:val="en-GB"/>
              </w:rPr>
              <w:t>Barbata</w:t>
            </w:r>
            <w:proofErr w:type="spellEnd"/>
            <w:r w:rsidRPr="00F94643">
              <w:rPr>
                <w:rFonts w:ascii="Calibri" w:eastAsia="Times New Roman" w:hAnsi="Calibri" w:cs="Times New Roman"/>
                <w:b/>
                <w:bCs/>
                <w:sz w:val="32"/>
                <w:szCs w:val="20"/>
                <w:lang w:val="en-GB"/>
              </w:rPr>
              <w:t xml:space="preserve"> run1</w:t>
            </w:r>
            <w:r>
              <w:rPr>
                <w:rFonts w:ascii="Calibri" w:eastAsia="Times New Roman" w:hAnsi="Calibri" w:cs="Times New Roman"/>
                <w:b/>
                <w:bCs/>
                <w:sz w:val="32"/>
                <w:szCs w:val="20"/>
                <w:lang w:val="en-GB"/>
              </w:rPr>
              <w:t>_2</w:t>
            </w:r>
          </w:p>
        </w:tc>
        <w:tc>
          <w:tcPr>
            <w:tcW w:w="0" w:type="auto"/>
            <w:tcBorders>
              <w:top w:val="nil"/>
              <w:left w:val="single" w:sz="4" w:space="0" w:color="auto"/>
              <w:bottom w:val="nil"/>
              <w:right w:val="nil"/>
            </w:tcBorders>
            <w:shd w:val="clear" w:color="auto" w:fill="auto"/>
            <w:noWrap/>
            <w:vAlign w:val="bottom"/>
            <w:hideMark/>
          </w:tcPr>
          <w:p w14:paraId="42D65E7D" w14:textId="77777777" w:rsidR="00553570" w:rsidRPr="00F94643" w:rsidRDefault="00553570" w:rsidP="0098386A">
            <w:pPr>
              <w:rPr>
                <w:rFonts w:ascii="Calibri" w:eastAsia="Times New Roman" w:hAnsi="Calibri" w:cs="Times New Roman"/>
                <w:b/>
                <w:bCs/>
                <w:sz w:val="20"/>
                <w:szCs w:val="20"/>
                <w:lang w:val="en-GB"/>
              </w:rPr>
            </w:pPr>
            <w:r w:rsidRPr="00F94643">
              <w:rPr>
                <w:rFonts w:ascii="Calibri" w:eastAsia="Times New Roman" w:hAnsi="Calibri" w:cs="Times New Roman"/>
                <w:b/>
                <w:bCs/>
                <w:sz w:val="20"/>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34F3AF09" w14:textId="77777777" w:rsidR="00553570" w:rsidRPr="00F94643" w:rsidRDefault="00553570" w:rsidP="0098386A">
            <w:pPr>
              <w:rPr>
                <w:rFonts w:ascii="Calibri" w:eastAsia="Times New Roman" w:hAnsi="Calibri" w:cs="Times New Roman"/>
                <w:b/>
                <w:bCs/>
                <w:sz w:val="20"/>
                <w:szCs w:val="20"/>
                <w:lang w:val="en-GB"/>
              </w:rPr>
            </w:pPr>
            <w:r w:rsidRPr="00F94643">
              <w:rPr>
                <w:rFonts w:ascii="Calibri" w:eastAsia="Times New Roman" w:hAnsi="Calibri" w:cs="Times New Roman"/>
                <w:b/>
                <w:bCs/>
                <w:sz w:val="20"/>
                <w:szCs w:val="20"/>
                <w:lang w:val="en-GB"/>
              </w:rPr>
              <w:t> </w:t>
            </w:r>
          </w:p>
        </w:tc>
      </w:tr>
      <w:tr w:rsidR="00F7449E" w:rsidRPr="00F94643" w14:paraId="67A72C15" w14:textId="77777777" w:rsidTr="007A6E37">
        <w:trPr>
          <w:trHeight w:val="300"/>
        </w:trPr>
        <w:tc>
          <w:tcPr>
            <w:tcW w:w="0" w:type="auto"/>
            <w:tcBorders>
              <w:top w:val="nil"/>
              <w:left w:val="nil"/>
              <w:bottom w:val="nil"/>
              <w:right w:val="nil"/>
            </w:tcBorders>
            <w:shd w:val="clear" w:color="auto" w:fill="auto"/>
            <w:noWrap/>
            <w:vAlign w:val="bottom"/>
            <w:hideMark/>
          </w:tcPr>
          <w:p w14:paraId="185B65F3" w14:textId="77777777" w:rsidR="00F7449E" w:rsidRPr="00F94643" w:rsidRDefault="00F7449E" w:rsidP="0098386A">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hideMark/>
          </w:tcPr>
          <w:p w14:paraId="0562D2CE" w14:textId="77777777" w:rsidR="00F7449E" w:rsidRPr="00F94643" w:rsidRDefault="00F7449E" w:rsidP="0098386A">
            <w:pPr>
              <w:rPr>
                <w:rFonts w:ascii="Calibri" w:eastAsia="Times New Roman" w:hAnsi="Calibri" w:cs="Times New Roman"/>
                <w:sz w:val="20"/>
                <w:szCs w:val="20"/>
                <w:lang w:val="en-GB"/>
              </w:rPr>
            </w:pPr>
            <w:r w:rsidRPr="00F94643">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3B3DCCCD" w14:textId="77777777" w:rsidR="00F7449E" w:rsidRPr="00F94643" w:rsidRDefault="00F7449E" w:rsidP="0098386A">
            <w:pPr>
              <w:rPr>
                <w:rFonts w:ascii="Calibri" w:eastAsia="Times New Roman" w:hAnsi="Calibri" w:cs="Times New Roman"/>
                <w:sz w:val="20"/>
                <w:szCs w:val="20"/>
                <w:lang w:val="en-GB"/>
              </w:rPr>
            </w:pPr>
            <w:r w:rsidRPr="00F94643">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4CE6B581" w14:textId="77777777" w:rsidR="00F7449E" w:rsidRPr="00F94643" w:rsidRDefault="00F7449E" w:rsidP="0098386A">
            <w:pPr>
              <w:rPr>
                <w:rFonts w:ascii="Calibri" w:eastAsia="Times New Roman" w:hAnsi="Calibri" w:cs="Times New Roman"/>
                <w:sz w:val="20"/>
                <w:szCs w:val="20"/>
                <w:lang w:val="en-GB"/>
              </w:rPr>
            </w:pPr>
            <w:r w:rsidRPr="00F94643">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49CDF852" w14:textId="77777777" w:rsidR="00F7449E" w:rsidRPr="00F94643" w:rsidRDefault="00F7449E" w:rsidP="0098386A">
            <w:pPr>
              <w:rPr>
                <w:rFonts w:ascii="Calibri" w:eastAsia="Times New Roman" w:hAnsi="Calibri" w:cs="Times New Roman"/>
                <w:sz w:val="20"/>
                <w:szCs w:val="20"/>
                <w:lang w:val="en-GB"/>
              </w:rPr>
            </w:pPr>
            <w:r w:rsidRPr="00F94643">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7DBC2F30" w14:textId="77777777" w:rsidR="00F7449E" w:rsidRPr="00F94643" w:rsidRDefault="00F7449E" w:rsidP="0098386A">
            <w:pPr>
              <w:rPr>
                <w:rFonts w:ascii="Calibri" w:eastAsia="Times New Roman" w:hAnsi="Calibri" w:cs="Times New Roman"/>
                <w:sz w:val="20"/>
                <w:szCs w:val="20"/>
                <w:lang w:val="en-GB"/>
              </w:rPr>
            </w:pPr>
            <w:r w:rsidRPr="00F94643">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376B36A1" w14:textId="77777777" w:rsidR="00F7449E" w:rsidRPr="00F94643" w:rsidRDefault="00F7449E" w:rsidP="0098386A">
            <w:pPr>
              <w:rPr>
                <w:rFonts w:ascii="Calibri" w:eastAsia="Times New Roman" w:hAnsi="Calibri" w:cs="Times New Roman"/>
                <w:sz w:val="20"/>
                <w:szCs w:val="20"/>
                <w:lang w:val="en-GB"/>
              </w:rPr>
            </w:pPr>
            <w:r w:rsidRPr="00F94643">
              <w:rPr>
                <w:rFonts w:ascii="Calibri" w:eastAsia="Times New Roman" w:hAnsi="Calibri" w:cs="Times New Roman"/>
                <w:sz w:val="20"/>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271B9170" w14:textId="77777777" w:rsidR="00F7449E" w:rsidRPr="00F94643" w:rsidRDefault="00F7449E" w:rsidP="0098386A">
            <w:pPr>
              <w:rPr>
                <w:rFonts w:ascii="Calibri" w:eastAsia="Times New Roman" w:hAnsi="Calibri" w:cs="Times New Roman"/>
                <w:sz w:val="20"/>
                <w:szCs w:val="20"/>
                <w:lang w:val="en-GB"/>
              </w:rPr>
            </w:pPr>
            <w:r w:rsidRPr="00F94643">
              <w:rPr>
                <w:rFonts w:ascii="Calibri" w:eastAsia="Times New Roman" w:hAnsi="Calibri" w:cs="Times New Roman"/>
                <w:sz w:val="20"/>
                <w:szCs w:val="20"/>
                <w:lang w:val="en-GB"/>
              </w:rPr>
              <w:t> </w:t>
            </w:r>
          </w:p>
        </w:tc>
      </w:tr>
      <w:tr w:rsidR="00F7449E" w:rsidRPr="00F94643" w14:paraId="485EC7A2" w14:textId="77777777" w:rsidTr="007A6E37">
        <w:trPr>
          <w:trHeight w:val="300"/>
        </w:trPr>
        <w:tc>
          <w:tcPr>
            <w:tcW w:w="0" w:type="auto"/>
            <w:tcBorders>
              <w:top w:val="nil"/>
              <w:left w:val="nil"/>
              <w:bottom w:val="single" w:sz="4" w:space="0" w:color="auto"/>
              <w:right w:val="nil"/>
            </w:tcBorders>
            <w:shd w:val="clear" w:color="auto" w:fill="auto"/>
            <w:noWrap/>
            <w:vAlign w:val="bottom"/>
            <w:hideMark/>
          </w:tcPr>
          <w:p w14:paraId="13531CE4" w14:textId="77777777" w:rsidR="00F7449E" w:rsidRPr="00F94643" w:rsidRDefault="00F7449E" w:rsidP="0098386A">
            <w:pPr>
              <w:rPr>
                <w:rFonts w:ascii="Calibri" w:eastAsia="Times New Roman" w:hAnsi="Calibri" w:cs="Times New Roman"/>
                <w:b/>
                <w:bCs/>
                <w:sz w:val="22"/>
                <w:szCs w:val="20"/>
                <w:lang w:val="en-GB"/>
              </w:rPr>
            </w:pPr>
            <w:r w:rsidRPr="00F94643">
              <w:rPr>
                <w:rFonts w:ascii="Calibri" w:eastAsia="Times New Roman" w:hAnsi="Calibri" w:cs="Times New Roman"/>
                <w:b/>
                <w:bCs/>
                <w:sz w:val="22"/>
                <w:szCs w:val="2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6880295" w14:textId="77777777" w:rsidR="00F7449E" w:rsidRPr="00F94643" w:rsidRDefault="00F7449E" w:rsidP="0098386A">
            <w:pPr>
              <w:jc w:val="right"/>
              <w:rPr>
                <w:rFonts w:ascii="Calibri" w:eastAsia="Times New Roman" w:hAnsi="Calibri" w:cs="Times New Roman"/>
                <w:b/>
                <w:bCs/>
                <w:sz w:val="22"/>
                <w:szCs w:val="20"/>
                <w:lang w:val="en-GB"/>
              </w:rPr>
            </w:pPr>
            <w:r w:rsidRPr="00F94643">
              <w:rPr>
                <w:rFonts w:ascii="Calibri" w:eastAsia="Times New Roman" w:hAnsi="Calibri" w:cs="Times New Roman"/>
                <w:b/>
                <w:bCs/>
                <w:sz w:val="22"/>
                <w:szCs w:val="2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5AD81154" w14:textId="77777777" w:rsidR="00F7449E" w:rsidRPr="00F94643" w:rsidRDefault="00F7449E" w:rsidP="0098386A">
            <w:pPr>
              <w:jc w:val="right"/>
              <w:rPr>
                <w:rFonts w:ascii="Calibri" w:eastAsia="Times New Roman" w:hAnsi="Calibri" w:cs="Times New Roman"/>
                <w:b/>
                <w:bCs/>
                <w:sz w:val="22"/>
                <w:szCs w:val="20"/>
                <w:lang w:val="en-GB"/>
              </w:rPr>
            </w:pPr>
            <w:r w:rsidRPr="00F94643">
              <w:rPr>
                <w:rFonts w:ascii="Calibri" w:eastAsia="Times New Roman" w:hAnsi="Calibri" w:cs="Times New Roman"/>
                <w:b/>
                <w:bCs/>
                <w:sz w:val="22"/>
                <w:szCs w:val="2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2E1D9F74" w14:textId="77777777" w:rsidR="00F7449E" w:rsidRPr="00F94643" w:rsidRDefault="00F7449E" w:rsidP="0098386A">
            <w:pPr>
              <w:jc w:val="right"/>
              <w:rPr>
                <w:rFonts w:ascii="Calibri" w:eastAsia="Times New Roman" w:hAnsi="Calibri" w:cs="Times New Roman"/>
                <w:b/>
                <w:bCs/>
                <w:sz w:val="22"/>
                <w:szCs w:val="20"/>
                <w:lang w:val="en-GB"/>
              </w:rPr>
            </w:pPr>
            <w:r w:rsidRPr="00F94643">
              <w:rPr>
                <w:rFonts w:ascii="Calibri" w:eastAsia="Times New Roman" w:hAnsi="Calibri" w:cs="Times New Roman"/>
                <w:b/>
                <w:bCs/>
                <w:sz w:val="22"/>
                <w:szCs w:val="2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417AFA1C" w14:textId="77777777" w:rsidR="00F7449E" w:rsidRPr="00F94643" w:rsidRDefault="00F7449E" w:rsidP="0098386A">
            <w:pPr>
              <w:jc w:val="right"/>
              <w:rPr>
                <w:rFonts w:ascii="Calibri" w:eastAsia="Times New Roman" w:hAnsi="Calibri" w:cs="Times New Roman"/>
                <w:b/>
                <w:bCs/>
                <w:sz w:val="22"/>
                <w:szCs w:val="20"/>
                <w:lang w:val="en-GB"/>
              </w:rPr>
            </w:pPr>
            <w:r w:rsidRPr="00F94643">
              <w:rPr>
                <w:rFonts w:ascii="Calibri" w:eastAsia="Times New Roman" w:hAnsi="Calibri" w:cs="Times New Roman"/>
                <w:b/>
                <w:bCs/>
                <w:sz w:val="22"/>
                <w:szCs w:val="2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25D9DD43" w14:textId="77777777" w:rsidR="00F7449E" w:rsidRPr="00F94643" w:rsidRDefault="00F7449E" w:rsidP="0098386A">
            <w:pPr>
              <w:jc w:val="right"/>
              <w:rPr>
                <w:rFonts w:ascii="Calibri" w:eastAsia="Times New Roman" w:hAnsi="Calibri" w:cs="Times New Roman"/>
                <w:b/>
                <w:bCs/>
                <w:sz w:val="22"/>
                <w:szCs w:val="20"/>
                <w:lang w:val="en-GB"/>
              </w:rPr>
            </w:pPr>
            <w:r w:rsidRPr="00F94643">
              <w:rPr>
                <w:rFonts w:ascii="Calibri" w:eastAsia="Times New Roman" w:hAnsi="Calibri" w:cs="Times New Roman"/>
                <w:b/>
                <w:bCs/>
                <w:sz w:val="22"/>
                <w:szCs w:val="2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320A2C0E" w14:textId="77777777" w:rsidR="00F7449E" w:rsidRPr="00F94643" w:rsidRDefault="00F7449E" w:rsidP="0098386A">
            <w:pPr>
              <w:jc w:val="right"/>
              <w:rPr>
                <w:rFonts w:ascii="Calibri" w:eastAsia="Times New Roman" w:hAnsi="Calibri" w:cs="Times New Roman"/>
                <w:b/>
                <w:bCs/>
                <w:sz w:val="22"/>
                <w:szCs w:val="20"/>
                <w:lang w:val="en-GB"/>
              </w:rPr>
            </w:pPr>
            <w:r w:rsidRPr="00F94643">
              <w:rPr>
                <w:rFonts w:ascii="Calibri" w:eastAsia="Times New Roman" w:hAnsi="Calibri" w:cs="Times New Roman"/>
                <w:b/>
                <w:bCs/>
                <w:sz w:val="22"/>
                <w:szCs w:val="20"/>
                <w:lang w:val="en-GB"/>
              </w:rPr>
              <w:t>46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48F153" w14:textId="77777777" w:rsidR="00F7449E" w:rsidRPr="00F94643" w:rsidRDefault="00F7449E" w:rsidP="0098386A">
            <w:pPr>
              <w:jc w:val="right"/>
              <w:rPr>
                <w:rFonts w:ascii="Calibri" w:eastAsia="Times New Roman" w:hAnsi="Calibri" w:cs="Times New Roman"/>
                <w:b/>
                <w:bCs/>
                <w:sz w:val="22"/>
                <w:szCs w:val="20"/>
                <w:lang w:val="en-GB"/>
              </w:rPr>
            </w:pPr>
            <w:r w:rsidRPr="00F94643">
              <w:rPr>
                <w:rFonts w:ascii="Calibri" w:eastAsia="Times New Roman" w:hAnsi="Calibri" w:cs="Times New Roman"/>
                <w:b/>
                <w:bCs/>
                <w:sz w:val="22"/>
                <w:szCs w:val="20"/>
                <w:lang w:val="en-GB"/>
              </w:rPr>
              <w:t>47</w:t>
            </w:r>
          </w:p>
        </w:tc>
      </w:tr>
      <w:tr w:rsidR="00F7449E" w:rsidRPr="00F94643" w14:paraId="267B613E" w14:textId="77777777" w:rsidTr="007A6E37">
        <w:trPr>
          <w:trHeight w:val="300"/>
        </w:trPr>
        <w:tc>
          <w:tcPr>
            <w:tcW w:w="0" w:type="auto"/>
            <w:tcBorders>
              <w:top w:val="nil"/>
              <w:left w:val="single" w:sz="4" w:space="0" w:color="auto"/>
              <w:bottom w:val="nil"/>
              <w:right w:val="nil"/>
            </w:tcBorders>
            <w:shd w:val="clear" w:color="auto" w:fill="auto"/>
            <w:noWrap/>
            <w:vAlign w:val="bottom"/>
            <w:hideMark/>
          </w:tcPr>
          <w:p w14:paraId="771D5A74" w14:textId="77777777" w:rsidR="00F7449E" w:rsidRPr="00F94643" w:rsidRDefault="00F7449E" w:rsidP="0098386A">
            <w:pPr>
              <w:rPr>
                <w:rFonts w:ascii="Calibri" w:eastAsia="Times New Roman" w:hAnsi="Calibri" w:cs="Times New Roman"/>
                <w:b/>
                <w:bCs/>
                <w:sz w:val="22"/>
                <w:szCs w:val="20"/>
                <w:lang w:val="en-GB"/>
              </w:rPr>
            </w:pPr>
            <w:r w:rsidRPr="00F94643">
              <w:rPr>
                <w:rFonts w:ascii="Calibri" w:eastAsia="Times New Roman" w:hAnsi="Calibri" w:cs="Times New Roman"/>
                <w:b/>
                <w:bCs/>
                <w:sz w:val="22"/>
                <w:szCs w:val="20"/>
                <w:lang w:val="en-GB"/>
              </w:rPr>
              <w:t>Desired Error</w:t>
            </w:r>
          </w:p>
        </w:tc>
        <w:tc>
          <w:tcPr>
            <w:tcW w:w="0" w:type="auto"/>
            <w:tcBorders>
              <w:top w:val="nil"/>
              <w:left w:val="single" w:sz="4" w:space="0" w:color="auto"/>
              <w:bottom w:val="nil"/>
              <w:right w:val="nil"/>
            </w:tcBorders>
            <w:shd w:val="clear" w:color="auto" w:fill="auto"/>
            <w:noWrap/>
            <w:vAlign w:val="bottom"/>
            <w:hideMark/>
          </w:tcPr>
          <w:p w14:paraId="3C2414B8" w14:textId="77777777" w:rsidR="00F7449E" w:rsidRPr="00F94643" w:rsidRDefault="00F7449E" w:rsidP="0098386A">
            <w:pPr>
              <w:jc w:val="right"/>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1,00E-04</w:t>
            </w:r>
          </w:p>
        </w:tc>
        <w:tc>
          <w:tcPr>
            <w:tcW w:w="0" w:type="auto"/>
            <w:tcBorders>
              <w:top w:val="nil"/>
              <w:left w:val="single" w:sz="4" w:space="0" w:color="auto"/>
              <w:bottom w:val="nil"/>
              <w:right w:val="nil"/>
            </w:tcBorders>
            <w:shd w:val="clear" w:color="auto" w:fill="auto"/>
            <w:noWrap/>
            <w:vAlign w:val="bottom"/>
            <w:hideMark/>
          </w:tcPr>
          <w:p w14:paraId="4F3BA4FE" w14:textId="77777777" w:rsidR="00F7449E" w:rsidRPr="00F94643" w:rsidRDefault="00F7449E" w:rsidP="0098386A">
            <w:pPr>
              <w:jc w:val="right"/>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1,00E-05</w:t>
            </w:r>
          </w:p>
        </w:tc>
        <w:tc>
          <w:tcPr>
            <w:tcW w:w="0" w:type="auto"/>
            <w:tcBorders>
              <w:top w:val="nil"/>
              <w:left w:val="single" w:sz="4" w:space="0" w:color="auto"/>
              <w:bottom w:val="nil"/>
              <w:right w:val="nil"/>
            </w:tcBorders>
            <w:shd w:val="clear" w:color="auto" w:fill="auto"/>
            <w:noWrap/>
            <w:vAlign w:val="bottom"/>
            <w:hideMark/>
          </w:tcPr>
          <w:p w14:paraId="3E358F6C" w14:textId="77777777" w:rsidR="00F7449E" w:rsidRPr="00F94643" w:rsidRDefault="00F7449E" w:rsidP="0098386A">
            <w:pPr>
              <w:jc w:val="right"/>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1,00E-06</w:t>
            </w:r>
          </w:p>
        </w:tc>
        <w:tc>
          <w:tcPr>
            <w:tcW w:w="0" w:type="auto"/>
            <w:tcBorders>
              <w:top w:val="nil"/>
              <w:left w:val="single" w:sz="4" w:space="0" w:color="auto"/>
              <w:bottom w:val="nil"/>
              <w:right w:val="nil"/>
            </w:tcBorders>
            <w:shd w:val="clear" w:color="auto" w:fill="auto"/>
            <w:noWrap/>
            <w:vAlign w:val="bottom"/>
            <w:hideMark/>
          </w:tcPr>
          <w:p w14:paraId="27CBF256" w14:textId="77777777" w:rsidR="00F7449E" w:rsidRPr="00F94643" w:rsidRDefault="00F7449E" w:rsidP="0098386A">
            <w:pPr>
              <w:jc w:val="right"/>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1,00E-07</w:t>
            </w:r>
          </w:p>
        </w:tc>
        <w:tc>
          <w:tcPr>
            <w:tcW w:w="0" w:type="auto"/>
            <w:tcBorders>
              <w:top w:val="nil"/>
              <w:left w:val="single" w:sz="4" w:space="0" w:color="auto"/>
              <w:bottom w:val="nil"/>
              <w:right w:val="nil"/>
            </w:tcBorders>
            <w:shd w:val="clear" w:color="auto" w:fill="auto"/>
            <w:noWrap/>
            <w:vAlign w:val="bottom"/>
            <w:hideMark/>
          </w:tcPr>
          <w:p w14:paraId="561C8763" w14:textId="77777777" w:rsidR="00F7449E" w:rsidRPr="00F94643" w:rsidRDefault="00F7449E" w:rsidP="0098386A">
            <w:pPr>
              <w:jc w:val="right"/>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1,00E-08</w:t>
            </w:r>
          </w:p>
        </w:tc>
        <w:tc>
          <w:tcPr>
            <w:tcW w:w="0" w:type="auto"/>
            <w:tcBorders>
              <w:top w:val="nil"/>
              <w:left w:val="single" w:sz="4" w:space="0" w:color="auto"/>
              <w:bottom w:val="nil"/>
              <w:right w:val="nil"/>
            </w:tcBorders>
            <w:shd w:val="clear" w:color="auto" w:fill="auto"/>
            <w:noWrap/>
            <w:vAlign w:val="bottom"/>
            <w:hideMark/>
          </w:tcPr>
          <w:p w14:paraId="1F82B902" w14:textId="77777777" w:rsidR="00F7449E" w:rsidRPr="00F94643" w:rsidRDefault="00F7449E" w:rsidP="0098386A">
            <w:pPr>
              <w:jc w:val="right"/>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7500459C" w14:textId="77777777" w:rsidR="00F7449E" w:rsidRPr="00F94643" w:rsidRDefault="00F7449E" w:rsidP="0098386A">
            <w:pPr>
              <w:jc w:val="right"/>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1,00E-10</w:t>
            </w:r>
          </w:p>
        </w:tc>
      </w:tr>
      <w:tr w:rsidR="00F7449E" w:rsidRPr="00F94643" w14:paraId="7DA811EA" w14:textId="77777777" w:rsidTr="007A6E3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64E4CD5" w14:textId="77777777" w:rsidR="00F7449E" w:rsidRPr="00F94643" w:rsidRDefault="00F7449E" w:rsidP="0098386A">
            <w:pPr>
              <w:rPr>
                <w:rFonts w:ascii="Calibri" w:eastAsia="Times New Roman" w:hAnsi="Calibri" w:cs="Times New Roman"/>
                <w:b/>
                <w:bCs/>
                <w:color w:val="000000"/>
                <w:sz w:val="22"/>
                <w:szCs w:val="20"/>
                <w:lang w:val="en-GB"/>
              </w:rPr>
            </w:pPr>
            <w:r w:rsidRPr="00F94643">
              <w:rPr>
                <w:rFonts w:ascii="Calibri" w:eastAsia="Times New Roman" w:hAnsi="Calibri" w:cs="Times New Roman"/>
                <w:b/>
                <w:bCs/>
                <w:color w:val="000000"/>
                <w:sz w:val="22"/>
                <w:szCs w:val="2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4E661E4" w14:textId="77777777" w:rsidR="00F7449E" w:rsidRPr="00F94643" w:rsidRDefault="00F7449E" w:rsidP="0098386A">
            <w:pPr>
              <w:jc w:val="right"/>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16</w:t>
            </w:r>
          </w:p>
        </w:tc>
        <w:tc>
          <w:tcPr>
            <w:tcW w:w="0" w:type="auto"/>
            <w:tcBorders>
              <w:top w:val="nil"/>
              <w:left w:val="single" w:sz="4" w:space="0" w:color="auto"/>
              <w:bottom w:val="single" w:sz="4" w:space="0" w:color="auto"/>
              <w:right w:val="nil"/>
            </w:tcBorders>
            <w:shd w:val="clear" w:color="auto" w:fill="auto"/>
            <w:noWrap/>
            <w:vAlign w:val="bottom"/>
            <w:hideMark/>
          </w:tcPr>
          <w:p w14:paraId="754651D9" w14:textId="77777777" w:rsidR="00F7449E" w:rsidRPr="00F94643" w:rsidRDefault="00F7449E" w:rsidP="0098386A">
            <w:pPr>
              <w:jc w:val="right"/>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25BEF2DC" w14:textId="77777777" w:rsidR="00F7449E" w:rsidRPr="00F94643" w:rsidRDefault="00F7449E" w:rsidP="0098386A">
            <w:pPr>
              <w:jc w:val="right"/>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2977B3AC" w14:textId="77777777" w:rsidR="00F7449E" w:rsidRPr="00F94643" w:rsidRDefault="00F7449E" w:rsidP="0098386A">
            <w:pPr>
              <w:jc w:val="right"/>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7034877A" w14:textId="77777777" w:rsidR="00F7449E" w:rsidRPr="00F94643" w:rsidRDefault="00F7449E" w:rsidP="0098386A">
            <w:pPr>
              <w:jc w:val="right"/>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2A3E43CA" w14:textId="77777777" w:rsidR="00F7449E" w:rsidRPr="00F94643" w:rsidRDefault="00F7449E" w:rsidP="0098386A">
            <w:pPr>
              <w:jc w:val="right"/>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1BB6896" w14:textId="77777777" w:rsidR="00F7449E" w:rsidRPr="00F94643" w:rsidRDefault="00F7449E" w:rsidP="0098386A">
            <w:pPr>
              <w:jc w:val="right"/>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14</w:t>
            </w:r>
          </w:p>
        </w:tc>
      </w:tr>
      <w:tr w:rsidR="00F7449E" w:rsidRPr="00F94643" w14:paraId="11254906" w14:textId="77777777" w:rsidTr="007A6E37">
        <w:trPr>
          <w:trHeight w:val="300"/>
        </w:trPr>
        <w:tc>
          <w:tcPr>
            <w:tcW w:w="0" w:type="auto"/>
            <w:tcBorders>
              <w:top w:val="nil"/>
              <w:left w:val="nil"/>
              <w:bottom w:val="nil"/>
              <w:right w:val="nil"/>
            </w:tcBorders>
            <w:shd w:val="clear" w:color="auto" w:fill="auto"/>
            <w:noWrap/>
            <w:vAlign w:val="bottom"/>
            <w:hideMark/>
          </w:tcPr>
          <w:p w14:paraId="33C42C87" w14:textId="16B41C55" w:rsidR="00F7449E" w:rsidRPr="00F94643" w:rsidRDefault="00B2228F" w:rsidP="0098386A">
            <w:pPr>
              <w:rPr>
                <w:rFonts w:ascii="Calibri" w:eastAsia="Times New Roman" w:hAnsi="Calibri" w:cs="Times New Roman"/>
                <w:b/>
                <w:sz w:val="22"/>
                <w:szCs w:val="20"/>
                <w:lang w:val="en-GB"/>
              </w:rPr>
            </w:pPr>
            <w:r w:rsidRPr="00F94643">
              <w:rPr>
                <w:rFonts w:ascii="Calibri" w:eastAsia="Times New Roman" w:hAnsi="Calibri" w:cs="Times New Roman"/>
                <w:b/>
                <w:sz w:val="22"/>
                <w:szCs w:val="20"/>
                <w:lang w:val="en-GB"/>
              </w:rPr>
              <w:t>Pictures</w:t>
            </w:r>
          </w:p>
        </w:tc>
        <w:tc>
          <w:tcPr>
            <w:tcW w:w="0" w:type="auto"/>
            <w:tcBorders>
              <w:top w:val="nil"/>
              <w:left w:val="single" w:sz="4" w:space="0" w:color="auto"/>
              <w:bottom w:val="nil"/>
              <w:right w:val="nil"/>
            </w:tcBorders>
            <w:shd w:val="clear" w:color="auto" w:fill="auto"/>
            <w:noWrap/>
            <w:vAlign w:val="bottom"/>
            <w:hideMark/>
          </w:tcPr>
          <w:p w14:paraId="07ED0DE3" w14:textId="77777777" w:rsidR="00F7449E" w:rsidRPr="00F94643" w:rsidRDefault="00F7449E" w:rsidP="0098386A">
            <w:pPr>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2C3A84F3" w14:textId="77777777" w:rsidR="00F7449E" w:rsidRPr="00F94643" w:rsidRDefault="00F7449E" w:rsidP="0098386A">
            <w:pPr>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5C0B1CB1" w14:textId="77777777" w:rsidR="00F7449E" w:rsidRPr="00F94643" w:rsidRDefault="00F7449E" w:rsidP="0098386A">
            <w:pPr>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315897E8" w14:textId="77777777" w:rsidR="00F7449E" w:rsidRPr="00F94643" w:rsidRDefault="00F7449E" w:rsidP="0098386A">
            <w:pPr>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2EC85E72" w14:textId="77777777" w:rsidR="00F7449E" w:rsidRPr="00F94643" w:rsidRDefault="00F7449E" w:rsidP="0098386A">
            <w:pPr>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57DC19F9" w14:textId="77777777" w:rsidR="00F7449E" w:rsidRPr="00F94643" w:rsidRDefault="00F7449E" w:rsidP="0098386A">
            <w:pPr>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31DD4824" w14:textId="77777777" w:rsidR="00F7449E" w:rsidRPr="00F94643" w:rsidRDefault="00F7449E" w:rsidP="0098386A">
            <w:pPr>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 </w:t>
            </w:r>
          </w:p>
        </w:tc>
      </w:tr>
      <w:tr w:rsidR="00F7449E" w:rsidRPr="00F94643" w14:paraId="2ACF3F84" w14:textId="77777777" w:rsidTr="007A6E37">
        <w:trPr>
          <w:trHeight w:val="300"/>
        </w:trPr>
        <w:tc>
          <w:tcPr>
            <w:tcW w:w="0" w:type="auto"/>
            <w:tcBorders>
              <w:top w:val="nil"/>
              <w:left w:val="nil"/>
              <w:bottom w:val="nil"/>
              <w:right w:val="nil"/>
            </w:tcBorders>
            <w:shd w:val="clear" w:color="auto" w:fill="auto"/>
            <w:noWrap/>
            <w:vAlign w:val="bottom"/>
            <w:hideMark/>
          </w:tcPr>
          <w:p w14:paraId="5E6F2AA4" w14:textId="77777777" w:rsidR="00F7449E" w:rsidRPr="00F94643" w:rsidRDefault="00F7449E" w:rsidP="0098386A">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acmodontum1</w:t>
            </w:r>
            <w:proofErr w:type="gramEnd"/>
          </w:p>
        </w:tc>
        <w:tc>
          <w:tcPr>
            <w:tcW w:w="0" w:type="auto"/>
            <w:tcBorders>
              <w:top w:val="nil"/>
              <w:left w:val="single" w:sz="4" w:space="0" w:color="auto"/>
              <w:bottom w:val="nil"/>
              <w:right w:val="nil"/>
            </w:tcBorders>
            <w:shd w:val="clear" w:color="000000" w:fill="FFC7CE"/>
            <w:noWrap/>
            <w:vAlign w:val="bottom"/>
            <w:hideMark/>
          </w:tcPr>
          <w:p w14:paraId="69C3D002"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80FD54A"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32763553" w14:textId="77777777" w:rsidR="00F7449E" w:rsidRPr="00F94643" w:rsidRDefault="00F7449E" w:rsidP="0098386A">
            <w:pPr>
              <w:rPr>
                <w:rFonts w:ascii="Calibri" w:eastAsia="Times New Roman" w:hAnsi="Calibri" w:cs="Times New Roman"/>
                <w:color w:val="008000"/>
                <w:sz w:val="22"/>
                <w:szCs w:val="20"/>
                <w:lang w:val="en-GB"/>
              </w:rPr>
            </w:pPr>
            <w:r w:rsidRPr="00F94643">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7BE888E4"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2D88792"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7D59F83"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09555CA1"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1</w:t>
            </w:r>
          </w:p>
        </w:tc>
      </w:tr>
      <w:tr w:rsidR="00F7449E" w:rsidRPr="00F94643" w14:paraId="4E1510E5" w14:textId="77777777" w:rsidTr="007A6E37">
        <w:trPr>
          <w:trHeight w:val="300"/>
        </w:trPr>
        <w:tc>
          <w:tcPr>
            <w:tcW w:w="0" w:type="auto"/>
            <w:tcBorders>
              <w:top w:val="nil"/>
              <w:left w:val="nil"/>
              <w:bottom w:val="nil"/>
              <w:right w:val="nil"/>
            </w:tcBorders>
            <w:shd w:val="clear" w:color="auto" w:fill="auto"/>
            <w:noWrap/>
            <w:vAlign w:val="bottom"/>
            <w:hideMark/>
          </w:tcPr>
          <w:p w14:paraId="6BC4792D" w14:textId="77777777" w:rsidR="00F7449E" w:rsidRPr="00F94643" w:rsidRDefault="00F7449E" w:rsidP="0098386A">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appletonianum1</w:t>
            </w:r>
            <w:proofErr w:type="gramEnd"/>
          </w:p>
        </w:tc>
        <w:tc>
          <w:tcPr>
            <w:tcW w:w="0" w:type="auto"/>
            <w:tcBorders>
              <w:top w:val="nil"/>
              <w:left w:val="single" w:sz="4" w:space="0" w:color="auto"/>
              <w:bottom w:val="nil"/>
              <w:right w:val="nil"/>
            </w:tcBorders>
            <w:shd w:val="clear" w:color="000000" w:fill="FFC7CE"/>
            <w:noWrap/>
            <w:vAlign w:val="bottom"/>
            <w:hideMark/>
          </w:tcPr>
          <w:p w14:paraId="6B69A576"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4EFD9248"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0E1BC14"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1EF948FF"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C7230AF"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3C27F72"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single" w:sz="4" w:space="0" w:color="auto"/>
            </w:tcBorders>
            <w:shd w:val="clear" w:color="000000" w:fill="FFC7CE"/>
            <w:noWrap/>
            <w:vAlign w:val="bottom"/>
            <w:hideMark/>
          </w:tcPr>
          <w:p w14:paraId="779FF208"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6</w:t>
            </w:r>
          </w:p>
        </w:tc>
      </w:tr>
      <w:tr w:rsidR="00F7449E" w:rsidRPr="00F94643" w14:paraId="4589B3F3" w14:textId="77777777" w:rsidTr="007A6E37">
        <w:trPr>
          <w:trHeight w:val="300"/>
        </w:trPr>
        <w:tc>
          <w:tcPr>
            <w:tcW w:w="0" w:type="auto"/>
            <w:tcBorders>
              <w:top w:val="nil"/>
              <w:left w:val="nil"/>
              <w:bottom w:val="nil"/>
              <w:right w:val="nil"/>
            </w:tcBorders>
            <w:shd w:val="clear" w:color="auto" w:fill="auto"/>
            <w:noWrap/>
            <w:vAlign w:val="bottom"/>
            <w:hideMark/>
          </w:tcPr>
          <w:p w14:paraId="193601ED" w14:textId="77777777" w:rsidR="00F7449E" w:rsidRPr="00F94643" w:rsidRDefault="00F7449E" w:rsidP="0098386A">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argus1</w:t>
            </w:r>
            <w:proofErr w:type="gramEnd"/>
          </w:p>
        </w:tc>
        <w:tc>
          <w:tcPr>
            <w:tcW w:w="0" w:type="auto"/>
            <w:tcBorders>
              <w:top w:val="nil"/>
              <w:left w:val="single" w:sz="4" w:space="0" w:color="auto"/>
              <w:bottom w:val="nil"/>
              <w:right w:val="nil"/>
            </w:tcBorders>
            <w:shd w:val="clear" w:color="000000" w:fill="FFEB9C"/>
            <w:noWrap/>
            <w:vAlign w:val="bottom"/>
            <w:hideMark/>
          </w:tcPr>
          <w:p w14:paraId="47F4A7AE" w14:textId="77777777" w:rsidR="00F7449E" w:rsidRPr="00F94643" w:rsidRDefault="00F7449E" w:rsidP="0098386A">
            <w:pPr>
              <w:rPr>
                <w:rFonts w:ascii="Calibri" w:eastAsia="Times New Roman" w:hAnsi="Calibri" w:cs="Times New Roman"/>
                <w:color w:val="008000"/>
                <w:sz w:val="22"/>
                <w:szCs w:val="20"/>
                <w:lang w:val="en-GB"/>
              </w:rPr>
            </w:pPr>
            <w:r w:rsidRPr="00F94643">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0FD19C19"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75E3568"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433DE2C" w14:textId="77777777" w:rsidR="00F7449E" w:rsidRPr="00F94643" w:rsidRDefault="00F7449E" w:rsidP="0098386A">
            <w:pPr>
              <w:rPr>
                <w:rFonts w:ascii="Calibri" w:eastAsia="Times New Roman" w:hAnsi="Calibri" w:cs="Times New Roman"/>
                <w:color w:val="008000"/>
                <w:sz w:val="22"/>
                <w:szCs w:val="20"/>
                <w:lang w:val="en-GB"/>
              </w:rPr>
            </w:pPr>
            <w:r w:rsidRPr="00F94643">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04DF46E2" w14:textId="77777777" w:rsidR="00F7449E" w:rsidRPr="00F94643" w:rsidRDefault="00F7449E" w:rsidP="0098386A">
            <w:pPr>
              <w:rPr>
                <w:rFonts w:ascii="Calibri" w:eastAsia="Times New Roman" w:hAnsi="Calibri" w:cs="Times New Roman"/>
                <w:color w:val="008000"/>
                <w:sz w:val="22"/>
                <w:szCs w:val="20"/>
                <w:lang w:val="en-GB"/>
              </w:rPr>
            </w:pPr>
            <w:r w:rsidRPr="00F94643">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04AEFA30"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47C0ABC0" w14:textId="77777777" w:rsidR="00F7449E" w:rsidRPr="00F94643" w:rsidRDefault="00F7449E" w:rsidP="0098386A">
            <w:pPr>
              <w:rPr>
                <w:rFonts w:ascii="Calibri" w:eastAsia="Times New Roman" w:hAnsi="Calibri" w:cs="Times New Roman"/>
                <w:color w:val="008000"/>
                <w:sz w:val="22"/>
                <w:szCs w:val="20"/>
                <w:lang w:val="en-GB"/>
              </w:rPr>
            </w:pPr>
            <w:r w:rsidRPr="00F94643">
              <w:rPr>
                <w:rFonts w:ascii="Calibri" w:eastAsia="Times New Roman" w:hAnsi="Calibri" w:cs="Times New Roman"/>
                <w:color w:val="008000"/>
                <w:sz w:val="22"/>
                <w:szCs w:val="20"/>
                <w:lang w:val="en-GB"/>
              </w:rPr>
              <w:t>Unknown 3/7</w:t>
            </w:r>
          </w:p>
        </w:tc>
      </w:tr>
      <w:tr w:rsidR="00F7449E" w:rsidRPr="00F94643" w14:paraId="486160A4" w14:textId="77777777" w:rsidTr="007A6E37">
        <w:trPr>
          <w:trHeight w:val="300"/>
        </w:trPr>
        <w:tc>
          <w:tcPr>
            <w:tcW w:w="0" w:type="auto"/>
            <w:tcBorders>
              <w:top w:val="nil"/>
              <w:left w:val="nil"/>
              <w:bottom w:val="nil"/>
              <w:right w:val="nil"/>
            </w:tcBorders>
            <w:shd w:val="clear" w:color="auto" w:fill="auto"/>
            <w:noWrap/>
            <w:vAlign w:val="bottom"/>
            <w:hideMark/>
          </w:tcPr>
          <w:p w14:paraId="4EC94AE4" w14:textId="77777777" w:rsidR="00F7449E" w:rsidRPr="00F94643" w:rsidRDefault="00F7449E" w:rsidP="0098386A">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argus2</w:t>
            </w:r>
            <w:proofErr w:type="gramEnd"/>
            <w:r w:rsidRPr="00F94643">
              <w:rPr>
                <w:rFonts w:ascii="Calibri" w:eastAsia="Times New Roman" w:hAnsi="Calibri" w:cs="Times New Roman"/>
                <w:sz w:val="22"/>
                <w:szCs w:val="20"/>
                <w:lang w:val="en-GB"/>
              </w:rPr>
              <w:t>_2</w:t>
            </w:r>
          </w:p>
        </w:tc>
        <w:tc>
          <w:tcPr>
            <w:tcW w:w="0" w:type="auto"/>
            <w:tcBorders>
              <w:top w:val="nil"/>
              <w:left w:val="single" w:sz="4" w:space="0" w:color="auto"/>
              <w:bottom w:val="nil"/>
              <w:right w:val="nil"/>
            </w:tcBorders>
            <w:shd w:val="clear" w:color="000000" w:fill="C6EFCE"/>
            <w:noWrap/>
            <w:vAlign w:val="bottom"/>
            <w:hideMark/>
          </w:tcPr>
          <w:p w14:paraId="1B4AEFF6"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4E46FC2"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AA03293"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EC12E16"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11BF0E"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7DB7DB6"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A72923F"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r>
      <w:tr w:rsidR="00F7449E" w:rsidRPr="00F94643" w14:paraId="2EF52E97" w14:textId="77777777" w:rsidTr="007A6E37">
        <w:trPr>
          <w:trHeight w:val="300"/>
        </w:trPr>
        <w:tc>
          <w:tcPr>
            <w:tcW w:w="0" w:type="auto"/>
            <w:tcBorders>
              <w:top w:val="nil"/>
              <w:left w:val="nil"/>
              <w:bottom w:val="nil"/>
              <w:right w:val="nil"/>
            </w:tcBorders>
            <w:shd w:val="clear" w:color="auto" w:fill="auto"/>
            <w:noWrap/>
            <w:vAlign w:val="bottom"/>
            <w:hideMark/>
          </w:tcPr>
          <w:p w14:paraId="5AC540AE" w14:textId="77777777" w:rsidR="00F7449E" w:rsidRPr="00F94643" w:rsidRDefault="00F7449E" w:rsidP="0098386A">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barbatum1</w:t>
            </w:r>
            <w:proofErr w:type="gramEnd"/>
          </w:p>
        </w:tc>
        <w:tc>
          <w:tcPr>
            <w:tcW w:w="0" w:type="auto"/>
            <w:tcBorders>
              <w:top w:val="nil"/>
              <w:left w:val="single" w:sz="4" w:space="0" w:color="auto"/>
              <w:bottom w:val="nil"/>
              <w:right w:val="nil"/>
            </w:tcBorders>
            <w:shd w:val="clear" w:color="000000" w:fill="FFC7CE"/>
            <w:noWrap/>
            <w:vAlign w:val="bottom"/>
            <w:hideMark/>
          </w:tcPr>
          <w:p w14:paraId="5C4F2987"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1 (low)</w:t>
            </w:r>
          </w:p>
        </w:tc>
        <w:tc>
          <w:tcPr>
            <w:tcW w:w="0" w:type="auto"/>
            <w:tcBorders>
              <w:top w:val="nil"/>
              <w:left w:val="single" w:sz="4" w:space="0" w:color="auto"/>
              <w:bottom w:val="nil"/>
              <w:right w:val="nil"/>
            </w:tcBorders>
            <w:shd w:val="clear" w:color="000000" w:fill="FFEB9C"/>
            <w:noWrap/>
            <w:vAlign w:val="bottom"/>
            <w:hideMark/>
          </w:tcPr>
          <w:p w14:paraId="63F90379" w14:textId="77777777" w:rsidR="00F7449E" w:rsidRPr="00F94643" w:rsidRDefault="00F7449E" w:rsidP="0098386A">
            <w:pPr>
              <w:rPr>
                <w:rFonts w:ascii="Calibri" w:eastAsia="Times New Roman" w:hAnsi="Calibri" w:cs="Times New Roman"/>
                <w:color w:val="008000"/>
                <w:sz w:val="22"/>
                <w:szCs w:val="20"/>
                <w:lang w:val="en-GB"/>
              </w:rPr>
            </w:pPr>
            <w:r w:rsidRPr="00F94643">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63071438"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 3/1(low)</w:t>
            </w:r>
          </w:p>
        </w:tc>
        <w:tc>
          <w:tcPr>
            <w:tcW w:w="0" w:type="auto"/>
            <w:tcBorders>
              <w:top w:val="nil"/>
              <w:left w:val="single" w:sz="4" w:space="0" w:color="auto"/>
              <w:bottom w:val="nil"/>
              <w:right w:val="nil"/>
            </w:tcBorders>
            <w:shd w:val="clear" w:color="000000" w:fill="FFC7CE"/>
            <w:noWrap/>
            <w:vAlign w:val="bottom"/>
            <w:hideMark/>
          </w:tcPr>
          <w:p w14:paraId="219F8B54"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0B0C6F9" w14:textId="77777777" w:rsidR="00F7449E" w:rsidRPr="00F94643" w:rsidRDefault="00F7449E" w:rsidP="0098386A">
            <w:pPr>
              <w:rPr>
                <w:rFonts w:ascii="Calibri" w:eastAsia="Times New Roman" w:hAnsi="Calibri" w:cs="Times New Roman"/>
                <w:color w:val="008000"/>
                <w:sz w:val="22"/>
                <w:szCs w:val="20"/>
                <w:lang w:val="en-GB"/>
              </w:rPr>
            </w:pPr>
            <w:r w:rsidRPr="00F94643">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C7CE"/>
            <w:noWrap/>
            <w:vAlign w:val="bottom"/>
            <w:hideMark/>
          </w:tcPr>
          <w:p w14:paraId="18CDED71"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2F1AB742"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r>
      <w:tr w:rsidR="00F7449E" w:rsidRPr="00F94643" w14:paraId="1A2CD8CE" w14:textId="77777777" w:rsidTr="007A6E37">
        <w:trPr>
          <w:trHeight w:val="300"/>
        </w:trPr>
        <w:tc>
          <w:tcPr>
            <w:tcW w:w="0" w:type="auto"/>
            <w:tcBorders>
              <w:top w:val="nil"/>
              <w:left w:val="nil"/>
              <w:bottom w:val="nil"/>
              <w:right w:val="nil"/>
            </w:tcBorders>
            <w:shd w:val="clear" w:color="auto" w:fill="auto"/>
            <w:noWrap/>
            <w:vAlign w:val="bottom"/>
            <w:hideMark/>
          </w:tcPr>
          <w:p w14:paraId="0F091D41" w14:textId="77777777" w:rsidR="00F7449E" w:rsidRPr="00F94643" w:rsidRDefault="00F7449E" w:rsidP="0098386A">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barbatum2</w:t>
            </w:r>
            <w:proofErr w:type="gramEnd"/>
            <w:r w:rsidRPr="00F94643">
              <w:rPr>
                <w:rFonts w:ascii="Calibri" w:eastAsia="Times New Roman" w:hAnsi="Calibri" w:cs="Times New Roman"/>
                <w:sz w:val="22"/>
                <w:szCs w:val="20"/>
                <w:lang w:val="en-GB"/>
              </w:rPr>
              <w:t>_2</w:t>
            </w:r>
          </w:p>
        </w:tc>
        <w:tc>
          <w:tcPr>
            <w:tcW w:w="0" w:type="auto"/>
            <w:tcBorders>
              <w:top w:val="nil"/>
              <w:left w:val="single" w:sz="4" w:space="0" w:color="auto"/>
              <w:bottom w:val="nil"/>
              <w:right w:val="nil"/>
            </w:tcBorders>
            <w:shd w:val="clear" w:color="000000" w:fill="FFC7CE"/>
            <w:noWrap/>
            <w:vAlign w:val="bottom"/>
            <w:hideMark/>
          </w:tcPr>
          <w:p w14:paraId="6BB3FFE5"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36CDC00"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3240F27F"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0A3CDC7"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271A0464"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2C27338B"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76F117D9"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r>
      <w:tr w:rsidR="00F7449E" w:rsidRPr="00F94643" w14:paraId="2360D60B" w14:textId="77777777" w:rsidTr="007A6E37">
        <w:trPr>
          <w:trHeight w:val="300"/>
        </w:trPr>
        <w:tc>
          <w:tcPr>
            <w:tcW w:w="0" w:type="auto"/>
            <w:tcBorders>
              <w:top w:val="nil"/>
              <w:left w:val="nil"/>
              <w:bottom w:val="nil"/>
              <w:right w:val="nil"/>
            </w:tcBorders>
            <w:shd w:val="clear" w:color="auto" w:fill="auto"/>
            <w:noWrap/>
            <w:vAlign w:val="bottom"/>
            <w:hideMark/>
          </w:tcPr>
          <w:p w14:paraId="45862789" w14:textId="77777777" w:rsidR="00F7449E" w:rsidRPr="00F94643" w:rsidRDefault="00F7449E" w:rsidP="0098386A">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bougainvilleanum1</w:t>
            </w:r>
            <w:proofErr w:type="gramEnd"/>
            <w:r w:rsidRPr="00F94643">
              <w:rPr>
                <w:rFonts w:ascii="Calibri" w:eastAsia="Times New Roman" w:hAnsi="Calibri" w:cs="Times New Roman"/>
                <w:sz w:val="22"/>
                <w:szCs w:val="20"/>
                <w:lang w:val="en-GB"/>
              </w:rPr>
              <w:t>*</w:t>
            </w:r>
          </w:p>
        </w:tc>
        <w:tc>
          <w:tcPr>
            <w:tcW w:w="0" w:type="auto"/>
            <w:tcBorders>
              <w:top w:val="nil"/>
              <w:left w:val="single" w:sz="4" w:space="0" w:color="auto"/>
              <w:bottom w:val="nil"/>
              <w:right w:val="nil"/>
            </w:tcBorders>
            <w:shd w:val="clear" w:color="000000" w:fill="FFEB9C"/>
            <w:noWrap/>
            <w:vAlign w:val="bottom"/>
            <w:hideMark/>
          </w:tcPr>
          <w:p w14:paraId="46A77E4C" w14:textId="77777777" w:rsidR="00F7449E" w:rsidRPr="00F94643" w:rsidRDefault="00F7449E" w:rsidP="0098386A">
            <w:pPr>
              <w:rPr>
                <w:rFonts w:ascii="Calibri" w:eastAsia="Times New Roman" w:hAnsi="Calibri" w:cs="Times New Roman"/>
                <w:color w:val="008000"/>
                <w:sz w:val="22"/>
                <w:szCs w:val="20"/>
                <w:lang w:val="en-GB"/>
              </w:rPr>
            </w:pPr>
            <w:r w:rsidRPr="00F94643">
              <w:rPr>
                <w:rFonts w:ascii="Calibri" w:eastAsia="Times New Roman" w:hAnsi="Calibri" w:cs="Times New Roman"/>
                <w:color w:val="008000"/>
                <w:sz w:val="22"/>
                <w:szCs w:val="20"/>
                <w:lang w:val="en-GB"/>
              </w:rPr>
              <w:t>Unknown 7/1(low)</w:t>
            </w:r>
          </w:p>
        </w:tc>
        <w:tc>
          <w:tcPr>
            <w:tcW w:w="0" w:type="auto"/>
            <w:tcBorders>
              <w:top w:val="nil"/>
              <w:left w:val="single" w:sz="4" w:space="0" w:color="auto"/>
              <w:bottom w:val="nil"/>
              <w:right w:val="nil"/>
            </w:tcBorders>
            <w:shd w:val="clear" w:color="000000" w:fill="FFC7CE"/>
            <w:noWrap/>
            <w:vAlign w:val="bottom"/>
            <w:hideMark/>
          </w:tcPr>
          <w:p w14:paraId="22A5070C"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300C1E3E"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BF103EB"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8302E94"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B77C64B"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3CFF25FB"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r>
      <w:tr w:rsidR="00F7449E" w:rsidRPr="00F94643" w14:paraId="6AB0788B" w14:textId="77777777" w:rsidTr="007A6E37">
        <w:trPr>
          <w:trHeight w:val="300"/>
        </w:trPr>
        <w:tc>
          <w:tcPr>
            <w:tcW w:w="0" w:type="auto"/>
            <w:tcBorders>
              <w:top w:val="nil"/>
              <w:left w:val="nil"/>
              <w:bottom w:val="nil"/>
              <w:right w:val="nil"/>
            </w:tcBorders>
            <w:shd w:val="clear" w:color="auto" w:fill="auto"/>
            <w:noWrap/>
            <w:vAlign w:val="bottom"/>
            <w:hideMark/>
          </w:tcPr>
          <w:p w14:paraId="55001EE4" w14:textId="77777777" w:rsidR="00F7449E" w:rsidRPr="00F94643" w:rsidRDefault="00F7449E" w:rsidP="0098386A">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bullenianum1</w:t>
            </w:r>
            <w:proofErr w:type="gramEnd"/>
          </w:p>
        </w:tc>
        <w:tc>
          <w:tcPr>
            <w:tcW w:w="0" w:type="auto"/>
            <w:tcBorders>
              <w:top w:val="nil"/>
              <w:left w:val="single" w:sz="4" w:space="0" w:color="auto"/>
              <w:bottom w:val="nil"/>
              <w:right w:val="nil"/>
            </w:tcBorders>
            <w:shd w:val="clear" w:color="000000" w:fill="FFEB9C"/>
            <w:noWrap/>
            <w:vAlign w:val="bottom"/>
            <w:hideMark/>
          </w:tcPr>
          <w:p w14:paraId="00ADE1D4"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 3/1(low)</w:t>
            </w:r>
          </w:p>
        </w:tc>
        <w:tc>
          <w:tcPr>
            <w:tcW w:w="0" w:type="auto"/>
            <w:tcBorders>
              <w:top w:val="nil"/>
              <w:left w:val="single" w:sz="4" w:space="0" w:color="auto"/>
              <w:bottom w:val="nil"/>
              <w:right w:val="nil"/>
            </w:tcBorders>
            <w:shd w:val="clear" w:color="000000" w:fill="FFC7CE"/>
            <w:noWrap/>
            <w:vAlign w:val="bottom"/>
            <w:hideMark/>
          </w:tcPr>
          <w:p w14:paraId="29BD430E"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CC23D09"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22AC7C84"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 1/3</w:t>
            </w:r>
          </w:p>
        </w:tc>
        <w:tc>
          <w:tcPr>
            <w:tcW w:w="0" w:type="auto"/>
            <w:tcBorders>
              <w:top w:val="nil"/>
              <w:left w:val="single" w:sz="4" w:space="0" w:color="auto"/>
              <w:bottom w:val="nil"/>
              <w:right w:val="nil"/>
            </w:tcBorders>
            <w:shd w:val="clear" w:color="000000" w:fill="FFC7CE"/>
            <w:noWrap/>
            <w:vAlign w:val="bottom"/>
            <w:hideMark/>
          </w:tcPr>
          <w:p w14:paraId="4E31A7DF"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620200A2"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01DF32E7"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r>
      <w:tr w:rsidR="00F7449E" w:rsidRPr="00F94643" w14:paraId="735E6619" w14:textId="77777777" w:rsidTr="007A6E37">
        <w:trPr>
          <w:trHeight w:val="300"/>
        </w:trPr>
        <w:tc>
          <w:tcPr>
            <w:tcW w:w="0" w:type="auto"/>
            <w:tcBorders>
              <w:top w:val="nil"/>
              <w:left w:val="nil"/>
              <w:bottom w:val="nil"/>
              <w:right w:val="nil"/>
            </w:tcBorders>
            <w:shd w:val="clear" w:color="auto" w:fill="auto"/>
            <w:noWrap/>
            <w:vAlign w:val="bottom"/>
            <w:hideMark/>
          </w:tcPr>
          <w:p w14:paraId="0F0D6849" w14:textId="77777777" w:rsidR="00F7449E" w:rsidRPr="00F94643" w:rsidRDefault="00F7449E" w:rsidP="0098386A">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callosum1</w:t>
            </w:r>
            <w:proofErr w:type="gramEnd"/>
          </w:p>
        </w:tc>
        <w:tc>
          <w:tcPr>
            <w:tcW w:w="0" w:type="auto"/>
            <w:tcBorders>
              <w:top w:val="nil"/>
              <w:left w:val="single" w:sz="4" w:space="0" w:color="auto"/>
              <w:bottom w:val="nil"/>
              <w:right w:val="nil"/>
            </w:tcBorders>
            <w:shd w:val="clear" w:color="000000" w:fill="FFC7CE"/>
            <w:noWrap/>
            <w:vAlign w:val="bottom"/>
            <w:hideMark/>
          </w:tcPr>
          <w:p w14:paraId="10665F56"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nil"/>
            </w:tcBorders>
            <w:shd w:val="clear" w:color="000000" w:fill="FFEB9C"/>
            <w:noWrap/>
            <w:vAlign w:val="bottom"/>
            <w:hideMark/>
          </w:tcPr>
          <w:p w14:paraId="42641D2A"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 6/3(low)</w:t>
            </w:r>
          </w:p>
        </w:tc>
        <w:tc>
          <w:tcPr>
            <w:tcW w:w="0" w:type="auto"/>
            <w:tcBorders>
              <w:top w:val="nil"/>
              <w:left w:val="single" w:sz="4" w:space="0" w:color="auto"/>
              <w:bottom w:val="nil"/>
              <w:right w:val="nil"/>
            </w:tcBorders>
            <w:shd w:val="clear" w:color="000000" w:fill="FFEB9C"/>
            <w:noWrap/>
            <w:vAlign w:val="bottom"/>
            <w:hideMark/>
          </w:tcPr>
          <w:p w14:paraId="15BFB392"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6589D4F"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1(low)</w:t>
            </w:r>
          </w:p>
        </w:tc>
        <w:tc>
          <w:tcPr>
            <w:tcW w:w="0" w:type="auto"/>
            <w:tcBorders>
              <w:top w:val="nil"/>
              <w:left w:val="single" w:sz="4" w:space="0" w:color="auto"/>
              <w:bottom w:val="nil"/>
              <w:right w:val="nil"/>
            </w:tcBorders>
            <w:shd w:val="clear" w:color="000000" w:fill="FFC7CE"/>
            <w:noWrap/>
            <w:vAlign w:val="bottom"/>
            <w:hideMark/>
          </w:tcPr>
          <w:p w14:paraId="4097E585"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E4D090B"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single" w:sz="4" w:space="0" w:color="auto"/>
            </w:tcBorders>
            <w:shd w:val="clear" w:color="000000" w:fill="FFC7CE"/>
            <w:noWrap/>
            <w:vAlign w:val="bottom"/>
            <w:hideMark/>
          </w:tcPr>
          <w:p w14:paraId="0C60A9CA"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6</w:t>
            </w:r>
          </w:p>
        </w:tc>
      </w:tr>
      <w:tr w:rsidR="00F7449E" w:rsidRPr="00F94643" w14:paraId="5CD2A564" w14:textId="77777777" w:rsidTr="007A6E37">
        <w:trPr>
          <w:trHeight w:val="300"/>
        </w:trPr>
        <w:tc>
          <w:tcPr>
            <w:tcW w:w="0" w:type="auto"/>
            <w:tcBorders>
              <w:top w:val="nil"/>
              <w:left w:val="nil"/>
              <w:bottom w:val="nil"/>
              <w:right w:val="nil"/>
            </w:tcBorders>
            <w:shd w:val="clear" w:color="auto" w:fill="auto"/>
            <w:noWrap/>
            <w:vAlign w:val="bottom"/>
            <w:hideMark/>
          </w:tcPr>
          <w:p w14:paraId="077FC45F" w14:textId="77777777" w:rsidR="00F7449E" w:rsidRPr="00F94643" w:rsidRDefault="00F7449E" w:rsidP="0098386A">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callosum2</w:t>
            </w:r>
            <w:proofErr w:type="gramEnd"/>
          </w:p>
        </w:tc>
        <w:tc>
          <w:tcPr>
            <w:tcW w:w="0" w:type="auto"/>
            <w:tcBorders>
              <w:top w:val="nil"/>
              <w:left w:val="single" w:sz="4" w:space="0" w:color="auto"/>
              <w:bottom w:val="nil"/>
              <w:right w:val="nil"/>
            </w:tcBorders>
            <w:shd w:val="clear" w:color="000000" w:fill="FFC7CE"/>
            <w:noWrap/>
            <w:vAlign w:val="bottom"/>
            <w:hideMark/>
          </w:tcPr>
          <w:p w14:paraId="4B9D2A95"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67776733"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6ABEFDE5"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C1F2963"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128383B9"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5A6111FE"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58FC298B"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r>
      <w:tr w:rsidR="00F7449E" w:rsidRPr="00F94643" w14:paraId="4588D43E" w14:textId="77777777" w:rsidTr="007A6E37">
        <w:trPr>
          <w:trHeight w:val="300"/>
        </w:trPr>
        <w:tc>
          <w:tcPr>
            <w:tcW w:w="0" w:type="auto"/>
            <w:tcBorders>
              <w:top w:val="nil"/>
              <w:left w:val="nil"/>
              <w:bottom w:val="nil"/>
              <w:right w:val="nil"/>
            </w:tcBorders>
            <w:shd w:val="clear" w:color="auto" w:fill="auto"/>
            <w:noWrap/>
            <w:vAlign w:val="bottom"/>
            <w:hideMark/>
          </w:tcPr>
          <w:p w14:paraId="181FDCC0" w14:textId="77777777" w:rsidR="00F7449E" w:rsidRPr="00F94643" w:rsidRDefault="00F7449E" w:rsidP="0098386A">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callosum3</w:t>
            </w:r>
            <w:proofErr w:type="gramEnd"/>
          </w:p>
        </w:tc>
        <w:tc>
          <w:tcPr>
            <w:tcW w:w="0" w:type="auto"/>
            <w:tcBorders>
              <w:top w:val="nil"/>
              <w:left w:val="single" w:sz="4" w:space="0" w:color="auto"/>
              <w:bottom w:val="nil"/>
              <w:right w:val="nil"/>
            </w:tcBorders>
            <w:shd w:val="clear" w:color="000000" w:fill="FFEB9C"/>
            <w:noWrap/>
            <w:vAlign w:val="bottom"/>
            <w:hideMark/>
          </w:tcPr>
          <w:p w14:paraId="1964690D"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3C1ECD26"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4B0F1D7"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2</w:t>
            </w:r>
          </w:p>
        </w:tc>
        <w:tc>
          <w:tcPr>
            <w:tcW w:w="0" w:type="auto"/>
            <w:tcBorders>
              <w:top w:val="nil"/>
              <w:left w:val="single" w:sz="4" w:space="0" w:color="auto"/>
              <w:bottom w:val="nil"/>
              <w:right w:val="nil"/>
            </w:tcBorders>
            <w:shd w:val="clear" w:color="000000" w:fill="FFEB9C"/>
            <w:noWrap/>
            <w:vAlign w:val="bottom"/>
            <w:hideMark/>
          </w:tcPr>
          <w:p w14:paraId="133A8014"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65030DE"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D6F97EF"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0D2452CA"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r>
      <w:tr w:rsidR="00F7449E" w:rsidRPr="00F94643" w14:paraId="5BDE3FC3" w14:textId="77777777" w:rsidTr="007A6E37">
        <w:trPr>
          <w:trHeight w:val="300"/>
        </w:trPr>
        <w:tc>
          <w:tcPr>
            <w:tcW w:w="0" w:type="auto"/>
            <w:tcBorders>
              <w:top w:val="nil"/>
              <w:left w:val="nil"/>
              <w:bottom w:val="nil"/>
              <w:right w:val="nil"/>
            </w:tcBorders>
            <w:shd w:val="clear" w:color="auto" w:fill="auto"/>
            <w:noWrap/>
            <w:vAlign w:val="bottom"/>
            <w:hideMark/>
          </w:tcPr>
          <w:p w14:paraId="2D432597" w14:textId="77777777" w:rsidR="00F7449E" w:rsidRPr="00F94643" w:rsidRDefault="00F7449E" w:rsidP="0098386A">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dayanum1</w:t>
            </w:r>
            <w:proofErr w:type="gramEnd"/>
          </w:p>
        </w:tc>
        <w:tc>
          <w:tcPr>
            <w:tcW w:w="0" w:type="auto"/>
            <w:tcBorders>
              <w:top w:val="nil"/>
              <w:left w:val="single" w:sz="4" w:space="0" w:color="auto"/>
              <w:bottom w:val="nil"/>
              <w:right w:val="nil"/>
            </w:tcBorders>
            <w:shd w:val="clear" w:color="000000" w:fill="FFEB9C"/>
            <w:noWrap/>
            <w:vAlign w:val="bottom"/>
            <w:hideMark/>
          </w:tcPr>
          <w:p w14:paraId="0405EE3F"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29198F0"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6A515EA"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6468D0C"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B9DD370"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60C52D80"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single" w:sz="4" w:space="0" w:color="auto"/>
            </w:tcBorders>
            <w:shd w:val="clear" w:color="000000" w:fill="FFEB9C"/>
            <w:noWrap/>
            <w:vAlign w:val="bottom"/>
            <w:hideMark/>
          </w:tcPr>
          <w:p w14:paraId="076F8216"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r>
      <w:tr w:rsidR="00F7449E" w:rsidRPr="00F94643" w14:paraId="4D81D644" w14:textId="77777777" w:rsidTr="007A6E37">
        <w:trPr>
          <w:trHeight w:val="300"/>
        </w:trPr>
        <w:tc>
          <w:tcPr>
            <w:tcW w:w="0" w:type="auto"/>
            <w:tcBorders>
              <w:top w:val="nil"/>
              <w:left w:val="nil"/>
              <w:bottom w:val="nil"/>
              <w:right w:val="nil"/>
            </w:tcBorders>
            <w:shd w:val="clear" w:color="auto" w:fill="auto"/>
            <w:noWrap/>
            <w:vAlign w:val="bottom"/>
            <w:hideMark/>
          </w:tcPr>
          <w:p w14:paraId="7840F766" w14:textId="77777777" w:rsidR="00F7449E" w:rsidRPr="00F94643" w:rsidRDefault="00F7449E" w:rsidP="0098386A">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dayanum2</w:t>
            </w:r>
            <w:proofErr w:type="gramEnd"/>
            <w:r w:rsidRPr="00F94643">
              <w:rPr>
                <w:rFonts w:ascii="Calibri" w:eastAsia="Times New Roman" w:hAnsi="Calibri" w:cs="Times New Roman"/>
                <w:sz w:val="22"/>
                <w:szCs w:val="20"/>
                <w:lang w:val="en-GB"/>
              </w:rPr>
              <w:t>_3</w:t>
            </w:r>
          </w:p>
        </w:tc>
        <w:tc>
          <w:tcPr>
            <w:tcW w:w="0" w:type="auto"/>
            <w:tcBorders>
              <w:top w:val="nil"/>
              <w:left w:val="single" w:sz="4" w:space="0" w:color="auto"/>
              <w:bottom w:val="nil"/>
              <w:right w:val="nil"/>
            </w:tcBorders>
            <w:shd w:val="clear" w:color="000000" w:fill="FFEB9C"/>
            <w:noWrap/>
            <w:vAlign w:val="bottom"/>
            <w:hideMark/>
          </w:tcPr>
          <w:p w14:paraId="6F6002E8" w14:textId="77777777" w:rsidR="00F7449E" w:rsidRPr="00F94643" w:rsidRDefault="00F7449E" w:rsidP="0098386A">
            <w:pPr>
              <w:rPr>
                <w:rFonts w:ascii="Calibri" w:eastAsia="Times New Roman" w:hAnsi="Calibri" w:cs="Times New Roman"/>
                <w:color w:val="008000"/>
                <w:sz w:val="22"/>
                <w:szCs w:val="20"/>
                <w:lang w:val="en-GB"/>
              </w:rPr>
            </w:pPr>
            <w:r w:rsidRPr="00F94643">
              <w:rPr>
                <w:rFonts w:ascii="Calibri" w:eastAsia="Times New Roman" w:hAnsi="Calibri" w:cs="Times New Roman"/>
                <w:color w:val="008000"/>
                <w:sz w:val="22"/>
                <w:szCs w:val="20"/>
                <w:lang w:val="en-GB"/>
              </w:rPr>
              <w:t>Unknown 7/2</w:t>
            </w:r>
          </w:p>
        </w:tc>
        <w:tc>
          <w:tcPr>
            <w:tcW w:w="0" w:type="auto"/>
            <w:tcBorders>
              <w:top w:val="nil"/>
              <w:left w:val="single" w:sz="4" w:space="0" w:color="auto"/>
              <w:bottom w:val="nil"/>
              <w:right w:val="nil"/>
            </w:tcBorders>
            <w:shd w:val="clear" w:color="000000" w:fill="C6EFCE"/>
            <w:noWrap/>
            <w:vAlign w:val="bottom"/>
            <w:hideMark/>
          </w:tcPr>
          <w:p w14:paraId="515C6C0D"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1AA0C9B" w14:textId="77777777" w:rsidR="00F7449E" w:rsidRPr="00F94643" w:rsidRDefault="00F7449E" w:rsidP="0098386A">
            <w:pPr>
              <w:rPr>
                <w:rFonts w:ascii="Calibri" w:eastAsia="Times New Roman" w:hAnsi="Calibri" w:cs="Times New Roman"/>
                <w:color w:val="008000"/>
                <w:sz w:val="22"/>
                <w:szCs w:val="20"/>
                <w:lang w:val="en-GB"/>
              </w:rPr>
            </w:pPr>
            <w:r w:rsidRPr="00F94643">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53B28700"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02F1EC09"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nil"/>
            </w:tcBorders>
            <w:shd w:val="clear" w:color="000000" w:fill="C6EFCE"/>
            <w:noWrap/>
            <w:vAlign w:val="bottom"/>
            <w:hideMark/>
          </w:tcPr>
          <w:p w14:paraId="15F8D15D"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0584AA31"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r>
      <w:tr w:rsidR="00F7449E" w:rsidRPr="00F94643" w14:paraId="6BFCFB48" w14:textId="77777777" w:rsidTr="007A6E37">
        <w:trPr>
          <w:trHeight w:val="300"/>
        </w:trPr>
        <w:tc>
          <w:tcPr>
            <w:tcW w:w="0" w:type="auto"/>
            <w:tcBorders>
              <w:top w:val="nil"/>
              <w:left w:val="nil"/>
              <w:bottom w:val="nil"/>
              <w:right w:val="nil"/>
            </w:tcBorders>
            <w:shd w:val="clear" w:color="auto" w:fill="auto"/>
            <w:noWrap/>
            <w:vAlign w:val="bottom"/>
            <w:hideMark/>
          </w:tcPr>
          <w:p w14:paraId="0905DEF3" w14:textId="77777777" w:rsidR="00F7449E" w:rsidRPr="00F94643" w:rsidRDefault="00F7449E" w:rsidP="0098386A">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dayanum2</w:t>
            </w:r>
            <w:proofErr w:type="gramEnd"/>
          </w:p>
        </w:tc>
        <w:tc>
          <w:tcPr>
            <w:tcW w:w="0" w:type="auto"/>
            <w:tcBorders>
              <w:top w:val="nil"/>
              <w:left w:val="single" w:sz="4" w:space="0" w:color="auto"/>
              <w:bottom w:val="nil"/>
              <w:right w:val="nil"/>
            </w:tcBorders>
            <w:shd w:val="clear" w:color="000000" w:fill="FFC7CE"/>
            <w:noWrap/>
            <w:vAlign w:val="bottom"/>
            <w:hideMark/>
          </w:tcPr>
          <w:p w14:paraId="4146C780"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3604E51"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30A96AF2"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E788081"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 3/1(low)</w:t>
            </w:r>
          </w:p>
        </w:tc>
        <w:tc>
          <w:tcPr>
            <w:tcW w:w="0" w:type="auto"/>
            <w:tcBorders>
              <w:top w:val="nil"/>
              <w:left w:val="single" w:sz="4" w:space="0" w:color="auto"/>
              <w:bottom w:val="nil"/>
              <w:right w:val="nil"/>
            </w:tcBorders>
            <w:shd w:val="clear" w:color="000000" w:fill="FFEB9C"/>
            <w:noWrap/>
            <w:vAlign w:val="bottom"/>
            <w:hideMark/>
          </w:tcPr>
          <w:p w14:paraId="1FE6D6B7"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5C7FC13"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141E5DB1"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r>
      <w:tr w:rsidR="00F7449E" w:rsidRPr="00F94643" w14:paraId="40002985" w14:textId="77777777" w:rsidTr="007A6E37">
        <w:trPr>
          <w:trHeight w:val="300"/>
        </w:trPr>
        <w:tc>
          <w:tcPr>
            <w:tcW w:w="0" w:type="auto"/>
            <w:tcBorders>
              <w:top w:val="nil"/>
              <w:left w:val="nil"/>
              <w:bottom w:val="nil"/>
              <w:right w:val="nil"/>
            </w:tcBorders>
            <w:shd w:val="clear" w:color="auto" w:fill="auto"/>
            <w:noWrap/>
            <w:vAlign w:val="bottom"/>
            <w:hideMark/>
          </w:tcPr>
          <w:p w14:paraId="6340EAE5" w14:textId="77777777" w:rsidR="00F7449E" w:rsidRPr="00F94643" w:rsidRDefault="00F7449E" w:rsidP="0098386A">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fowliei1</w:t>
            </w:r>
            <w:proofErr w:type="gramEnd"/>
            <w:r w:rsidRPr="00F94643">
              <w:rPr>
                <w:rFonts w:ascii="Calibri" w:eastAsia="Times New Roman" w:hAnsi="Calibri" w:cs="Times New Roman"/>
                <w:sz w:val="22"/>
                <w:szCs w:val="20"/>
                <w:lang w:val="en-GB"/>
              </w:rPr>
              <w:t>*</w:t>
            </w:r>
          </w:p>
        </w:tc>
        <w:tc>
          <w:tcPr>
            <w:tcW w:w="0" w:type="auto"/>
            <w:tcBorders>
              <w:top w:val="nil"/>
              <w:left w:val="single" w:sz="4" w:space="0" w:color="auto"/>
              <w:bottom w:val="nil"/>
              <w:right w:val="nil"/>
            </w:tcBorders>
            <w:shd w:val="clear" w:color="000000" w:fill="FFC7CE"/>
            <w:noWrap/>
            <w:vAlign w:val="bottom"/>
            <w:hideMark/>
          </w:tcPr>
          <w:p w14:paraId="4C804934"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0852CF3"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01A570B"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D8A2912"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48567CD8"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9003420"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7DC784E"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r>
      <w:tr w:rsidR="00F7449E" w:rsidRPr="00F94643" w14:paraId="5B4D033D" w14:textId="77777777" w:rsidTr="007A6E37">
        <w:trPr>
          <w:trHeight w:val="300"/>
        </w:trPr>
        <w:tc>
          <w:tcPr>
            <w:tcW w:w="0" w:type="auto"/>
            <w:tcBorders>
              <w:top w:val="nil"/>
              <w:left w:val="nil"/>
              <w:bottom w:val="nil"/>
              <w:right w:val="nil"/>
            </w:tcBorders>
            <w:shd w:val="clear" w:color="auto" w:fill="auto"/>
            <w:noWrap/>
            <w:vAlign w:val="bottom"/>
            <w:hideMark/>
          </w:tcPr>
          <w:p w14:paraId="61459D58" w14:textId="77777777" w:rsidR="00F7449E" w:rsidRPr="00F94643" w:rsidRDefault="00F7449E" w:rsidP="0098386A">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fowliei2</w:t>
            </w:r>
            <w:proofErr w:type="gramEnd"/>
            <w:r w:rsidRPr="00F94643">
              <w:rPr>
                <w:rFonts w:ascii="Calibri" w:eastAsia="Times New Roman" w:hAnsi="Calibri" w:cs="Times New Roman"/>
                <w:sz w:val="22"/>
                <w:szCs w:val="20"/>
                <w:lang w:val="en-GB"/>
              </w:rPr>
              <w:t>*</w:t>
            </w:r>
          </w:p>
        </w:tc>
        <w:tc>
          <w:tcPr>
            <w:tcW w:w="0" w:type="auto"/>
            <w:tcBorders>
              <w:top w:val="nil"/>
              <w:left w:val="single" w:sz="4" w:space="0" w:color="auto"/>
              <w:bottom w:val="nil"/>
              <w:right w:val="nil"/>
            </w:tcBorders>
            <w:shd w:val="clear" w:color="000000" w:fill="FFEB9C"/>
            <w:noWrap/>
            <w:vAlign w:val="bottom"/>
            <w:hideMark/>
          </w:tcPr>
          <w:p w14:paraId="46B2247E"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3B2EC25A"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BE2C29A"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15504180"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2ED7DC7"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BFF1090"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732B32E9"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r>
      <w:tr w:rsidR="00F7449E" w:rsidRPr="00F94643" w14:paraId="3DD6E9D1" w14:textId="77777777" w:rsidTr="007A6E37">
        <w:trPr>
          <w:trHeight w:val="300"/>
        </w:trPr>
        <w:tc>
          <w:tcPr>
            <w:tcW w:w="0" w:type="auto"/>
            <w:tcBorders>
              <w:top w:val="nil"/>
              <w:left w:val="nil"/>
              <w:bottom w:val="nil"/>
              <w:right w:val="nil"/>
            </w:tcBorders>
            <w:shd w:val="clear" w:color="auto" w:fill="auto"/>
            <w:noWrap/>
            <w:vAlign w:val="bottom"/>
            <w:hideMark/>
          </w:tcPr>
          <w:p w14:paraId="348218E5" w14:textId="77777777" w:rsidR="00F7449E" w:rsidRPr="00F94643" w:rsidRDefault="00F7449E" w:rsidP="0098386A">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hennisianum1</w:t>
            </w:r>
            <w:proofErr w:type="gramEnd"/>
          </w:p>
        </w:tc>
        <w:tc>
          <w:tcPr>
            <w:tcW w:w="0" w:type="auto"/>
            <w:tcBorders>
              <w:top w:val="nil"/>
              <w:left w:val="single" w:sz="4" w:space="0" w:color="auto"/>
              <w:bottom w:val="nil"/>
              <w:right w:val="nil"/>
            </w:tcBorders>
            <w:shd w:val="clear" w:color="000000" w:fill="FFEB9C"/>
            <w:noWrap/>
            <w:vAlign w:val="bottom"/>
            <w:hideMark/>
          </w:tcPr>
          <w:p w14:paraId="7E01EBF2"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 3/1</w:t>
            </w:r>
          </w:p>
        </w:tc>
        <w:tc>
          <w:tcPr>
            <w:tcW w:w="0" w:type="auto"/>
            <w:tcBorders>
              <w:top w:val="nil"/>
              <w:left w:val="single" w:sz="4" w:space="0" w:color="auto"/>
              <w:bottom w:val="nil"/>
              <w:right w:val="nil"/>
            </w:tcBorders>
            <w:shd w:val="clear" w:color="000000" w:fill="FFC7CE"/>
            <w:noWrap/>
            <w:vAlign w:val="bottom"/>
            <w:hideMark/>
          </w:tcPr>
          <w:p w14:paraId="2AC58C31"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79FEF37"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DA912C1"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A416707"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A1A6D7A"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12E6DDC7" w14:textId="77777777" w:rsidR="00F7449E" w:rsidRPr="00F94643" w:rsidRDefault="00F7449E" w:rsidP="0098386A">
            <w:pPr>
              <w:rPr>
                <w:rFonts w:ascii="Calibri" w:eastAsia="Times New Roman" w:hAnsi="Calibri" w:cs="Times New Roman"/>
                <w:color w:val="008000"/>
                <w:sz w:val="22"/>
                <w:szCs w:val="20"/>
                <w:lang w:val="en-GB"/>
              </w:rPr>
            </w:pPr>
            <w:r w:rsidRPr="00F94643">
              <w:rPr>
                <w:rFonts w:ascii="Calibri" w:eastAsia="Times New Roman" w:hAnsi="Calibri" w:cs="Times New Roman"/>
                <w:color w:val="008000"/>
                <w:sz w:val="22"/>
                <w:szCs w:val="20"/>
                <w:lang w:val="en-GB"/>
              </w:rPr>
              <w:t>Unknown 1/7</w:t>
            </w:r>
          </w:p>
        </w:tc>
      </w:tr>
      <w:tr w:rsidR="00F7449E" w:rsidRPr="00F94643" w14:paraId="451A1ACD" w14:textId="77777777" w:rsidTr="007A6E37">
        <w:trPr>
          <w:trHeight w:val="300"/>
        </w:trPr>
        <w:tc>
          <w:tcPr>
            <w:tcW w:w="0" w:type="auto"/>
            <w:tcBorders>
              <w:top w:val="nil"/>
              <w:left w:val="nil"/>
              <w:bottom w:val="nil"/>
              <w:right w:val="nil"/>
            </w:tcBorders>
            <w:shd w:val="clear" w:color="auto" w:fill="auto"/>
            <w:noWrap/>
            <w:vAlign w:val="bottom"/>
            <w:hideMark/>
          </w:tcPr>
          <w:p w14:paraId="78D4DE8C" w14:textId="77777777" w:rsidR="00F7449E" w:rsidRPr="00F94643" w:rsidRDefault="00F7449E" w:rsidP="0098386A">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hennisianum2</w:t>
            </w:r>
            <w:proofErr w:type="gramEnd"/>
            <w:r w:rsidRPr="00F94643">
              <w:rPr>
                <w:rFonts w:ascii="Calibri" w:eastAsia="Times New Roman" w:hAnsi="Calibri" w:cs="Times New Roman"/>
                <w:sz w:val="22"/>
                <w:szCs w:val="20"/>
                <w:lang w:val="en-GB"/>
              </w:rPr>
              <w:t>_1</w:t>
            </w:r>
          </w:p>
        </w:tc>
        <w:tc>
          <w:tcPr>
            <w:tcW w:w="0" w:type="auto"/>
            <w:tcBorders>
              <w:top w:val="nil"/>
              <w:left w:val="single" w:sz="4" w:space="0" w:color="auto"/>
              <w:bottom w:val="nil"/>
              <w:right w:val="nil"/>
            </w:tcBorders>
            <w:shd w:val="clear" w:color="000000" w:fill="FFEB9C"/>
            <w:noWrap/>
            <w:vAlign w:val="bottom"/>
            <w:hideMark/>
          </w:tcPr>
          <w:p w14:paraId="196AA915" w14:textId="77777777" w:rsidR="00F7449E" w:rsidRPr="00F94643" w:rsidRDefault="00F7449E" w:rsidP="0098386A">
            <w:pPr>
              <w:rPr>
                <w:rFonts w:ascii="Calibri" w:eastAsia="Times New Roman" w:hAnsi="Calibri" w:cs="Times New Roman"/>
                <w:color w:val="008000"/>
                <w:sz w:val="22"/>
                <w:szCs w:val="20"/>
                <w:lang w:val="en-GB"/>
              </w:rPr>
            </w:pPr>
            <w:r w:rsidRPr="00F94643">
              <w:rPr>
                <w:rFonts w:ascii="Calibri" w:eastAsia="Times New Roman" w:hAnsi="Calibri" w:cs="Times New Roman"/>
                <w:color w:val="008000"/>
                <w:sz w:val="22"/>
                <w:szCs w:val="20"/>
                <w:lang w:val="en-GB"/>
              </w:rPr>
              <w:t>Unknown 3/7(low)</w:t>
            </w:r>
          </w:p>
        </w:tc>
        <w:tc>
          <w:tcPr>
            <w:tcW w:w="0" w:type="auto"/>
            <w:tcBorders>
              <w:top w:val="nil"/>
              <w:left w:val="single" w:sz="4" w:space="0" w:color="auto"/>
              <w:bottom w:val="nil"/>
              <w:right w:val="nil"/>
            </w:tcBorders>
            <w:shd w:val="clear" w:color="000000" w:fill="FFC7CE"/>
            <w:noWrap/>
            <w:vAlign w:val="bottom"/>
            <w:hideMark/>
          </w:tcPr>
          <w:p w14:paraId="2BE546CC"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15D9D47B"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0B93A63" w14:textId="77777777" w:rsidR="00F7449E" w:rsidRPr="00F94643" w:rsidRDefault="00F7449E" w:rsidP="0098386A">
            <w:pPr>
              <w:rPr>
                <w:rFonts w:ascii="Calibri" w:eastAsia="Times New Roman" w:hAnsi="Calibri" w:cs="Times New Roman"/>
                <w:color w:val="008000"/>
                <w:sz w:val="22"/>
                <w:szCs w:val="20"/>
                <w:lang w:val="en-GB"/>
              </w:rPr>
            </w:pPr>
            <w:r w:rsidRPr="00F94643">
              <w:rPr>
                <w:rFonts w:ascii="Calibri" w:eastAsia="Times New Roman" w:hAnsi="Calibri" w:cs="Times New Roman"/>
                <w:color w:val="008000"/>
                <w:sz w:val="22"/>
                <w:szCs w:val="20"/>
                <w:lang w:val="en-GB"/>
              </w:rPr>
              <w:t>Unknown 7/3(low)</w:t>
            </w:r>
          </w:p>
        </w:tc>
        <w:tc>
          <w:tcPr>
            <w:tcW w:w="0" w:type="auto"/>
            <w:tcBorders>
              <w:top w:val="nil"/>
              <w:left w:val="single" w:sz="4" w:space="0" w:color="auto"/>
              <w:bottom w:val="nil"/>
              <w:right w:val="nil"/>
            </w:tcBorders>
            <w:shd w:val="clear" w:color="000000" w:fill="FFEB9C"/>
            <w:noWrap/>
            <w:vAlign w:val="bottom"/>
            <w:hideMark/>
          </w:tcPr>
          <w:p w14:paraId="3D01E1A6" w14:textId="77777777" w:rsidR="00F7449E" w:rsidRPr="00F94643" w:rsidRDefault="00F7449E" w:rsidP="0098386A">
            <w:pPr>
              <w:rPr>
                <w:rFonts w:ascii="Calibri" w:eastAsia="Times New Roman" w:hAnsi="Calibri" w:cs="Times New Roman"/>
                <w:color w:val="008000"/>
                <w:sz w:val="22"/>
                <w:szCs w:val="20"/>
                <w:lang w:val="en-GB"/>
              </w:rPr>
            </w:pPr>
            <w:r w:rsidRPr="00F94643">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0C3A768C"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39E29926"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r>
      <w:tr w:rsidR="00F7449E" w:rsidRPr="00F94643" w14:paraId="2220F03D" w14:textId="77777777" w:rsidTr="007A6E37">
        <w:trPr>
          <w:trHeight w:val="300"/>
        </w:trPr>
        <w:tc>
          <w:tcPr>
            <w:tcW w:w="0" w:type="auto"/>
            <w:tcBorders>
              <w:top w:val="nil"/>
              <w:left w:val="nil"/>
              <w:bottom w:val="nil"/>
              <w:right w:val="nil"/>
            </w:tcBorders>
            <w:shd w:val="clear" w:color="auto" w:fill="auto"/>
            <w:noWrap/>
            <w:vAlign w:val="bottom"/>
            <w:hideMark/>
          </w:tcPr>
          <w:p w14:paraId="1582F5B4" w14:textId="77777777" w:rsidR="00F7449E" w:rsidRPr="00F94643" w:rsidRDefault="00F7449E" w:rsidP="0098386A">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hennisianum2</w:t>
            </w:r>
            <w:proofErr w:type="gramEnd"/>
          </w:p>
        </w:tc>
        <w:tc>
          <w:tcPr>
            <w:tcW w:w="0" w:type="auto"/>
            <w:tcBorders>
              <w:top w:val="nil"/>
              <w:left w:val="single" w:sz="4" w:space="0" w:color="auto"/>
              <w:bottom w:val="nil"/>
              <w:right w:val="nil"/>
            </w:tcBorders>
            <w:shd w:val="clear" w:color="000000" w:fill="FFC7CE"/>
            <w:noWrap/>
            <w:vAlign w:val="bottom"/>
            <w:hideMark/>
          </w:tcPr>
          <w:p w14:paraId="5C18BBF4"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3BEF5702" w14:textId="77777777" w:rsidR="00F7449E" w:rsidRPr="00F94643" w:rsidRDefault="00F7449E" w:rsidP="0098386A">
            <w:pPr>
              <w:rPr>
                <w:rFonts w:ascii="Calibri" w:eastAsia="Times New Roman" w:hAnsi="Calibri" w:cs="Times New Roman"/>
                <w:color w:val="006100"/>
                <w:sz w:val="22"/>
                <w:szCs w:val="20"/>
                <w:lang w:val="en-GB"/>
              </w:rPr>
            </w:pPr>
            <w:proofErr w:type="gramStart"/>
            <w:r w:rsidRPr="00F94643">
              <w:rPr>
                <w:rFonts w:ascii="Calibri" w:eastAsia="Times New Roman" w:hAnsi="Calibri" w:cs="Times New Roman"/>
                <w:color w:val="006100"/>
                <w:sz w:val="22"/>
                <w:szCs w:val="20"/>
                <w:lang w:val="en-GB"/>
              </w:rPr>
              <w:t>Correct(</w:t>
            </w:r>
            <w:proofErr w:type="gramEnd"/>
            <w:r w:rsidRPr="00F94643">
              <w:rPr>
                <w:rFonts w:ascii="Calibri" w:eastAsia="Times New Roman" w:hAnsi="Calibri" w:cs="Times New Roman"/>
                <w:color w:val="006100"/>
                <w:sz w:val="22"/>
                <w:szCs w:val="20"/>
                <w:lang w:val="en-GB"/>
              </w:rPr>
              <w:t>low)</w:t>
            </w:r>
          </w:p>
        </w:tc>
        <w:tc>
          <w:tcPr>
            <w:tcW w:w="0" w:type="auto"/>
            <w:tcBorders>
              <w:top w:val="nil"/>
              <w:left w:val="single" w:sz="4" w:space="0" w:color="auto"/>
              <w:bottom w:val="nil"/>
              <w:right w:val="nil"/>
            </w:tcBorders>
            <w:shd w:val="clear" w:color="000000" w:fill="FFC7CE"/>
            <w:noWrap/>
            <w:vAlign w:val="bottom"/>
            <w:hideMark/>
          </w:tcPr>
          <w:p w14:paraId="67E9B99F"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C82F70F"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74CBC50"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5E115F0"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5</w:t>
            </w:r>
          </w:p>
        </w:tc>
        <w:tc>
          <w:tcPr>
            <w:tcW w:w="0" w:type="auto"/>
            <w:tcBorders>
              <w:top w:val="nil"/>
              <w:left w:val="single" w:sz="4" w:space="0" w:color="auto"/>
              <w:bottom w:val="nil"/>
              <w:right w:val="single" w:sz="4" w:space="0" w:color="auto"/>
            </w:tcBorders>
            <w:shd w:val="clear" w:color="000000" w:fill="FFEB9C"/>
            <w:noWrap/>
            <w:vAlign w:val="bottom"/>
            <w:hideMark/>
          </w:tcPr>
          <w:p w14:paraId="57137FF6"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r>
      <w:tr w:rsidR="00F7449E" w:rsidRPr="00F94643" w14:paraId="5EE56879" w14:textId="77777777" w:rsidTr="007A6E37">
        <w:trPr>
          <w:trHeight w:val="300"/>
        </w:trPr>
        <w:tc>
          <w:tcPr>
            <w:tcW w:w="0" w:type="auto"/>
            <w:tcBorders>
              <w:top w:val="nil"/>
              <w:left w:val="nil"/>
              <w:bottom w:val="nil"/>
              <w:right w:val="nil"/>
            </w:tcBorders>
            <w:shd w:val="clear" w:color="auto" w:fill="auto"/>
            <w:noWrap/>
            <w:vAlign w:val="bottom"/>
            <w:hideMark/>
          </w:tcPr>
          <w:p w14:paraId="64AD0EE7" w14:textId="77777777" w:rsidR="00F7449E" w:rsidRPr="00F94643" w:rsidRDefault="00F7449E" w:rsidP="0098386A">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hookerae1</w:t>
            </w:r>
            <w:proofErr w:type="gramEnd"/>
          </w:p>
        </w:tc>
        <w:tc>
          <w:tcPr>
            <w:tcW w:w="0" w:type="auto"/>
            <w:tcBorders>
              <w:top w:val="nil"/>
              <w:left w:val="single" w:sz="4" w:space="0" w:color="auto"/>
              <w:bottom w:val="nil"/>
              <w:right w:val="nil"/>
            </w:tcBorders>
            <w:shd w:val="clear" w:color="000000" w:fill="FFC7CE"/>
            <w:noWrap/>
            <w:vAlign w:val="bottom"/>
            <w:hideMark/>
          </w:tcPr>
          <w:p w14:paraId="5E219D57"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A9E0240"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AC91D74"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07BBA92"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5B114D5"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15790626"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5EEDABD1"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r>
      <w:tr w:rsidR="00F7449E" w:rsidRPr="00F94643" w14:paraId="53A3F60E" w14:textId="77777777" w:rsidTr="007A6E37">
        <w:trPr>
          <w:trHeight w:val="300"/>
        </w:trPr>
        <w:tc>
          <w:tcPr>
            <w:tcW w:w="0" w:type="auto"/>
            <w:tcBorders>
              <w:top w:val="nil"/>
              <w:left w:val="nil"/>
              <w:bottom w:val="nil"/>
              <w:right w:val="nil"/>
            </w:tcBorders>
            <w:shd w:val="clear" w:color="auto" w:fill="auto"/>
            <w:noWrap/>
            <w:vAlign w:val="bottom"/>
            <w:hideMark/>
          </w:tcPr>
          <w:p w14:paraId="21E5CF90" w14:textId="77777777" w:rsidR="00F7449E" w:rsidRPr="00F94643" w:rsidRDefault="00F7449E" w:rsidP="0098386A">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hookerae2</w:t>
            </w:r>
            <w:proofErr w:type="gramEnd"/>
            <w:r w:rsidRPr="00F94643">
              <w:rPr>
                <w:rFonts w:ascii="Calibri" w:eastAsia="Times New Roman" w:hAnsi="Calibri" w:cs="Times New Roman"/>
                <w:sz w:val="22"/>
                <w:szCs w:val="20"/>
                <w:lang w:val="en-GB"/>
              </w:rPr>
              <w:t>_4</w:t>
            </w:r>
          </w:p>
        </w:tc>
        <w:tc>
          <w:tcPr>
            <w:tcW w:w="0" w:type="auto"/>
            <w:tcBorders>
              <w:top w:val="nil"/>
              <w:left w:val="single" w:sz="4" w:space="0" w:color="auto"/>
              <w:bottom w:val="nil"/>
              <w:right w:val="nil"/>
            </w:tcBorders>
            <w:shd w:val="clear" w:color="000000" w:fill="C6EFCE"/>
            <w:noWrap/>
            <w:vAlign w:val="bottom"/>
            <w:hideMark/>
          </w:tcPr>
          <w:p w14:paraId="0858867B"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72BD4E1"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77929E6A"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4ED4512D"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23B112D"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F0EBF6A"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3D23E12"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r>
      <w:tr w:rsidR="00F7449E" w:rsidRPr="00F94643" w14:paraId="33974A00" w14:textId="77777777" w:rsidTr="007A6E37">
        <w:trPr>
          <w:trHeight w:val="300"/>
        </w:trPr>
        <w:tc>
          <w:tcPr>
            <w:tcW w:w="0" w:type="auto"/>
            <w:tcBorders>
              <w:top w:val="nil"/>
              <w:left w:val="nil"/>
              <w:bottom w:val="nil"/>
              <w:right w:val="nil"/>
            </w:tcBorders>
            <w:shd w:val="clear" w:color="auto" w:fill="auto"/>
            <w:noWrap/>
            <w:vAlign w:val="bottom"/>
            <w:hideMark/>
          </w:tcPr>
          <w:p w14:paraId="542355CB" w14:textId="77777777" w:rsidR="00F7449E" w:rsidRPr="00F94643" w:rsidRDefault="00F7449E" w:rsidP="0098386A">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javanicum1</w:t>
            </w:r>
            <w:proofErr w:type="gramEnd"/>
            <w:r w:rsidRPr="00F94643">
              <w:rPr>
                <w:rFonts w:ascii="Calibri" w:eastAsia="Times New Roman" w:hAnsi="Calibri" w:cs="Times New Roman"/>
                <w:sz w:val="22"/>
                <w:szCs w:val="20"/>
                <w:lang w:val="en-GB"/>
              </w:rPr>
              <w:t>*</w:t>
            </w:r>
          </w:p>
        </w:tc>
        <w:tc>
          <w:tcPr>
            <w:tcW w:w="0" w:type="auto"/>
            <w:tcBorders>
              <w:top w:val="nil"/>
              <w:left w:val="single" w:sz="4" w:space="0" w:color="auto"/>
              <w:bottom w:val="nil"/>
              <w:right w:val="nil"/>
            </w:tcBorders>
            <w:shd w:val="clear" w:color="000000" w:fill="C6EFCE"/>
            <w:noWrap/>
            <w:vAlign w:val="bottom"/>
            <w:hideMark/>
          </w:tcPr>
          <w:p w14:paraId="6A9F3D5C"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01F2D9"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7CE5569"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1AF6A40" w14:textId="77777777" w:rsidR="00F7449E" w:rsidRPr="00F94643" w:rsidRDefault="00F7449E" w:rsidP="0098386A">
            <w:pPr>
              <w:rPr>
                <w:rFonts w:ascii="Calibri" w:eastAsia="Times New Roman" w:hAnsi="Calibri" w:cs="Times New Roman"/>
                <w:color w:val="008000"/>
                <w:sz w:val="22"/>
                <w:szCs w:val="20"/>
                <w:lang w:val="en-GB"/>
              </w:rPr>
            </w:pPr>
            <w:r w:rsidRPr="00F94643">
              <w:rPr>
                <w:rFonts w:ascii="Calibri" w:eastAsia="Times New Roman" w:hAnsi="Calibri" w:cs="Times New Roman"/>
                <w:color w:val="008000"/>
                <w:sz w:val="22"/>
                <w:szCs w:val="20"/>
                <w:lang w:val="en-GB"/>
              </w:rPr>
              <w:t>Unknown 1/2/7(low)</w:t>
            </w:r>
          </w:p>
        </w:tc>
        <w:tc>
          <w:tcPr>
            <w:tcW w:w="0" w:type="auto"/>
            <w:tcBorders>
              <w:top w:val="nil"/>
              <w:left w:val="single" w:sz="4" w:space="0" w:color="auto"/>
              <w:bottom w:val="nil"/>
              <w:right w:val="nil"/>
            </w:tcBorders>
            <w:shd w:val="clear" w:color="000000" w:fill="C6EFCE"/>
            <w:noWrap/>
            <w:vAlign w:val="bottom"/>
            <w:hideMark/>
          </w:tcPr>
          <w:p w14:paraId="418BC934"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AB2B353"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496430F"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r>
      <w:tr w:rsidR="00F7449E" w:rsidRPr="00F94643" w14:paraId="1739C5CF" w14:textId="77777777" w:rsidTr="007A6E37">
        <w:trPr>
          <w:trHeight w:val="300"/>
        </w:trPr>
        <w:tc>
          <w:tcPr>
            <w:tcW w:w="0" w:type="auto"/>
            <w:tcBorders>
              <w:top w:val="nil"/>
              <w:left w:val="nil"/>
              <w:bottom w:val="nil"/>
              <w:right w:val="nil"/>
            </w:tcBorders>
            <w:shd w:val="clear" w:color="auto" w:fill="auto"/>
            <w:noWrap/>
            <w:vAlign w:val="bottom"/>
            <w:hideMark/>
          </w:tcPr>
          <w:p w14:paraId="4DFEBAA4" w14:textId="77777777" w:rsidR="00F7449E" w:rsidRPr="00F94643" w:rsidRDefault="00F7449E" w:rsidP="0098386A">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javanicum2</w:t>
            </w:r>
            <w:proofErr w:type="gramEnd"/>
            <w:r w:rsidRPr="00F94643">
              <w:rPr>
                <w:rFonts w:ascii="Calibri" w:eastAsia="Times New Roman" w:hAnsi="Calibri" w:cs="Times New Roman"/>
                <w:sz w:val="22"/>
                <w:szCs w:val="20"/>
                <w:lang w:val="en-GB"/>
              </w:rPr>
              <w:t>*</w:t>
            </w:r>
          </w:p>
        </w:tc>
        <w:tc>
          <w:tcPr>
            <w:tcW w:w="0" w:type="auto"/>
            <w:tcBorders>
              <w:top w:val="nil"/>
              <w:left w:val="single" w:sz="4" w:space="0" w:color="auto"/>
              <w:bottom w:val="nil"/>
              <w:right w:val="nil"/>
            </w:tcBorders>
            <w:shd w:val="clear" w:color="000000" w:fill="FFEB9C"/>
            <w:noWrap/>
            <w:vAlign w:val="bottom"/>
            <w:hideMark/>
          </w:tcPr>
          <w:p w14:paraId="404AFAD9" w14:textId="77777777" w:rsidR="00F7449E" w:rsidRPr="00F94643" w:rsidRDefault="00F7449E" w:rsidP="0098386A">
            <w:pPr>
              <w:rPr>
                <w:rFonts w:ascii="Calibri" w:eastAsia="Times New Roman" w:hAnsi="Calibri" w:cs="Times New Roman"/>
                <w:color w:val="008000"/>
                <w:sz w:val="22"/>
                <w:szCs w:val="20"/>
                <w:lang w:val="en-GB"/>
              </w:rPr>
            </w:pPr>
            <w:r w:rsidRPr="00F94643">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EB9C"/>
            <w:noWrap/>
            <w:vAlign w:val="bottom"/>
            <w:hideMark/>
          </w:tcPr>
          <w:p w14:paraId="1786256F"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056DB8F" w14:textId="77777777" w:rsidR="00F7449E" w:rsidRPr="00F94643" w:rsidRDefault="00F7449E" w:rsidP="0098386A">
            <w:pPr>
              <w:rPr>
                <w:rFonts w:ascii="Calibri" w:eastAsia="Times New Roman" w:hAnsi="Calibri" w:cs="Times New Roman"/>
                <w:color w:val="008000"/>
                <w:sz w:val="22"/>
                <w:szCs w:val="20"/>
                <w:lang w:val="en-GB"/>
              </w:rPr>
            </w:pPr>
            <w:r w:rsidRPr="00F94643">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6F31B452"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60DF908B"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BB90DEB"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0557E005"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r>
      <w:tr w:rsidR="00F7449E" w:rsidRPr="00F94643" w14:paraId="63BC42CC" w14:textId="77777777" w:rsidTr="007A6E37">
        <w:trPr>
          <w:trHeight w:val="300"/>
        </w:trPr>
        <w:tc>
          <w:tcPr>
            <w:tcW w:w="0" w:type="auto"/>
            <w:tcBorders>
              <w:top w:val="nil"/>
              <w:left w:val="nil"/>
              <w:bottom w:val="nil"/>
              <w:right w:val="nil"/>
            </w:tcBorders>
            <w:shd w:val="clear" w:color="auto" w:fill="auto"/>
            <w:noWrap/>
            <w:vAlign w:val="bottom"/>
            <w:hideMark/>
          </w:tcPr>
          <w:p w14:paraId="1E664D33" w14:textId="77777777" w:rsidR="00F7449E" w:rsidRPr="00F94643" w:rsidRDefault="00F7449E" w:rsidP="0098386A">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lawrenceanum1</w:t>
            </w:r>
            <w:proofErr w:type="gramEnd"/>
          </w:p>
        </w:tc>
        <w:tc>
          <w:tcPr>
            <w:tcW w:w="0" w:type="auto"/>
            <w:tcBorders>
              <w:top w:val="nil"/>
              <w:left w:val="single" w:sz="4" w:space="0" w:color="auto"/>
              <w:bottom w:val="nil"/>
              <w:right w:val="nil"/>
            </w:tcBorders>
            <w:shd w:val="clear" w:color="000000" w:fill="C6EFCE"/>
            <w:noWrap/>
            <w:vAlign w:val="bottom"/>
            <w:hideMark/>
          </w:tcPr>
          <w:p w14:paraId="55AC5D71"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0898F91"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8558D82"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5229A48"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5</w:t>
            </w:r>
          </w:p>
        </w:tc>
        <w:tc>
          <w:tcPr>
            <w:tcW w:w="0" w:type="auto"/>
            <w:tcBorders>
              <w:top w:val="nil"/>
              <w:left w:val="single" w:sz="4" w:space="0" w:color="auto"/>
              <w:bottom w:val="nil"/>
              <w:right w:val="nil"/>
            </w:tcBorders>
            <w:shd w:val="clear" w:color="000000" w:fill="FFEB9C"/>
            <w:noWrap/>
            <w:vAlign w:val="bottom"/>
            <w:hideMark/>
          </w:tcPr>
          <w:p w14:paraId="6B857EC4"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B5D1165"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3C715AFC"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r>
      <w:tr w:rsidR="00F7449E" w:rsidRPr="00F94643" w14:paraId="2676B039" w14:textId="77777777" w:rsidTr="007A6E37">
        <w:trPr>
          <w:trHeight w:val="300"/>
        </w:trPr>
        <w:tc>
          <w:tcPr>
            <w:tcW w:w="0" w:type="auto"/>
            <w:tcBorders>
              <w:top w:val="nil"/>
              <w:left w:val="nil"/>
              <w:bottom w:val="nil"/>
              <w:right w:val="nil"/>
            </w:tcBorders>
            <w:shd w:val="clear" w:color="auto" w:fill="auto"/>
            <w:noWrap/>
            <w:vAlign w:val="bottom"/>
            <w:hideMark/>
          </w:tcPr>
          <w:p w14:paraId="485B705D" w14:textId="77777777" w:rsidR="00F7449E" w:rsidRPr="00F94643" w:rsidRDefault="00F7449E" w:rsidP="0098386A">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lastRenderedPageBreak/>
              <w:t>mastersianum1</w:t>
            </w:r>
            <w:proofErr w:type="gramEnd"/>
          </w:p>
        </w:tc>
        <w:tc>
          <w:tcPr>
            <w:tcW w:w="0" w:type="auto"/>
            <w:tcBorders>
              <w:top w:val="nil"/>
              <w:left w:val="single" w:sz="4" w:space="0" w:color="auto"/>
              <w:bottom w:val="nil"/>
              <w:right w:val="nil"/>
            </w:tcBorders>
            <w:shd w:val="clear" w:color="000000" w:fill="FFC7CE"/>
            <w:noWrap/>
            <w:vAlign w:val="bottom"/>
            <w:hideMark/>
          </w:tcPr>
          <w:p w14:paraId="76F27AF8"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F647E78"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5D549D88"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 3/1(low)</w:t>
            </w:r>
          </w:p>
        </w:tc>
        <w:tc>
          <w:tcPr>
            <w:tcW w:w="0" w:type="auto"/>
            <w:tcBorders>
              <w:top w:val="nil"/>
              <w:left w:val="single" w:sz="4" w:space="0" w:color="auto"/>
              <w:bottom w:val="nil"/>
              <w:right w:val="nil"/>
            </w:tcBorders>
            <w:shd w:val="clear" w:color="000000" w:fill="FFC7CE"/>
            <w:noWrap/>
            <w:vAlign w:val="bottom"/>
            <w:hideMark/>
          </w:tcPr>
          <w:p w14:paraId="122C3F61"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6881EF7"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6F18C271" w14:textId="77777777" w:rsidR="00F7449E" w:rsidRPr="00F94643" w:rsidRDefault="00F7449E" w:rsidP="0098386A">
            <w:pPr>
              <w:rPr>
                <w:rFonts w:ascii="Calibri" w:eastAsia="Times New Roman" w:hAnsi="Calibri" w:cs="Times New Roman"/>
                <w:color w:val="008000"/>
                <w:sz w:val="22"/>
                <w:szCs w:val="20"/>
                <w:lang w:val="en-GB"/>
              </w:rPr>
            </w:pPr>
            <w:r w:rsidRPr="00F94643">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single" w:sz="4" w:space="0" w:color="auto"/>
            </w:tcBorders>
            <w:shd w:val="clear" w:color="000000" w:fill="C6EFCE"/>
            <w:noWrap/>
            <w:vAlign w:val="bottom"/>
            <w:hideMark/>
          </w:tcPr>
          <w:p w14:paraId="23E86BA7"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r>
      <w:tr w:rsidR="00F7449E" w:rsidRPr="00F94643" w14:paraId="32BE162B" w14:textId="77777777" w:rsidTr="007A6E37">
        <w:trPr>
          <w:trHeight w:val="300"/>
        </w:trPr>
        <w:tc>
          <w:tcPr>
            <w:tcW w:w="0" w:type="auto"/>
            <w:tcBorders>
              <w:top w:val="nil"/>
              <w:left w:val="nil"/>
              <w:bottom w:val="nil"/>
              <w:right w:val="nil"/>
            </w:tcBorders>
            <w:shd w:val="clear" w:color="auto" w:fill="auto"/>
            <w:noWrap/>
            <w:vAlign w:val="bottom"/>
            <w:hideMark/>
          </w:tcPr>
          <w:p w14:paraId="32534A48" w14:textId="77777777" w:rsidR="00F7449E" w:rsidRPr="00F94643" w:rsidRDefault="00F7449E" w:rsidP="0098386A">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mastersianum2</w:t>
            </w:r>
            <w:proofErr w:type="gramEnd"/>
            <w:r w:rsidRPr="00F94643">
              <w:rPr>
                <w:rFonts w:ascii="Calibri" w:eastAsia="Times New Roman" w:hAnsi="Calibri" w:cs="Times New Roman"/>
                <w:sz w:val="22"/>
                <w:szCs w:val="20"/>
                <w:lang w:val="en-GB"/>
              </w:rPr>
              <w:t>_5</w:t>
            </w:r>
          </w:p>
        </w:tc>
        <w:tc>
          <w:tcPr>
            <w:tcW w:w="0" w:type="auto"/>
            <w:tcBorders>
              <w:top w:val="nil"/>
              <w:left w:val="single" w:sz="4" w:space="0" w:color="auto"/>
              <w:bottom w:val="nil"/>
              <w:right w:val="nil"/>
            </w:tcBorders>
            <w:shd w:val="clear" w:color="000000" w:fill="C6EFCE"/>
            <w:noWrap/>
            <w:vAlign w:val="bottom"/>
            <w:hideMark/>
          </w:tcPr>
          <w:p w14:paraId="40558240"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729FC7"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768568E"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8CD6772"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B063C6E"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94934C1"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C7CE"/>
            <w:noWrap/>
            <w:vAlign w:val="bottom"/>
            <w:hideMark/>
          </w:tcPr>
          <w:p w14:paraId="3879C66D"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5</w:t>
            </w:r>
          </w:p>
        </w:tc>
      </w:tr>
      <w:tr w:rsidR="00F7449E" w:rsidRPr="00F94643" w14:paraId="79877FCE" w14:textId="77777777" w:rsidTr="007A6E37">
        <w:trPr>
          <w:trHeight w:val="300"/>
        </w:trPr>
        <w:tc>
          <w:tcPr>
            <w:tcW w:w="0" w:type="auto"/>
            <w:tcBorders>
              <w:top w:val="nil"/>
              <w:left w:val="nil"/>
              <w:bottom w:val="nil"/>
              <w:right w:val="nil"/>
            </w:tcBorders>
            <w:shd w:val="clear" w:color="auto" w:fill="auto"/>
            <w:noWrap/>
            <w:vAlign w:val="bottom"/>
            <w:hideMark/>
          </w:tcPr>
          <w:p w14:paraId="41654FE7" w14:textId="77777777" w:rsidR="00F7449E" w:rsidRPr="00F94643" w:rsidRDefault="00F7449E" w:rsidP="0098386A">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papuanum1</w:t>
            </w:r>
            <w:proofErr w:type="gramEnd"/>
            <w:r w:rsidRPr="00F94643">
              <w:rPr>
                <w:rFonts w:ascii="Calibri" w:eastAsia="Times New Roman" w:hAnsi="Calibri" w:cs="Times New Roman"/>
                <w:sz w:val="22"/>
                <w:szCs w:val="20"/>
                <w:lang w:val="en-GB"/>
              </w:rPr>
              <w:t>*</w:t>
            </w:r>
          </w:p>
        </w:tc>
        <w:tc>
          <w:tcPr>
            <w:tcW w:w="0" w:type="auto"/>
            <w:tcBorders>
              <w:top w:val="nil"/>
              <w:left w:val="single" w:sz="4" w:space="0" w:color="auto"/>
              <w:bottom w:val="nil"/>
              <w:right w:val="nil"/>
            </w:tcBorders>
            <w:shd w:val="clear" w:color="000000" w:fill="C6EFCE"/>
            <w:noWrap/>
            <w:vAlign w:val="bottom"/>
            <w:hideMark/>
          </w:tcPr>
          <w:p w14:paraId="66B73A6A"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1E48EB1F"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E70CC57"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85C1BC4"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00A21948"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5B081FF"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3F77FF3C"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r>
      <w:tr w:rsidR="00F7449E" w:rsidRPr="00F94643" w14:paraId="75AA87BB" w14:textId="77777777" w:rsidTr="007A6E37">
        <w:trPr>
          <w:trHeight w:val="300"/>
        </w:trPr>
        <w:tc>
          <w:tcPr>
            <w:tcW w:w="0" w:type="auto"/>
            <w:tcBorders>
              <w:top w:val="nil"/>
              <w:left w:val="nil"/>
              <w:bottom w:val="nil"/>
              <w:right w:val="nil"/>
            </w:tcBorders>
            <w:shd w:val="clear" w:color="auto" w:fill="auto"/>
            <w:noWrap/>
            <w:vAlign w:val="bottom"/>
            <w:hideMark/>
          </w:tcPr>
          <w:p w14:paraId="5E3EE7F6" w14:textId="77777777" w:rsidR="00F7449E" w:rsidRPr="00F94643" w:rsidRDefault="00F7449E" w:rsidP="0098386A">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purpuratum1</w:t>
            </w:r>
            <w:proofErr w:type="gramEnd"/>
          </w:p>
        </w:tc>
        <w:tc>
          <w:tcPr>
            <w:tcW w:w="0" w:type="auto"/>
            <w:tcBorders>
              <w:top w:val="nil"/>
              <w:left w:val="single" w:sz="4" w:space="0" w:color="auto"/>
              <w:bottom w:val="nil"/>
              <w:right w:val="nil"/>
            </w:tcBorders>
            <w:shd w:val="clear" w:color="000000" w:fill="FFC7CE"/>
            <w:noWrap/>
            <w:vAlign w:val="bottom"/>
            <w:hideMark/>
          </w:tcPr>
          <w:p w14:paraId="2E55B863"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98F76A6"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FC7791F"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nil"/>
            </w:tcBorders>
            <w:shd w:val="clear" w:color="000000" w:fill="FFC7CE"/>
            <w:noWrap/>
            <w:vAlign w:val="bottom"/>
            <w:hideMark/>
          </w:tcPr>
          <w:p w14:paraId="227E8AA8"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6B9A1430"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 1/3</w:t>
            </w:r>
          </w:p>
        </w:tc>
        <w:tc>
          <w:tcPr>
            <w:tcW w:w="0" w:type="auto"/>
            <w:tcBorders>
              <w:top w:val="nil"/>
              <w:left w:val="single" w:sz="4" w:space="0" w:color="auto"/>
              <w:bottom w:val="nil"/>
              <w:right w:val="nil"/>
            </w:tcBorders>
            <w:shd w:val="clear" w:color="000000" w:fill="FFC7CE"/>
            <w:noWrap/>
            <w:vAlign w:val="bottom"/>
            <w:hideMark/>
          </w:tcPr>
          <w:p w14:paraId="11056861"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1(low)</w:t>
            </w:r>
          </w:p>
        </w:tc>
        <w:tc>
          <w:tcPr>
            <w:tcW w:w="0" w:type="auto"/>
            <w:tcBorders>
              <w:top w:val="nil"/>
              <w:left w:val="single" w:sz="4" w:space="0" w:color="auto"/>
              <w:bottom w:val="nil"/>
              <w:right w:val="single" w:sz="4" w:space="0" w:color="auto"/>
            </w:tcBorders>
            <w:shd w:val="clear" w:color="000000" w:fill="FFEB9C"/>
            <w:noWrap/>
            <w:vAlign w:val="bottom"/>
            <w:hideMark/>
          </w:tcPr>
          <w:p w14:paraId="17821D4B"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 1/3</w:t>
            </w:r>
          </w:p>
        </w:tc>
      </w:tr>
      <w:tr w:rsidR="00F7449E" w:rsidRPr="00F94643" w14:paraId="148B463E" w14:textId="77777777" w:rsidTr="007A6E37">
        <w:trPr>
          <w:trHeight w:val="300"/>
        </w:trPr>
        <w:tc>
          <w:tcPr>
            <w:tcW w:w="0" w:type="auto"/>
            <w:tcBorders>
              <w:top w:val="nil"/>
              <w:left w:val="nil"/>
              <w:bottom w:val="nil"/>
              <w:right w:val="nil"/>
            </w:tcBorders>
            <w:shd w:val="clear" w:color="auto" w:fill="auto"/>
            <w:noWrap/>
            <w:vAlign w:val="bottom"/>
            <w:hideMark/>
          </w:tcPr>
          <w:p w14:paraId="2A2607B2" w14:textId="77777777" w:rsidR="00F7449E" w:rsidRPr="00F94643" w:rsidRDefault="00F7449E" w:rsidP="0098386A">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purpuratum2</w:t>
            </w:r>
            <w:proofErr w:type="gramEnd"/>
            <w:r w:rsidRPr="00F94643">
              <w:rPr>
                <w:rFonts w:ascii="Calibri" w:eastAsia="Times New Roman" w:hAnsi="Calibri" w:cs="Times New Roman"/>
                <w:sz w:val="22"/>
                <w:szCs w:val="20"/>
                <w:lang w:val="en-GB"/>
              </w:rPr>
              <w:t>_1</w:t>
            </w:r>
          </w:p>
        </w:tc>
        <w:tc>
          <w:tcPr>
            <w:tcW w:w="0" w:type="auto"/>
            <w:tcBorders>
              <w:top w:val="nil"/>
              <w:left w:val="single" w:sz="4" w:space="0" w:color="auto"/>
              <w:bottom w:val="nil"/>
              <w:right w:val="nil"/>
            </w:tcBorders>
            <w:shd w:val="clear" w:color="000000" w:fill="FFEB9C"/>
            <w:noWrap/>
            <w:vAlign w:val="bottom"/>
            <w:hideMark/>
          </w:tcPr>
          <w:p w14:paraId="10020DC3" w14:textId="77777777" w:rsidR="00F7449E" w:rsidRPr="00F94643" w:rsidRDefault="00F7449E" w:rsidP="0098386A">
            <w:pPr>
              <w:rPr>
                <w:rFonts w:ascii="Calibri" w:eastAsia="Times New Roman" w:hAnsi="Calibri" w:cs="Times New Roman"/>
                <w:color w:val="008000"/>
                <w:sz w:val="22"/>
                <w:szCs w:val="20"/>
                <w:lang w:val="en-GB"/>
              </w:rPr>
            </w:pPr>
            <w:r w:rsidRPr="00F94643">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39D69A01"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8DED99F" w14:textId="77777777" w:rsidR="00F7449E" w:rsidRPr="00F94643" w:rsidRDefault="00F7449E" w:rsidP="0098386A">
            <w:pPr>
              <w:rPr>
                <w:rFonts w:ascii="Calibri" w:eastAsia="Times New Roman" w:hAnsi="Calibri" w:cs="Times New Roman"/>
                <w:color w:val="008000"/>
                <w:sz w:val="22"/>
                <w:szCs w:val="20"/>
                <w:lang w:val="en-GB"/>
              </w:rPr>
            </w:pPr>
            <w:r w:rsidRPr="00F94643">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nil"/>
            </w:tcBorders>
            <w:shd w:val="clear" w:color="000000" w:fill="C6EFCE"/>
            <w:noWrap/>
            <w:vAlign w:val="bottom"/>
            <w:hideMark/>
          </w:tcPr>
          <w:p w14:paraId="184FB0FC"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4456FB7"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6DB93DA" w14:textId="77777777" w:rsidR="00F7449E" w:rsidRPr="00F94643" w:rsidRDefault="00F7449E" w:rsidP="0098386A">
            <w:pPr>
              <w:rPr>
                <w:rFonts w:ascii="Calibri" w:eastAsia="Times New Roman" w:hAnsi="Calibri" w:cs="Times New Roman"/>
                <w:color w:val="008000"/>
                <w:sz w:val="22"/>
                <w:szCs w:val="20"/>
                <w:lang w:val="en-GB"/>
              </w:rPr>
            </w:pPr>
            <w:r w:rsidRPr="00F94643">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single" w:sz="4" w:space="0" w:color="auto"/>
            </w:tcBorders>
            <w:shd w:val="clear" w:color="000000" w:fill="C6EFCE"/>
            <w:noWrap/>
            <w:vAlign w:val="bottom"/>
            <w:hideMark/>
          </w:tcPr>
          <w:p w14:paraId="20C3D9E7"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r>
      <w:tr w:rsidR="00F7449E" w:rsidRPr="00F94643" w14:paraId="4F4BC0DE" w14:textId="77777777" w:rsidTr="007A6E37">
        <w:trPr>
          <w:trHeight w:val="300"/>
        </w:trPr>
        <w:tc>
          <w:tcPr>
            <w:tcW w:w="0" w:type="auto"/>
            <w:tcBorders>
              <w:top w:val="nil"/>
              <w:left w:val="nil"/>
              <w:bottom w:val="nil"/>
              <w:right w:val="nil"/>
            </w:tcBorders>
            <w:shd w:val="clear" w:color="auto" w:fill="auto"/>
            <w:noWrap/>
            <w:vAlign w:val="bottom"/>
            <w:hideMark/>
          </w:tcPr>
          <w:p w14:paraId="3E126B66" w14:textId="77777777" w:rsidR="00F7449E" w:rsidRPr="00F94643" w:rsidRDefault="00F7449E" w:rsidP="0098386A">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purpuratum2</w:t>
            </w:r>
            <w:proofErr w:type="gramEnd"/>
          </w:p>
        </w:tc>
        <w:tc>
          <w:tcPr>
            <w:tcW w:w="0" w:type="auto"/>
            <w:tcBorders>
              <w:top w:val="nil"/>
              <w:left w:val="single" w:sz="4" w:space="0" w:color="auto"/>
              <w:bottom w:val="nil"/>
              <w:right w:val="nil"/>
            </w:tcBorders>
            <w:shd w:val="clear" w:color="000000" w:fill="FFC7CE"/>
            <w:noWrap/>
            <w:vAlign w:val="bottom"/>
            <w:hideMark/>
          </w:tcPr>
          <w:p w14:paraId="63AF0EB4"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4DD409BF"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5A86D5FA" w14:textId="77777777" w:rsidR="00F7449E" w:rsidRPr="00F94643" w:rsidRDefault="00F7449E" w:rsidP="0098386A">
            <w:pPr>
              <w:rPr>
                <w:rFonts w:ascii="Calibri" w:eastAsia="Times New Roman" w:hAnsi="Calibri" w:cs="Times New Roman"/>
                <w:color w:val="008000"/>
                <w:sz w:val="22"/>
                <w:szCs w:val="20"/>
                <w:lang w:val="en-GB"/>
              </w:rPr>
            </w:pPr>
            <w:r w:rsidRPr="00F94643">
              <w:rPr>
                <w:rFonts w:ascii="Calibri" w:eastAsia="Times New Roman" w:hAnsi="Calibri" w:cs="Times New Roman"/>
                <w:color w:val="008000"/>
                <w:sz w:val="22"/>
                <w:szCs w:val="20"/>
                <w:lang w:val="en-GB"/>
              </w:rPr>
              <w:t>Unknown 1/7</w:t>
            </w:r>
          </w:p>
        </w:tc>
        <w:tc>
          <w:tcPr>
            <w:tcW w:w="0" w:type="auto"/>
            <w:tcBorders>
              <w:top w:val="nil"/>
              <w:left w:val="single" w:sz="4" w:space="0" w:color="auto"/>
              <w:bottom w:val="nil"/>
              <w:right w:val="nil"/>
            </w:tcBorders>
            <w:shd w:val="clear" w:color="000000" w:fill="FFC7CE"/>
            <w:noWrap/>
            <w:vAlign w:val="bottom"/>
            <w:hideMark/>
          </w:tcPr>
          <w:p w14:paraId="01CBBFC0"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0087D9C2"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6B99302"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4849B905" w14:textId="77777777" w:rsidR="00F7449E" w:rsidRPr="00F94643" w:rsidRDefault="00F7449E" w:rsidP="0098386A">
            <w:pPr>
              <w:rPr>
                <w:rFonts w:ascii="Calibri" w:eastAsia="Times New Roman" w:hAnsi="Calibri" w:cs="Times New Roman"/>
                <w:color w:val="008000"/>
                <w:sz w:val="22"/>
                <w:szCs w:val="20"/>
                <w:lang w:val="en-GB"/>
              </w:rPr>
            </w:pPr>
            <w:r w:rsidRPr="00F94643">
              <w:rPr>
                <w:rFonts w:ascii="Calibri" w:eastAsia="Times New Roman" w:hAnsi="Calibri" w:cs="Times New Roman"/>
                <w:color w:val="008000"/>
                <w:sz w:val="22"/>
                <w:szCs w:val="20"/>
                <w:lang w:val="en-GB"/>
              </w:rPr>
              <w:t>Unknown 1/7</w:t>
            </w:r>
          </w:p>
        </w:tc>
      </w:tr>
      <w:tr w:rsidR="00F7449E" w:rsidRPr="00F94643" w14:paraId="215AF7EC" w14:textId="77777777" w:rsidTr="007A6E37">
        <w:trPr>
          <w:trHeight w:val="300"/>
        </w:trPr>
        <w:tc>
          <w:tcPr>
            <w:tcW w:w="0" w:type="auto"/>
            <w:tcBorders>
              <w:top w:val="nil"/>
              <w:left w:val="nil"/>
              <w:bottom w:val="nil"/>
              <w:right w:val="nil"/>
            </w:tcBorders>
            <w:shd w:val="clear" w:color="auto" w:fill="auto"/>
            <w:noWrap/>
            <w:vAlign w:val="bottom"/>
            <w:hideMark/>
          </w:tcPr>
          <w:p w14:paraId="2832EC80" w14:textId="77777777" w:rsidR="00F7449E" w:rsidRPr="00F94643" w:rsidRDefault="00F7449E" w:rsidP="0098386A">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schoseri1</w:t>
            </w:r>
            <w:proofErr w:type="gramEnd"/>
            <w:r w:rsidRPr="00F94643">
              <w:rPr>
                <w:rFonts w:ascii="Calibri" w:eastAsia="Times New Roman" w:hAnsi="Calibri" w:cs="Times New Roman"/>
                <w:sz w:val="22"/>
                <w:szCs w:val="20"/>
                <w:lang w:val="en-GB"/>
              </w:rPr>
              <w:t>*</w:t>
            </w:r>
          </w:p>
        </w:tc>
        <w:tc>
          <w:tcPr>
            <w:tcW w:w="0" w:type="auto"/>
            <w:tcBorders>
              <w:top w:val="nil"/>
              <w:left w:val="single" w:sz="4" w:space="0" w:color="auto"/>
              <w:bottom w:val="nil"/>
              <w:right w:val="nil"/>
            </w:tcBorders>
            <w:shd w:val="clear" w:color="000000" w:fill="FFC7CE"/>
            <w:noWrap/>
            <w:vAlign w:val="bottom"/>
            <w:hideMark/>
          </w:tcPr>
          <w:p w14:paraId="44A7BAE6"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71B9DF92"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2C2D1F7"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6FD8FD4"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8837A1B"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6F03038"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6(low)</w:t>
            </w:r>
          </w:p>
        </w:tc>
        <w:tc>
          <w:tcPr>
            <w:tcW w:w="0" w:type="auto"/>
            <w:tcBorders>
              <w:top w:val="nil"/>
              <w:left w:val="single" w:sz="4" w:space="0" w:color="auto"/>
              <w:bottom w:val="nil"/>
              <w:right w:val="single" w:sz="4" w:space="0" w:color="auto"/>
            </w:tcBorders>
            <w:shd w:val="clear" w:color="000000" w:fill="FFEB9C"/>
            <w:noWrap/>
            <w:vAlign w:val="bottom"/>
            <w:hideMark/>
          </w:tcPr>
          <w:p w14:paraId="7776BDC4"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r>
      <w:tr w:rsidR="00F7449E" w:rsidRPr="00F94643" w14:paraId="13048AEB" w14:textId="77777777" w:rsidTr="007A6E37">
        <w:trPr>
          <w:trHeight w:val="300"/>
        </w:trPr>
        <w:tc>
          <w:tcPr>
            <w:tcW w:w="0" w:type="auto"/>
            <w:tcBorders>
              <w:top w:val="nil"/>
              <w:left w:val="nil"/>
              <w:bottom w:val="nil"/>
              <w:right w:val="nil"/>
            </w:tcBorders>
            <w:shd w:val="clear" w:color="auto" w:fill="auto"/>
            <w:noWrap/>
            <w:vAlign w:val="bottom"/>
            <w:hideMark/>
          </w:tcPr>
          <w:p w14:paraId="39E5EBFB" w14:textId="77777777" w:rsidR="00F7449E" w:rsidRPr="00F94643" w:rsidRDefault="00F7449E" w:rsidP="0098386A">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sukhakulii1</w:t>
            </w:r>
            <w:proofErr w:type="gramEnd"/>
          </w:p>
        </w:tc>
        <w:tc>
          <w:tcPr>
            <w:tcW w:w="0" w:type="auto"/>
            <w:tcBorders>
              <w:top w:val="nil"/>
              <w:left w:val="single" w:sz="4" w:space="0" w:color="auto"/>
              <w:bottom w:val="nil"/>
              <w:right w:val="nil"/>
            </w:tcBorders>
            <w:shd w:val="clear" w:color="000000" w:fill="FFC7CE"/>
            <w:noWrap/>
            <w:vAlign w:val="bottom"/>
            <w:hideMark/>
          </w:tcPr>
          <w:p w14:paraId="449ACE74"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01EF22EB"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E1B3EA1"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063E753E"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25249255"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070E934F"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5535FBAA"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r>
      <w:tr w:rsidR="00F7449E" w:rsidRPr="00F94643" w14:paraId="5EBF48E4" w14:textId="77777777" w:rsidTr="007A6E37">
        <w:trPr>
          <w:trHeight w:val="300"/>
        </w:trPr>
        <w:tc>
          <w:tcPr>
            <w:tcW w:w="0" w:type="auto"/>
            <w:tcBorders>
              <w:top w:val="nil"/>
              <w:left w:val="nil"/>
              <w:bottom w:val="nil"/>
              <w:right w:val="nil"/>
            </w:tcBorders>
            <w:shd w:val="clear" w:color="auto" w:fill="auto"/>
            <w:noWrap/>
            <w:vAlign w:val="bottom"/>
            <w:hideMark/>
          </w:tcPr>
          <w:p w14:paraId="30520AE6" w14:textId="77777777" w:rsidR="00F7449E" w:rsidRPr="00F94643" w:rsidRDefault="00F7449E" w:rsidP="0098386A">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superbiens1</w:t>
            </w:r>
            <w:proofErr w:type="gramEnd"/>
            <w:r w:rsidRPr="00F94643">
              <w:rPr>
                <w:rFonts w:ascii="Calibri" w:eastAsia="Times New Roman" w:hAnsi="Calibri" w:cs="Times New Roman"/>
                <w:sz w:val="22"/>
                <w:szCs w:val="20"/>
                <w:lang w:val="en-GB"/>
              </w:rPr>
              <w:t>§</w:t>
            </w:r>
          </w:p>
        </w:tc>
        <w:tc>
          <w:tcPr>
            <w:tcW w:w="0" w:type="auto"/>
            <w:tcBorders>
              <w:top w:val="nil"/>
              <w:left w:val="single" w:sz="4" w:space="0" w:color="auto"/>
              <w:bottom w:val="nil"/>
              <w:right w:val="nil"/>
            </w:tcBorders>
            <w:shd w:val="clear" w:color="000000" w:fill="FFEB9C"/>
            <w:noWrap/>
            <w:vAlign w:val="bottom"/>
            <w:hideMark/>
          </w:tcPr>
          <w:p w14:paraId="5678F5DE" w14:textId="77777777" w:rsidR="00F7449E" w:rsidRPr="00F94643" w:rsidRDefault="00F7449E" w:rsidP="0098386A">
            <w:pPr>
              <w:rPr>
                <w:rFonts w:ascii="Calibri" w:eastAsia="Times New Roman" w:hAnsi="Calibri" w:cs="Times New Roman"/>
                <w:color w:val="008000"/>
                <w:sz w:val="22"/>
                <w:szCs w:val="20"/>
                <w:lang w:val="en-GB"/>
              </w:rPr>
            </w:pPr>
            <w:r w:rsidRPr="00F94643">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nil"/>
            </w:tcBorders>
            <w:shd w:val="clear" w:color="000000" w:fill="C6EFCE"/>
            <w:noWrap/>
            <w:vAlign w:val="bottom"/>
            <w:hideMark/>
          </w:tcPr>
          <w:p w14:paraId="797D1718"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4EEBDE91"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49C63B6A"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54E22A12"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0374E935" w14:textId="77777777" w:rsidR="00F7449E" w:rsidRPr="00F94643" w:rsidRDefault="00F7449E" w:rsidP="0098386A">
            <w:pPr>
              <w:rPr>
                <w:rFonts w:ascii="Calibri" w:eastAsia="Times New Roman" w:hAnsi="Calibri" w:cs="Times New Roman"/>
                <w:color w:val="008000"/>
                <w:sz w:val="22"/>
                <w:szCs w:val="20"/>
                <w:lang w:val="en-GB"/>
              </w:rPr>
            </w:pPr>
            <w:r w:rsidRPr="00F94643">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single" w:sz="4" w:space="0" w:color="auto"/>
            </w:tcBorders>
            <w:shd w:val="clear" w:color="000000" w:fill="FFC7CE"/>
            <w:noWrap/>
            <w:vAlign w:val="bottom"/>
            <w:hideMark/>
          </w:tcPr>
          <w:p w14:paraId="3723429D"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r>
      <w:tr w:rsidR="00F7449E" w:rsidRPr="00F94643" w14:paraId="5C27C21B" w14:textId="77777777" w:rsidTr="007A6E37">
        <w:trPr>
          <w:trHeight w:val="300"/>
        </w:trPr>
        <w:tc>
          <w:tcPr>
            <w:tcW w:w="0" w:type="auto"/>
            <w:tcBorders>
              <w:top w:val="nil"/>
              <w:left w:val="nil"/>
              <w:bottom w:val="nil"/>
              <w:right w:val="nil"/>
            </w:tcBorders>
            <w:shd w:val="clear" w:color="auto" w:fill="auto"/>
            <w:noWrap/>
            <w:vAlign w:val="bottom"/>
            <w:hideMark/>
          </w:tcPr>
          <w:p w14:paraId="6B5C3415" w14:textId="77777777" w:rsidR="00F7449E" w:rsidRPr="00F94643" w:rsidRDefault="00F7449E" w:rsidP="0098386A">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tonsum1</w:t>
            </w:r>
            <w:proofErr w:type="gramEnd"/>
          </w:p>
        </w:tc>
        <w:tc>
          <w:tcPr>
            <w:tcW w:w="0" w:type="auto"/>
            <w:tcBorders>
              <w:top w:val="nil"/>
              <w:left w:val="single" w:sz="4" w:space="0" w:color="auto"/>
              <w:bottom w:val="nil"/>
              <w:right w:val="nil"/>
            </w:tcBorders>
            <w:shd w:val="clear" w:color="000000" w:fill="C6EFCE"/>
            <w:noWrap/>
            <w:vAlign w:val="bottom"/>
            <w:hideMark/>
          </w:tcPr>
          <w:p w14:paraId="4B4700FD"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DFDD162" w14:textId="77777777" w:rsidR="00F7449E" w:rsidRPr="00F94643" w:rsidRDefault="00F7449E" w:rsidP="0098386A">
            <w:pPr>
              <w:rPr>
                <w:rFonts w:ascii="Calibri" w:eastAsia="Times New Roman" w:hAnsi="Calibri" w:cs="Times New Roman"/>
                <w:color w:val="008000"/>
                <w:sz w:val="22"/>
                <w:szCs w:val="20"/>
                <w:lang w:val="en-GB"/>
              </w:rPr>
            </w:pPr>
            <w:r w:rsidRPr="00F94643">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C6EFCE"/>
            <w:noWrap/>
            <w:vAlign w:val="bottom"/>
            <w:hideMark/>
          </w:tcPr>
          <w:p w14:paraId="0D5696E3"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E746B9"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3C911341"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249C7B9B"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23EBEBB"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r>
      <w:tr w:rsidR="00F7449E" w:rsidRPr="00F94643" w14:paraId="766DA436" w14:textId="77777777" w:rsidTr="007A6E37">
        <w:trPr>
          <w:trHeight w:val="300"/>
        </w:trPr>
        <w:tc>
          <w:tcPr>
            <w:tcW w:w="0" w:type="auto"/>
            <w:tcBorders>
              <w:top w:val="nil"/>
              <w:left w:val="nil"/>
              <w:bottom w:val="nil"/>
              <w:right w:val="nil"/>
            </w:tcBorders>
            <w:shd w:val="clear" w:color="auto" w:fill="auto"/>
            <w:noWrap/>
            <w:vAlign w:val="bottom"/>
            <w:hideMark/>
          </w:tcPr>
          <w:p w14:paraId="7C4E6C28" w14:textId="77777777" w:rsidR="00F7449E" w:rsidRPr="00F94643" w:rsidRDefault="00F7449E" w:rsidP="0098386A">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tonsum2</w:t>
            </w:r>
            <w:proofErr w:type="gramEnd"/>
            <w:r w:rsidRPr="00F94643">
              <w:rPr>
                <w:rFonts w:ascii="Calibri" w:eastAsia="Times New Roman" w:hAnsi="Calibri" w:cs="Times New Roman"/>
                <w:sz w:val="22"/>
                <w:szCs w:val="20"/>
                <w:lang w:val="en-GB"/>
              </w:rPr>
              <w:t>_2</w:t>
            </w:r>
          </w:p>
        </w:tc>
        <w:tc>
          <w:tcPr>
            <w:tcW w:w="0" w:type="auto"/>
            <w:tcBorders>
              <w:top w:val="nil"/>
              <w:left w:val="single" w:sz="4" w:space="0" w:color="auto"/>
              <w:bottom w:val="nil"/>
              <w:right w:val="nil"/>
            </w:tcBorders>
            <w:shd w:val="clear" w:color="000000" w:fill="C6EFCE"/>
            <w:noWrap/>
            <w:vAlign w:val="bottom"/>
            <w:hideMark/>
          </w:tcPr>
          <w:p w14:paraId="67983F61"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6C44806"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0BFB93"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DBF17BC"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6FE5F43"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799709F"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64825116"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r>
      <w:tr w:rsidR="00F7449E" w:rsidRPr="00F94643" w14:paraId="46A743E0" w14:textId="77777777" w:rsidTr="007A6E37">
        <w:trPr>
          <w:trHeight w:val="300"/>
        </w:trPr>
        <w:tc>
          <w:tcPr>
            <w:tcW w:w="0" w:type="auto"/>
            <w:tcBorders>
              <w:top w:val="nil"/>
              <w:left w:val="nil"/>
              <w:bottom w:val="nil"/>
              <w:right w:val="nil"/>
            </w:tcBorders>
            <w:shd w:val="clear" w:color="auto" w:fill="auto"/>
            <w:noWrap/>
            <w:vAlign w:val="bottom"/>
            <w:hideMark/>
          </w:tcPr>
          <w:p w14:paraId="6741A90C" w14:textId="77777777" w:rsidR="00F7449E" w:rsidRPr="00F94643" w:rsidRDefault="00F7449E" w:rsidP="0098386A">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tonsum2</w:t>
            </w:r>
            <w:proofErr w:type="gramEnd"/>
          </w:p>
        </w:tc>
        <w:tc>
          <w:tcPr>
            <w:tcW w:w="0" w:type="auto"/>
            <w:tcBorders>
              <w:top w:val="nil"/>
              <w:left w:val="single" w:sz="4" w:space="0" w:color="auto"/>
              <w:bottom w:val="nil"/>
              <w:right w:val="nil"/>
            </w:tcBorders>
            <w:shd w:val="clear" w:color="000000" w:fill="C6EFCE"/>
            <w:noWrap/>
            <w:vAlign w:val="bottom"/>
            <w:hideMark/>
          </w:tcPr>
          <w:p w14:paraId="5CFF0DE5"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FC4F08B"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14CE2FC" w14:textId="77777777" w:rsidR="00F7449E" w:rsidRPr="00F94643" w:rsidRDefault="00F7449E" w:rsidP="0098386A">
            <w:pPr>
              <w:rPr>
                <w:rFonts w:ascii="Calibri" w:eastAsia="Times New Roman" w:hAnsi="Calibri" w:cs="Times New Roman"/>
                <w:color w:val="008000"/>
                <w:sz w:val="22"/>
                <w:szCs w:val="20"/>
                <w:lang w:val="en-GB"/>
              </w:rPr>
            </w:pPr>
            <w:r w:rsidRPr="00F94643">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nil"/>
            </w:tcBorders>
            <w:shd w:val="clear" w:color="000000" w:fill="C6EFCE"/>
            <w:noWrap/>
            <w:vAlign w:val="bottom"/>
            <w:hideMark/>
          </w:tcPr>
          <w:p w14:paraId="7DAC92E4"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08C419E"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FBE3B76"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C7CE"/>
            <w:noWrap/>
            <w:vAlign w:val="bottom"/>
            <w:hideMark/>
          </w:tcPr>
          <w:p w14:paraId="3FFC21BE"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r>
      <w:tr w:rsidR="00F7449E" w:rsidRPr="00F94643" w14:paraId="251ABF86" w14:textId="77777777" w:rsidTr="007A6E37">
        <w:trPr>
          <w:trHeight w:val="300"/>
        </w:trPr>
        <w:tc>
          <w:tcPr>
            <w:tcW w:w="0" w:type="auto"/>
            <w:tcBorders>
              <w:top w:val="nil"/>
              <w:left w:val="nil"/>
              <w:bottom w:val="nil"/>
              <w:right w:val="nil"/>
            </w:tcBorders>
            <w:shd w:val="clear" w:color="auto" w:fill="auto"/>
            <w:noWrap/>
            <w:vAlign w:val="bottom"/>
            <w:hideMark/>
          </w:tcPr>
          <w:p w14:paraId="19E3B7A7" w14:textId="77777777" w:rsidR="00F7449E" w:rsidRPr="00F94643" w:rsidRDefault="00F7449E" w:rsidP="0098386A">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tonsum3</w:t>
            </w:r>
            <w:proofErr w:type="gramEnd"/>
          </w:p>
        </w:tc>
        <w:tc>
          <w:tcPr>
            <w:tcW w:w="0" w:type="auto"/>
            <w:tcBorders>
              <w:top w:val="nil"/>
              <w:left w:val="single" w:sz="4" w:space="0" w:color="auto"/>
              <w:bottom w:val="nil"/>
              <w:right w:val="nil"/>
            </w:tcBorders>
            <w:shd w:val="clear" w:color="000000" w:fill="C6EFCE"/>
            <w:noWrap/>
            <w:vAlign w:val="bottom"/>
            <w:hideMark/>
          </w:tcPr>
          <w:p w14:paraId="50093BE3"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D4B527A"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1DA7D216"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A335F92"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2FE64C1E"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102D9D7"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556BD6C2"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r>
      <w:tr w:rsidR="00F7449E" w:rsidRPr="00F94643" w14:paraId="5C79A0C4" w14:textId="77777777" w:rsidTr="007A6E37">
        <w:trPr>
          <w:trHeight w:val="300"/>
        </w:trPr>
        <w:tc>
          <w:tcPr>
            <w:tcW w:w="0" w:type="auto"/>
            <w:tcBorders>
              <w:top w:val="nil"/>
              <w:left w:val="nil"/>
              <w:bottom w:val="nil"/>
              <w:right w:val="nil"/>
            </w:tcBorders>
            <w:shd w:val="clear" w:color="auto" w:fill="auto"/>
            <w:noWrap/>
            <w:vAlign w:val="bottom"/>
            <w:hideMark/>
          </w:tcPr>
          <w:p w14:paraId="0E323280" w14:textId="77777777" w:rsidR="00F7449E" w:rsidRPr="00F94643" w:rsidRDefault="00F7449E" w:rsidP="0098386A">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urbanianum1</w:t>
            </w:r>
            <w:proofErr w:type="gramEnd"/>
          </w:p>
        </w:tc>
        <w:tc>
          <w:tcPr>
            <w:tcW w:w="0" w:type="auto"/>
            <w:tcBorders>
              <w:top w:val="nil"/>
              <w:left w:val="single" w:sz="4" w:space="0" w:color="auto"/>
              <w:bottom w:val="nil"/>
              <w:right w:val="nil"/>
            </w:tcBorders>
            <w:shd w:val="clear" w:color="000000" w:fill="FFC7CE"/>
            <w:noWrap/>
            <w:vAlign w:val="bottom"/>
            <w:hideMark/>
          </w:tcPr>
          <w:p w14:paraId="36C82288"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6E18091"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40E0742"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9391484"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0DD4E5DF" w14:textId="77777777" w:rsidR="00F7449E" w:rsidRPr="00F94643" w:rsidRDefault="00F7449E" w:rsidP="0098386A">
            <w:pPr>
              <w:rPr>
                <w:rFonts w:ascii="Calibri" w:eastAsia="Times New Roman" w:hAnsi="Calibri" w:cs="Times New Roman"/>
                <w:color w:val="008000"/>
                <w:sz w:val="22"/>
                <w:szCs w:val="20"/>
                <w:lang w:val="en-GB"/>
              </w:rPr>
            </w:pPr>
            <w:r w:rsidRPr="00F94643">
              <w:rPr>
                <w:rFonts w:ascii="Calibri" w:eastAsia="Times New Roman" w:hAnsi="Calibri" w:cs="Times New Roman"/>
                <w:color w:val="008000"/>
                <w:sz w:val="22"/>
                <w:szCs w:val="20"/>
                <w:lang w:val="en-GB"/>
              </w:rPr>
              <w:t>Unknown 1/7</w:t>
            </w:r>
          </w:p>
        </w:tc>
        <w:tc>
          <w:tcPr>
            <w:tcW w:w="0" w:type="auto"/>
            <w:tcBorders>
              <w:top w:val="nil"/>
              <w:left w:val="single" w:sz="4" w:space="0" w:color="auto"/>
              <w:bottom w:val="nil"/>
              <w:right w:val="nil"/>
            </w:tcBorders>
            <w:shd w:val="clear" w:color="000000" w:fill="C6EFCE"/>
            <w:noWrap/>
            <w:vAlign w:val="bottom"/>
            <w:hideMark/>
          </w:tcPr>
          <w:p w14:paraId="3B834E4A"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375F4227" w14:textId="77777777" w:rsidR="00F7449E" w:rsidRPr="00F94643" w:rsidRDefault="00F7449E" w:rsidP="0098386A">
            <w:pPr>
              <w:rPr>
                <w:rFonts w:ascii="Calibri" w:eastAsia="Times New Roman" w:hAnsi="Calibri" w:cs="Times New Roman"/>
                <w:color w:val="008000"/>
                <w:sz w:val="22"/>
                <w:szCs w:val="20"/>
                <w:lang w:val="en-GB"/>
              </w:rPr>
            </w:pPr>
            <w:r w:rsidRPr="00F94643">
              <w:rPr>
                <w:rFonts w:ascii="Calibri" w:eastAsia="Times New Roman" w:hAnsi="Calibri" w:cs="Times New Roman"/>
                <w:color w:val="008000"/>
                <w:sz w:val="22"/>
                <w:szCs w:val="20"/>
                <w:lang w:val="en-GB"/>
              </w:rPr>
              <w:t>Unknown 3/7</w:t>
            </w:r>
          </w:p>
        </w:tc>
      </w:tr>
      <w:tr w:rsidR="00F7449E" w:rsidRPr="00F94643" w14:paraId="6874B257" w14:textId="77777777" w:rsidTr="007A6E37">
        <w:trPr>
          <w:trHeight w:val="300"/>
        </w:trPr>
        <w:tc>
          <w:tcPr>
            <w:tcW w:w="0" w:type="auto"/>
            <w:tcBorders>
              <w:top w:val="nil"/>
              <w:left w:val="nil"/>
              <w:bottom w:val="nil"/>
              <w:right w:val="nil"/>
            </w:tcBorders>
            <w:shd w:val="clear" w:color="auto" w:fill="auto"/>
            <w:noWrap/>
            <w:vAlign w:val="bottom"/>
            <w:hideMark/>
          </w:tcPr>
          <w:p w14:paraId="41196DCC" w14:textId="77777777" w:rsidR="00F7449E" w:rsidRPr="00F94643" w:rsidRDefault="00F7449E" w:rsidP="0098386A">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urbanianum2</w:t>
            </w:r>
            <w:proofErr w:type="gramEnd"/>
            <w:r w:rsidRPr="00F94643">
              <w:rPr>
                <w:rFonts w:ascii="Calibri" w:eastAsia="Times New Roman" w:hAnsi="Calibri" w:cs="Times New Roman"/>
                <w:sz w:val="22"/>
                <w:szCs w:val="20"/>
                <w:lang w:val="en-GB"/>
              </w:rPr>
              <w:t>_3</w:t>
            </w:r>
          </w:p>
        </w:tc>
        <w:tc>
          <w:tcPr>
            <w:tcW w:w="0" w:type="auto"/>
            <w:tcBorders>
              <w:top w:val="nil"/>
              <w:left w:val="single" w:sz="4" w:space="0" w:color="auto"/>
              <w:bottom w:val="nil"/>
              <w:right w:val="nil"/>
            </w:tcBorders>
            <w:shd w:val="clear" w:color="000000" w:fill="FFEB9C"/>
            <w:noWrap/>
            <w:vAlign w:val="bottom"/>
            <w:hideMark/>
          </w:tcPr>
          <w:p w14:paraId="079608D9"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1DE293A"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2E058FB"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3C276E4"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6657DD45"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3D0951A"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03F4FC03"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r>
      <w:tr w:rsidR="00F7449E" w:rsidRPr="00F94643" w14:paraId="72D38840" w14:textId="77777777" w:rsidTr="007A6E37">
        <w:trPr>
          <w:trHeight w:val="300"/>
        </w:trPr>
        <w:tc>
          <w:tcPr>
            <w:tcW w:w="0" w:type="auto"/>
            <w:tcBorders>
              <w:top w:val="nil"/>
              <w:left w:val="nil"/>
              <w:bottom w:val="nil"/>
              <w:right w:val="nil"/>
            </w:tcBorders>
            <w:shd w:val="clear" w:color="auto" w:fill="auto"/>
            <w:noWrap/>
            <w:vAlign w:val="bottom"/>
            <w:hideMark/>
          </w:tcPr>
          <w:p w14:paraId="5FEA96BC" w14:textId="77777777" w:rsidR="00F7449E" w:rsidRPr="00F94643" w:rsidRDefault="00F7449E" w:rsidP="0098386A">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violascens1</w:t>
            </w:r>
            <w:proofErr w:type="gramEnd"/>
          </w:p>
        </w:tc>
        <w:tc>
          <w:tcPr>
            <w:tcW w:w="0" w:type="auto"/>
            <w:tcBorders>
              <w:top w:val="nil"/>
              <w:left w:val="single" w:sz="4" w:space="0" w:color="auto"/>
              <w:bottom w:val="nil"/>
              <w:right w:val="nil"/>
            </w:tcBorders>
            <w:shd w:val="clear" w:color="000000" w:fill="FFC7CE"/>
            <w:noWrap/>
            <w:vAlign w:val="bottom"/>
            <w:hideMark/>
          </w:tcPr>
          <w:p w14:paraId="45A5900D"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7B940FD2" w14:textId="77777777" w:rsidR="00F7449E" w:rsidRPr="00F94643" w:rsidRDefault="00F7449E" w:rsidP="0098386A">
            <w:pPr>
              <w:rPr>
                <w:rFonts w:ascii="Calibri" w:eastAsia="Times New Roman" w:hAnsi="Calibri" w:cs="Times New Roman"/>
                <w:color w:val="008000"/>
                <w:sz w:val="22"/>
                <w:szCs w:val="20"/>
                <w:lang w:val="en-GB"/>
              </w:rPr>
            </w:pPr>
            <w:r w:rsidRPr="00F94643">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7A2FE7F7"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1AE2F887"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10650805"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EF16B68"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5EB2221C"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 3/1</w:t>
            </w:r>
          </w:p>
        </w:tc>
      </w:tr>
      <w:tr w:rsidR="00F7449E" w:rsidRPr="00F94643" w14:paraId="21B99E54" w14:textId="77777777" w:rsidTr="007A6E37">
        <w:trPr>
          <w:trHeight w:val="300"/>
        </w:trPr>
        <w:tc>
          <w:tcPr>
            <w:tcW w:w="0" w:type="auto"/>
            <w:tcBorders>
              <w:top w:val="nil"/>
              <w:left w:val="nil"/>
              <w:bottom w:val="nil"/>
              <w:right w:val="nil"/>
            </w:tcBorders>
            <w:shd w:val="clear" w:color="auto" w:fill="auto"/>
            <w:noWrap/>
            <w:vAlign w:val="bottom"/>
            <w:hideMark/>
          </w:tcPr>
          <w:p w14:paraId="381EF7A9" w14:textId="77777777" w:rsidR="00F7449E" w:rsidRPr="00F94643" w:rsidRDefault="00F7449E" w:rsidP="0098386A">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violascens2</w:t>
            </w:r>
            <w:proofErr w:type="gramEnd"/>
          </w:p>
        </w:tc>
        <w:tc>
          <w:tcPr>
            <w:tcW w:w="0" w:type="auto"/>
            <w:tcBorders>
              <w:top w:val="nil"/>
              <w:left w:val="single" w:sz="4" w:space="0" w:color="auto"/>
              <w:bottom w:val="nil"/>
              <w:right w:val="nil"/>
            </w:tcBorders>
            <w:shd w:val="clear" w:color="000000" w:fill="FFEB9C"/>
            <w:noWrap/>
            <w:vAlign w:val="bottom"/>
            <w:hideMark/>
          </w:tcPr>
          <w:p w14:paraId="170FE457"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7B79E31"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A3CADAB"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4DF5A3A"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7954C7F"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45A46D6B" w14:textId="77777777" w:rsidR="00F7449E" w:rsidRPr="00F94643" w:rsidRDefault="00F7449E" w:rsidP="0098386A">
            <w:pPr>
              <w:rPr>
                <w:rFonts w:ascii="Calibri" w:eastAsia="Times New Roman" w:hAnsi="Calibri" w:cs="Times New Roman"/>
                <w:color w:val="008000"/>
                <w:sz w:val="22"/>
                <w:szCs w:val="20"/>
                <w:lang w:val="en-GB"/>
              </w:rPr>
            </w:pPr>
            <w:r w:rsidRPr="00F94643">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single" w:sz="4" w:space="0" w:color="auto"/>
            </w:tcBorders>
            <w:shd w:val="clear" w:color="000000" w:fill="FFC7CE"/>
            <w:noWrap/>
            <w:vAlign w:val="bottom"/>
            <w:hideMark/>
          </w:tcPr>
          <w:p w14:paraId="50066E13"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r>
      <w:tr w:rsidR="00F7449E" w:rsidRPr="00F94643" w14:paraId="0648835F" w14:textId="77777777" w:rsidTr="007A6E37">
        <w:trPr>
          <w:trHeight w:val="300"/>
        </w:trPr>
        <w:tc>
          <w:tcPr>
            <w:tcW w:w="0" w:type="auto"/>
            <w:tcBorders>
              <w:top w:val="nil"/>
              <w:left w:val="nil"/>
              <w:bottom w:val="nil"/>
              <w:right w:val="nil"/>
            </w:tcBorders>
            <w:shd w:val="clear" w:color="auto" w:fill="auto"/>
            <w:noWrap/>
            <w:vAlign w:val="bottom"/>
            <w:hideMark/>
          </w:tcPr>
          <w:p w14:paraId="68FBC4AB" w14:textId="77777777" w:rsidR="00F7449E" w:rsidRPr="00F94643" w:rsidRDefault="00F7449E" w:rsidP="0098386A">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wardii1</w:t>
            </w:r>
            <w:proofErr w:type="gramEnd"/>
          </w:p>
        </w:tc>
        <w:tc>
          <w:tcPr>
            <w:tcW w:w="0" w:type="auto"/>
            <w:tcBorders>
              <w:top w:val="nil"/>
              <w:left w:val="single" w:sz="4" w:space="0" w:color="auto"/>
              <w:bottom w:val="nil"/>
              <w:right w:val="nil"/>
            </w:tcBorders>
            <w:shd w:val="clear" w:color="000000" w:fill="FFC7CE"/>
            <w:noWrap/>
            <w:vAlign w:val="bottom"/>
            <w:hideMark/>
          </w:tcPr>
          <w:p w14:paraId="1DB4D141"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1 (low)</w:t>
            </w:r>
          </w:p>
        </w:tc>
        <w:tc>
          <w:tcPr>
            <w:tcW w:w="0" w:type="auto"/>
            <w:tcBorders>
              <w:top w:val="nil"/>
              <w:left w:val="single" w:sz="4" w:space="0" w:color="auto"/>
              <w:bottom w:val="nil"/>
              <w:right w:val="nil"/>
            </w:tcBorders>
            <w:shd w:val="clear" w:color="000000" w:fill="FFEB9C"/>
            <w:noWrap/>
            <w:vAlign w:val="bottom"/>
            <w:hideMark/>
          </w:tcPr>
          <w:p w14:paraId="3CCC6B21"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 3/1</w:t>
            </w:r>
          </w:p>
        </w:tc>
        <w:tc>
          <w:tcPr>
            <w:tcW w:w="0" w:type="auto"/>
            <w:tcBorders>
              <w:top w:val="nil"/>
              <w:left w:val="single" w:sz="4" w:space="0" w:color="auto"/>
              <w:bottom w:val="nil"/>
              <w:right w:val="nil"/>
            </w:tcBorders>
            <w:shd w:val="clear" w:color="000000" w:fill="FFEB9C"/>
            <w:noWrap/>
            <w:vAlign w:val="bottom"/>
            <w:hideMark/>
          </w:tcPr>
          <w:p w14:paraId="09369387" w14:textId="77777777" w:rsidR="00F7449E" w:rsidRPr="00F94643" w:rsidRDefault="00F7449E" w:rsidP="0098386A">
            <w:pPr>
              <w:rPr>
                <w:rFonts w:ascii="Calibri" w:eastAsia="Times New Roman" w:hAnsi="Calibri" w:cs="Times New Roman"/>
                <w:color w:val="008000"/>
                <w:sz w:val="22"/>
                <w:szCs w:val="20"/>
                <w:lang w:val="en-GB"/>
              </w:rPr>
            </w:pPr>
            <w:r w:rsidRPr="00F94643">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0DC660E9"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0E808D56"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4BAC2AD"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3BCB6E05"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r>
      <w:tr w:rsidR="00F7449E" w:rsidRPr="00F94643" w14:paraId="2E413BBE" w14:textId="77777777" w:rsidTr="007A6E37">
        <w:trPr>
          <w:trHeight w:val="300"/>
        </w:trPr>
        <w:tc>
          <w:tcPr>
            <w:tcW w:w="0" w:type="auto"/>
            <w:tcBorders>
              <w:top w:val="nil"/>
              <w:left w:val="nil"/>
              <w:bottom w:val="nil"/>
              <w:right w:val="nil"/>
            </w:tcBorders>
            <w:shd w:val="clear" w:color="auto" w:fill="auto"/>
            <w:noWrap/>
            <w:vAlign w:val="bottom"/>
            <w:hideMark/>
          </w:tcPr>
          <w:p w14:paraId="26E486EA" w14:textId="77777777" w:rsidR="00F7449E" w:rsidRPr="00F94643" w:rsidRDefault="00F7449E" w:rsidP="0098386A">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wardii2</w:t>
            </w:r>
            <w:proofErr w:type="gramEnd"/>
            <w:r w:rsidRPr="00F94643">
              <w:rPr>
                <w:rFonts w:ascii="Calibri" w:eastAsia="Times New Roman" w:hAnsi="Calibri" w:cs="Times New Roman"/>
                <w:sz w:val="22"/>
                <w:szCs w:val="20"/>
                <w:lang w:val="en-GB"/>
              </w:rPr>
              <w:t>_1</w:t>
            </w:r>
          </w:p>
        </w:tc>
        <w:tc>
          <w:tcPr>
            <w:tcW w:w="0" w:type="auto"/>
            <w:tcBorders>
              <w:top w:val="nil"/>
              <w:left w:val="single" w:sz="4" w:space="0" w:color="auto"/>
              <w:bottom w:val="nil"/>
              <w:right w:val="nil"/>
            </w:tcBorders>
            <w:shd w:val="clear" w:color="000000" w:fill="C6EFCE"/>
            <w:noWrap/>
            <w:vAlign w:val="bottom"/>
            <w:hideMark/>
          </w:tcPr>
          <w:p w14:paraId="281889B7"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067E8A1"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D543657" w14:textId="77777777" w:rsidR="00F7449E" w:rsidRPr="00F94643" w:rsidRDefault="00F7449E" w:rsidP="0098386A">
            <w:pPr>
              <w:rPr>
                <w:rFonts w:ascii="Calibri" w:eastAsia="Times New Roman" w:hAnsi="Calibri" w:cs="Times New Roman"/>
                <w:color w:val="008000"/>
                <w:sz w:val="22"/>
                <w:szCs w:val="20"/>
                <w:lang w:val="en-GB"/>
              </w:rPr>
            </w:pPr>
            <w:r w:rsidRPr="00F94643">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C6EFCE"/>
            <w:noWrap/>
            <w:vAlign w:val="bottom"/>
            <w:hideMark/>
          </w:tcPr>
          <w:p w14:paraId="62B576E1" w14:textId="77777777" w:rsidR="00F7449E" w:rsidRPr="00F94643" w:rsidRDefault="00F7449E" w:rsidP="0098386A">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69E7652"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 5/1</w:t>
            </w:r>
          </w:p>
        </w:tc>
        <w:tc>
          <w:tcPr>
            <w:tcW w:w="0" w:type="auto"/>
            <w:tcBorders>
              <w:top w:val="nil"/>
              <w:left w:val="single" w:sz="4" w:space="0" w:color="auto"/>
              <w:bottom w:val="nil"/>
              <w:right w:val="nil"/>
            </w:tcBorders>
            <w:shd w:val="clear" w:color="000000" w:fill="FFEB9C"/>
            <w:noWrap/>
            <w:vAlign w:val="bottom"/>
            <w:hideMark/>
          </w:tcPr>
          <w:p w14:paraId="682E06CC" w14:textId="77777777" w:rsidR="00F7449E" w:rsidRPr="00F94643" w:rsidRDefault="00F7449E" w:rsidP="0098386A">
            <w:pPr>
              <w:rPr>
                <w:rFonts w:ascii="Calibri" w:eastAsia="Times New Roman" w:hAnsi="Calibri" w:cs="Times New Roman"/>
                <w:color w:val="008000"/>
                <w:sz w:val="22"/>
                <w:szCs w:val="20"/>
                <w:lang w:val="en-GB"/>
              </w:rPr>
            </w:pPr>
            <w:r w:rsidRPr="00F94643">
              <w:rPr>
                <w:rFonts w:ascii="Calibri" w:eastAsia="Times New Roman" w:hAnsi="Calibri" w:cs="Times New Roman"/>
                <w:color w:val="008000"/>
                <w:sz w:val="22"/>
                <w:szCs w:val="20"/>
                <w:lang w:val="en-GB"/>
              </w:rPr>
              <w:t>Unknown 7/5</w:t>
            </w:r>
          </w:p>
        </w:tc>
        <w:tc>
          <w:tcPr>
            <w:tcW w:w="0" w:type="auto"/>
            <w:tcBorders>
              <w:top w:val="nil"/>
              <w:left w:val="single" w:sz="4" w:space="0" w:color="auto"/>
              <w:bottom w:val="nil"/>
              <w:right w:val="single" w:sz="4" w:space="0" w:color="auto"/>
            </w:tcBorders>
            <w:shd w:val="clear" w:color="000000" w:fill="FFC7CE"/>
            <w:noWrap/>
            <w:vAlign w:val="bottom"/>
            <w:hideMark/>
          </w:tcPr>
          <w:p w14:paraId="48C7A63D"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5</w:t>
            </w:r>
          </w:p>
        </w:tc>
      </w:tr>
      <w:tr w:rsidR="00F7449E" w:rsidRPr="00F94643" w14:paraId="67D01D82" w14:textId="77777777" w:rsidTr="007A6E37">
        <w:trPr>
          <w:trHeight w:val="300"/>
        </w:trPr>
        <w:tc>
          <w:tcPr>
            <w:tcW w:w="0" w:type="auto"/>
            <w:tcBorders>
              <w:top w:val="nil"/>
              <w:left w:val="nil"/>
              <w:bottom w:val="nil"/>
              <w:right w:val="nil"/>
            </w:tcBorders>
            <w:shd w:val="clear" w:color="auto" w:fill="auto"/>
            <w:noWrap/>
            <w:vAlign w:val="bottom"/>
            <w:hideMark/>
          </w:tcPr>
          <w:p w14:paraId="179DA9BD" w14:textId="77777777" w:rsidR="00F7449E" w:rsidRPr="00F94643" w:rsidRDefault="00F7449E" w:rsidP="0098386A">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wentworthianum1</w:t>
            </w:r>
            <w:proofErr w:type="gramEnd"/>
            <w:r w:rsidRPr="00F94643">
              <w:rPr>
                <w:rFonts w:ascii="Calibri" w:eastAsia="Times New Roman" w:hAnsi="Calibri" w:cs="Times New Roman"/>
                <w:sz w:val="22"/>
                <w:szCs w:val="20"/>
                <w:lang w:val="en-GB"/>
              </w:rPr>
              <w:t>*</w:t>
            </w:r>
          </w:p>
        </w:tc>
        <w:tc>
          <w:tcPr>
            <w:tcW w:w="0" w:type="auto"/>
            <w:tcBorders>
              <w:top w:val="nil"/>
              <w:left w:val="single" w:sz="4" w:space="0" w:color="auto"/>
              <w:bottom w:val="nil"/>
              <w:right w:val="nil"/>
            </w:tcBorders>
            <w:shd w:val="clear" w:color="000000" w:fill="FFC7CE"/>
            <w:noWrap/>
            <w:vAlign w:val="bottom"/>
            <w:hideMark/>
          </w:tcPr>
          <w:p w14:paraId="1685769A"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1923BB9A"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0AE0CBA1"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4</w:t>
            </w:r>
          </w:p>
        </w:tc>
        <w:tc>
          <w:tcPr>
            <w:tcW w:w="0" w:type="auto"/>
            <w:tcBorders>
              <w:top w:val="nil"/>
              <w:left w:val="single" w:sz="4" w:space="0" w:color="auto"/>
              <w:bottom w:val="nil"/>
              <w:right w:val="nil"/>
            </w:tcBorders>
            <w:shd w:val="clear" w:color="000000" w:fill="FFC7CE"/>
            <w:noWrap/>
            <w:vAlign w:val="bottom"/>
            <w:hideMark/>
          </w:tcPr>
          <w:p w14:paraId="6CF09A4E"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55C92BA"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B75D518"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1(low)</w:t>
            </w:r>
          </w:p>
        </w:tc>
        <w:tc>
          <w:tcPr>
            <w:tcW w:w="0" w:type="auto"/>
            <w:tcBorders>
              <w:top w:val="nil"/>
              <w:left w:val="single" w:sz="4" w:space="0" w:color="auto"/>
              <w:bottom w:val="nil"/>
              <w:right w:val="single" w:sz="4" w:space="0" w:color="auto"/>
            </w:tcBorders>
            <w:shd w:val="clear" w:color="000000" w:fill="FFEB9C"/>
            <w:noWrap/>
            <w:vAlign w:val="bottom"/>
            <w:hideMark/>
          </w:tcPr>
          <w:p w14:paraId="627CC64B"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r>
      <w:tr w:rsidR="00F7449E" w:rsidRPr="00F94643" w14:paraId="6854AD4A" w14:textId="77777777" w:rsidTr="007A6E37">
        <w:trPr>
          <w:trHeight w:val="300"/>
        </w:trPr>
        <w:tc>
          <w:tcPr>
            <w:tcW w:w="0" w:type="auto"/>
            <w:tcBorders>
              <w:top w:val="nil"/>
              <w:left w:val="nil"/>
              <w:bottom w:val="nil"/>
              <w:right w:val="nil"/>
            </w:tcBorders>
            <w:shd w:val="clear" w:color="auto" w:fill="auto"/>
            <w:noWrap/>
            <w:vAlign w:val="bottom"/>
            <w:hideMark/>
          </w:tcPr>
          <w:p w14:paraId="36090481" w14:textId="77777777" w:rsidR="00F7449E" w:rsidRPr="00F94643" w:rsidRDefault="00F7449E" w:rsidP="0098386A">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wentworthianum2</w:t>
            </w:r>
            <w:proofErr w:type="gramEnd"/>
            <w:r w:rsidRPr="00F94643">
              <w:rPr>
                <w:rFonts w:ascii="Calibri" w:eastAsia="Times New Roman" w:hAnsi="Calibri" w:cs="Times New Roman"/>
                <w:sz w:val="22"/>
                <w:szCs w:val="20"/>
                <w:lang w:val="en-GB"/>
              </w:rPr>
              <w:t>*</w:t>
            </w:r>
          </w:p>
        </w:tc>
        <w:tc>
          <w:tcPr>
            <w:tcW w:w="0" w:type="auto"/>
            <w:tcBorders>
              <w:top w:val="nil"/>
              <w:left w:val="single" w:sz="4" w:space="0" w:color="auto"/>
              <w:bottom w:val="single" w:sz="4" w:space="0" w:color="auto"/>
              <w:right w:val="nil"/>
            </w:tcBorders>
            <w:shd w:val="clear" w:color="000000" w:fill="FFEB9C"/>
            <w:noWrap/>
            <w:vAlign w:val="bottom"/>
            <w:hideMark/>
          </w:tcPr>
          <w:p w14:paraId="12FEA182"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single" w:sz="4" w:space="0" w:color="auto"/>
              <w:right w:val="nil"/>
            </w:tcBorders>
            <w:shd w:val="clear" w:color="000000" w:fill="FFC7CE"/>
            <w:noWrap/>
            <w:vAlign w:val="bottom"/>
            <w:hideMark/>
          </w:tcPr>
          <w:p w14:paraId="4D86A722"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single" w:sz="4" w:space="0" w:color="auto"/>
              <w:right w:val="nil"/>
            </w:tcBorders>
            <w:shd w:val="clear" w:color="000000" w:fill="FFC7CE"/>
            <w:noWrap/>
            <w:vAlign w:val="bottom"/>
            <w:hideMark/>
          </w:tcPr>
          <w:p w14:paraId="41C691F4" w14:textId="77777777" w:rsidR="00F7449E" w:rsidRPr="00F94643" w:rsidRDefault="00F7449E" w:rsidP="0098386A">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4</w:t>
            </w:r>
          </w:p>
        </w:tc>
        <w:tc>
          <w:tcPr>
            <w:tcW w:w="0" w:type="auto"/>
            <w:tcBorders>
              <w:top w:val="nil"/>
              <w:left w:val="single" w:sz="4" w:space="0" w:color="auto"/>
              <w:bottom w:val="single" w:sz="4" w:space="0" w:color="auto"/>
              <w:right w:val="nil"/>
            </w:tcBorders>
            <w:shd w:val="clear" w:color="000000" w:fill="FFEB9C"/>
            <w:noWrap/>
            <w:vAlign w:val="bottom"/>
            <w:hideMark/>
          </w:tcPr>
          <w:p w14:paraId="79DA05DE"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3C2019BF"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36889738"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single" w:sz="4" w:space="0" w:color="auto"/>
              <w:right w:val="single" w:sz="4" w:space="0" w:color="auto"/>
            </w:tcBorders>
            <w:shd w:val="clear" w:color="000000" w:fill="FFEB9C"/>
            <w:noWrap/>
            <w:vAlign w:val="bottom"/>
            <w:hideMark/>
          </w:tcPr>
          <w:p w14:paraId="311E0939" w14:textId="77777777" w:rsidR="00F7449E" w:rsidRPr="00F94643" w:rsidRDefault="00F7449E" w:rsidP="0098386A">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r>
      <w:tr w:rsidR="0098386A" w:rsidRPr="00F94643" w14:paraId="72BF3216" w14:textId="77777777" w:rsidTr="007A6E37">
        <w:trPr>
          <w:trHeight w:val="300"/>
        </w:trPr>
        <w:tc>
          <w:tcPr>
            <w:tcW w:w="0" w:type="auto"/>
            <w:tcBorders>
              <w:top w:val="nil"/>
              <w:left w:val="nil"/>
              <w:bottom w:val="nil"/>
              <w:right w:val="nil"/>
            </w:tcBorders>
            <w:shd w:val="clear" w:color="auto" w:fill="auto"/>
            <w:noWrap/>
            <w:vAlign w:val="bottom"/>
          </w:tcPr>
          <w:p w14:paraId="6EB2024F" w14:textId="66AF6B3B" w:rsidR="0098386A" w:rsidRPr="00F94643" w:rsidRDefault="00DB3CF8" w:rsidP="0098386A">
            <w:pPr>
              <w:rPr>
                <w:rFonts w:ascii="Calibri" w:eastAsia="Times New Roman" w:hAnsi="Calibri" w:cs="Times New Roman"/>
                <w:b/>
                <w:sz w:val="22"/>
                <w:szCs w:val="20"/>
                <w:lang w:val="en-GB"/>
              </w:rPr>
            </w:pPr>
            <w:r w:rsidRPr="00F94643">
              <w:rPr>
                <w:rFonts w:ascii="Calibri" w:eastAsia="Times New Roman" w:hAnsi="Calibri" w:cs="Times New Roman"/>
                <w:b/>
                <w:sz w:val="22"/>
                <w:szCs w:val="20"/>
                <w:lang w:val="en-GB"/>
              </w:rPr>
              <w:t>Pictures</w:t>
            </w:r>
          </w:p>
        </w:tc>
        <w:tc>
          <w:tcPr>
            <w:tcW w:w="0" w:type="auto"/>
            <w:tcBorders>
              <w:top w:val="nil"/>
              <w:left w:val="single" w:sz="4" w:space="0" w:color="auto"/>
              <w:bottom w:val="nil"/>
              <w:right w:val="nil"/>
            </w:tcBorders>
            <w:shd w:val="clear" w:color="auto" w:fill="auto"/>
            <w:noWrap/>
            <w:vAlign w:val="bottom"/>
          </w:tcPr>
          <w:p w14:paraId="3E0F836A" w14:textId="2BF16CD5" w:rsidR="0098386A" w:rsidRPr="00F94643" w:rsidRDefault="0098386A" w:rsidP="0098386A">
            <w:pPr>
              <w:rPr>
                <w:rFonts w:ascii="Calibri" w:eastAsia="Times New Roman" w:hAnsi="Calibri" w:cs="Times New Roman"/>
                <w:b/>
                <w:sz w:val="22"/>
                <w:szCs w:val="20"/>
                <w:lang w:val="en-GB"/>
              </w:rPr>
            </w:pPr>
            <w:r w:rsidRPr="00F94643">
              <w:rPr>
                <w:rFonts w:ascii="Calibri" w:eastAsia="Times New Roman" w:hAnsi="Calibri" w:cs="Times New Roman"/>
                <w:b/>
                <w:sz w:val="22"/>
                <w:szCs w:val="20"/>
                <w:lang w:val="en-GB"/>
              </w:rPr>
              <w:t>41</w:t>
            </w:r>
          </w:p>
        </w:tc>
        <w:tc>
          <w:tcPr>
            <w:tcW w:w="0" w:type="auto"/>
            <w:tcBorders>
              <w:top w:val="nil"/>
              <w:left w:val="single" w:sz="4" w:space="0" w:color="auto"/>
              <w:bottom w:val="nil"/>
              <w:right w:val="nil"/>
            </w:tcBorders>
            <w:shd w:val="clear" w:color="auto" w:fill="auto"/>
            <w:noWrap/>
            <w:vAlign w:val="bottom"/>
          </w:tcPr>
          <w:p w14:paraId="743156F1" w14:textId="67E8E98A" w:rsidR="0098386A" w:rsidRPr="00F94643" w:rsidRDefault="0098386A" w:rsidP="0098386A">
            <w:pPr>
              <w:rPr>
                <w:rFonts w:ascii="Calibri" w:eastAsia="Times New Roman" w:hAnsi="Calibri" w:cs="Times New Roman"/>
                <w:b/>
                <w:sz w:val="22"/>
                <w:szCs w:val="20"/>
                <w:lang w:val="en-GB"/>
              </w:rPr>
            </w:pPr>
            <w:r w:rsidRPr="00F94643">
              <w:rPr>
                <w:rFonts w:ascii="Calibri" w:eastAsia="Times New Roman" w:hAnsi="Calibri" w:cs="Times New Roman"/>
                <w:b/>
                <w:sz w:val="22"/>
                <w:szCs w:val="20"/>
                <w:lang w:val="en-GB"/>
              </w:rPr>
              <w:t>42</w:t>
            </w:r>
          </w:p>
        </w:tc>
        <w:tc>
          <w:tcPr>
            <w:tcW w:w="0" w:type="auto"/>
            <w:tcBorders>
              <w:top w:val="nil"/>
              <w:left w:val="single" w:sz="4" w:space="0" w:color="auto"/>
              <w:bottom w:val="nil"/>
              <w:right w:val="nil"/>
            </w:tcBorders>
            <w:shd w:val="clear" w:color="auto" w:fill="auto"/>
            <w:noWrap/>
            <w:vAlign w:val="bottom"/>
          </w:tcPr>
          <w:p w14:paraId="23E148CC" w14:textId="6D543BE1" w:rsidR="0098386A" w:rsidRPr="00F94643" w:rsidRDefault="0098386A" w:rsidP="0098386A">
            <w:pPr>
              <w:rPr>
                <w:rFonts w:ascii="Calibri" w:eastAsia="Times New Roman" w:hAnsi="Calibri" w:cs="Times New Roman"/>
                <w:b/>
                <w:sz w:val="22"/>
                <w:szCs w:val="20"/>
                <w:lang w:val="en-GB"/>
              </w:rPr>
            </w:pPr>
            <w:r w:rsidRPr="00F94643">
              <w:rPr>
                <w:rFonts w:ascii="Calibri" w:eastAsia="Times New Roman" w:hAnsi="Calibri" w:cs="Times New Roman"/>
                <w:b/>
                <w:sz w:val="22"/>
                <w:szCs w:val="20"/>
                <w:lang w:val="en-GB"/>
              </w:rPr>
              <w:t>43</w:t>
            </w:r>
          </w:p>
        </w:tc>
        <w:tc>
          <w:tcPr>
            <w:tcW w:w="0" w:type="auto"/>
            <w:tcBorders>
              <w:top w:val="nil"/>
              <w:left w:val="single" w:sz="4" w:space="0" w:color="auto"/>
              <w:bottom w:val="nil"/>
              <w:right w:val="nil"/>
            </w:tcBorders>
            <w:shd w:val="clear" w:color="auto" w:fill="auto"/>
            <w:noWrap/>
            <w:vAlign w:val="bottom"/>
          </w:tcPr>
          <w:p w14:paraId="14B28DA8" w14:textId="538A2464" w:rsidR="0098386A" w:rsidRPr="00F94643" w:rsidRDefault="0098386A" w:rsidP="0098386A">
            <w:pPr>
              <w:rPr>
                <w:rFonts w:ascii="Calibri" w:eastAsia="Times New Roman" w:hAnsi="Calibri" w:cs="Times New Roman"/>
                <w:b/>
                <w:sz w:val="22"/>
                <w:szCs w:val="20"/>
                <w:lang w:val="en-GB"/>
              </w:rPr>
            </w:pPr>
            <w:r w:rsidRPr="00F94643">
              <w:rPr>
                <w:rFonts w:ascii="Calibri" w:eastAsia="Times New Roman" w:hAnsi="Calibri" w:cs="Times New Roman"/>
                <w:b/>
                <w:sz w:val="22"/>
                <w:szCs w:val="20"/>
                <w:lang w:val="en-GB"/>
              </w:rPr>
              <w:t>44</w:t>
            </w:r>
          </w:p>
        </w:tc>
        <w:tc>
          <w:tcPr>
            <w:tcW w:w="0" w:type="auto"/>
            <w:tcBorders>
              <w:top w:val="nil"/>
              <w:left w:val="single" w:sz="4" w:space="0" w:color="auto"/>
              <w:bottom w:val="nil"/>
              <w:right w:val="nil"/>
            </w:tcBorders>
            <w:shd w:val="clear" w:color="auto" w:fill="auto"/>
            <w:noWrap/>
            <w:vAlign w:val="bottom"/>
          </w:tcPr>
          <w:p w14:paraId="20F12DD1" w14:textId="75A301B1" w:rsidR="0098386A" w:rsidRPr="00F94643" w:rsidRDefault="0098386A" w:rsidP="0098386A">
            <w:pPr>
              <w:rPr>
                <w:rFonts w:ascii="Calibri" w:eastAsia="Times New Roman" w:hAnsi="Calibri" w:cs="Times New Roman"/>
                <w:b/>
                <w:sz w:val="22"/>
                <w:szCs w:val="20"/>
                <w:lang w:val="en-GB"/>
              </w:rPr>
            </w:pPr>
            <w:r w:rsidRPr="00F94643">
              <w:rPr>
                <w:rFonts w:ascii="Calibri" w:eastAsia="Times New Roman" w:hAnsi="Calibri" w:cs="Times New Roman"/>
                <w:b/>
                <w:sz w:val="22"/>
                <w:szCs w:val="20"/>
                <w:lang w:val="en-GB"/>
              </w:rPr>
              <w:t>45</w:t>
            </w:r>
          </w:p>
        </w:tc>
        <w:tc>
          <w:tcPr>
            <w:tcW w:w="0" w:type="auto"/>
            <w:tcBorders>
              <w:top w:val="nil"/>
              <w:left w:val="single" w:sz="4" w:space="0" w:color="auto"/>
              <w:bottom w:val="nil"/>
              <w:right w:val="nil"/>
            </w:tcBorders>
            <w:shd w:val="clear" w:color="auto" w:fill="auto"/>
            <w:noWrap/>
            <w:vAlign w:val="bottom"/>
          </w:tcPr>
          <w:p w14:paraId="5F775ED9" w14:textId="0984DCB0" w:rsidR="0098386A" w:rsidRPr="00F94643" w:rsidRDefault="0098386A" w:rsidP="0098386A">
            <w:pPr>
              <w:rPr>
                <w:rFonts w:ascii="Calibri" w:eastAsia="Times New Roman" w:hAnsi="Calibri" w:cs="Times New Roman"/>
                <w:b/>
                <w:sz w:val="22"/>
                <w:szCs w:val="20"/>
                <w:lang w:val="en-GB"/>
              </w:rPr>
            </w:pPr>
            <w:r w:rsidRPr="00F94643">
              <w:rPr>
                <w:rFonts w:ascii="Calibri" w:eastAsia="Times New Roman" w:hAnsi="Calibri" w:cs="Times New Roman"/>
                <w:b/>
                <w:sz w:val="22"/>
                <w:szCs w:val="20"/>
                <w:lang w:val="en-GB"/>
              </w:rPr>
              <w:t>46</w:t>
            </w:r>
          </w:p>
        </w:tc>
        <w:tc>
          <w:tcPr>
            <w:tcW w:w="0" w:type="auto"/>
            <w:tcBorders>
              <w:top w:val="nil"/>
              <w:left w:val="single" w:sz="4" w:space="0" w:color="auto"/>
              <w:bottom w:val="nil"/>
              <w:right w:val="single" w:sz="4" w:space="0" w:color="auto"/>
            </w:tcBorders>
            <w:shd w:val="clear" w:color="auto" w:fill="auto"/>
            <w:noWrap/>
            <w:vAlign w:val="bottom"/>
          </w:tcPr>
          <w:p w14:paraId="017EA651" w14:textId="4913094E" w:rsidR="0098386A" w:rsidRPr="00F94643" w:rsidRDefault="0098386A" w:rsidP="0098386A">
            <w:pPr>
              <w:rPr>
                <w:rFonts w:ascii="Calibri" w:eastAsia="Times New Roman" w:hAnsi="Calibri" w:cs="Times New Roman"/>
                <w:b/>
                <w:sz w:val="22"/>
                <w:szCs w:val="20"/>
                <w:lang w:val="en-GB"/>
              </w:rPr>
            </w:pPr>
            <w:r w:rsidRPr="00F94643">
              <w:rPr>
                <w:rFonts w:ascii="Calibri" w:eastAsia="Times New Roman" w:hAnsi="Calibri" w:cs="Times New Roman"/>
                <w:b/>
                <w:sz w:val="22"/>
                <w:szCs w:val="20"/>
                <w:lang w:val="en-GB"/>
              </w:rPr>
              <w:t>47</w:t>
            </w:r>
          </w:p>
        </w:tc>
      </w:tr>
      <w:tr w:rsidR="00F7449E" w:rsidRPr="00F94643" w14:paraId="09B3052E" w14:textId="77777777" w:rsidTr="009D4077">
        <w:trPr>
          <w:trHeight w:val="300"/>
        </w:trPr>
        <w:tc>
          <w:tcPr>
            <w:tcW w:w="0" w:type="auto"/>
            <w:tcBorders>
              <w:top w:val="nil"/>
              <w:left w:val="nil"/>
              <w:bottom w:val="nil"/>
              <w:right w:val="nil"/>
            </w:tcBorders>
            <w:shd w:val="clear" w:color="auto" w:fill="auto"/>
            <w:noWrap/>
            <w:vAlign w:val="bottom"/>
          </w:tcPr>
          <w:p w14:paraId="1388EB11" w14:textId="77777777" w:rsidR="00F7449E" w:rsidRPr="00F94643"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nil"/>
              <w:right w:val="nil"/>
            </w:tcBorders>
            <w:shd w:val="clear" w:color="auto" w:fill="auto"/>
            <w:noWrap/>
            <w:vAlign w:val="bottom"/>
          </w:tcPr>
          <w:p w14:paraId="06AEB655" w14:textId="77777777" w:rsidR="00F7449E" w:rsidRPr="00F94643"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nil"/>
              <w:right w:val="nil"/>
            </w:tcBorders>
            <w:shd w:val="clear" w:color="auto" w:fill="auto"/>
            <w:noWrap/>
            <w:vAlign w:val="bottom"/>
          </w:tcPr>
          <w:p w14:paraId="77959578" w14:textId="77777777" w:rsidR="00F7449E" w:rsidRPr="00F94643"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40941E72" w14:textId="77777777" w:rsidR="00F7449E" w:rsidRPr="00F94643"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0D60CD04" w14:textId="77777777" w:rsidR="00F7449E" w:rsidRPr="00F94643"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55A5BE83" w14:textId="77777777" w:rsidR="00F7449E" w:rsidRPr="00F94643"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528A79EF" w14:textId="77777777" w:rsidR="00F7449E" w:rsidRPr="00F94643"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single" w:sz="4" w:space="0" w:color="auto"/>
            </w:tcBorders>
            <w:shd w:val="clear" w:color="auto" w:fill="auto"/>
            <w:noWrap/>
            <w:vAlign w:val="bottom"/>
          </w:tcPr>
          <w:p w14:paraId="2574B791" w14:textId="77777777" w:rsidR="00F7449E" w:rsidRPr="00F94643" w:rsidRDefault="00F7449E" w:rsidP="0098386A">
            <w:pPr>
              <w:rPr>
                <w:rFonts w:ascii="Calibri" w:eastAsia="Times New Roman" w:hAnsi="Calibri" w:cs="Times New Roman"/>
                <w:sz w:val="22"/>
                <w:szCs w:val="20"/>
                <w:lang w:val="en-GB"/>
              </w:rPr>
            </w:pPr>
          </w:p>
        </w:tc>
      </w:tr>
      <w:tr w:rsidR="009D4077" w:rsidRPr="00F94643" w14:paraId="18F319FD" w14:textId="77777777" w:rsidTr="009D4077">
        <w:trPr>
          <w:trHeight w:val="300"/>
        </w:trPr>
        <w:tc>
          <w:tcPr>
            <w:tcW w:w="0" w:type="auto"/>
            <w:tcBorders>
              <w:top w:val="nil"/>
              <w:left w:val="nil"/>
              <w:bottom w:val="nil"/>
              <w:right w:val="nil"/>
            </w:tcBorders>
            <w:shd w:val="clear" w:color="auto" w:fill="auto"/>
            <w:noWrap/>
            <w:vAlign w:val="bottom"/>
            <w:hideMark/>
          </w:tcPr>
          <w:p w14:paraId="33DA5E79" w14:textId="77777777" w:rsidR="009D4077" w:rsidRPr="00F94643" w:rsidRDefault="009D4077" w:rsidP="0098386A">
            <w:pPr>
              <w:rPr>
                <w:rFonts w:ascii="Calibri" w:eastAsia="Times New Roman" w:hAnsi="Calibri" w:cs="Times New Roman"/>
                <w:sz w:val="22"/>
                <w:szCs w:val="20"/>
                <w:lang w:val="en-GB"/>
              </w:rPr>
            </w:pPr>
          </w:p>
        </w:tc>
        <w:tc>
          <w:tcPr>
            <w:tcW w:w="0" w:type="auto"/>
            <w:tcBorders>
              <w:top w:val="nil"/>
              <w:left w:val="single" w:sz="4" w:space="0" w:color="auto"/>
              <w:bottom w:val="nil"/>
              <w:right w:val="nil"/>
            </w:tcBorders>
            <w:shd w:val="clear" w:color="auto" w:fill="auto"/>
            <w:noWrap/>
            <w:vAlign w:val="bottom"/>
            <w:hideMark/>
          </w:tcPr>
          <w:p w14:paraId="5B671A9A" w14:textId="77777777" w:rsidR="009D4077" w:rsidRPr="00F94643" w:rsidRDefault="009D4077" w:rsidP="0098386A">
            <w:pPr>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1D746D33" w14:textId="77777777" w:rsidR="009D4077" w:rsidRPr="00F94643" w:rsidRDefault="009D4077" w:rsidP="0098386A">
            <w:pPr>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 </w:t>
            </w:r>
          </w:p>
        </w:tc>
        <w:tc>
          <w:tcPr>
            <w:tcW w:w="0" w:type="auto"/>
            <w:tcBorders>
              <w:top w:val="single" w:sz="4" w:space="0" w:color="auto"/>
              <w:left w:val="single" w:sz="4" w:space="0" w:color="auto"/>
              <w:bottom w:val="nil"/>
            </w:tcBorders>
            <w:shd w:val="clear" w:color="auto" w:fill="auto"/>
            <w:noWrap/>
            <w:vAlign w:val="bottom"/>
            <w:hideMark/>
          </w:tcPr>
          <w:p w14:paraId="168DFC8B" w14:textId="3B488E1F" w:rsidR="009D4077" w:rsidRPr="00F94643" w:rsidRDefault="009D4077" w:rsidP="0098386A">
            <w:pPr>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1:</w:t>
            </w:r>
            <w:r w:rsidRPr="00F94643">
              <w:rPr>
                <w:rFonts w:ascii="Calibri" w:eastAsia="Times New Roman" w:hAnsi="Calibri" w:cs="Times New Roman"/>
                <w:i/>
                <w:sz w:val="22"/>
                <w:szCs w:val="20"/>
                <w:lang w:val="en-GB"/>
              </w:rPr>
              <w:t>Parvisepalum</w:t>
            </w:r>
          </w:p>
        </w:tc>
        <w:tc>
          <w:tcPr>
            <w:tcW w:w="0" w:type="auto"/>
            <w:tcBorders>
              <w:top w:val="single" w:sz="4" w:space="0" w:color="auto"/>
              <w:bottom w:val="nil"/>
            </w:tcBorders>
            <w:shd w:val="clear" w:color="auto" w:fill="auto"/>
            <w:noWrap/>
            <w:vAlign w:val="bottom"/>
          </w:tcPr>
          <w:p w14:paraId="601E311E" w14:textId="698116BF" w:rsidR="009D4077" w:rsidRPr="00F94643" w:rsidRDefault="009D4077" w:rsidP="0098386A">
            <w:pPr>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2:</w:t>
            </w:r>
            <w:r w:rsidRPr="00F94643">
              <w:rPr>
                <w:rFonts w:ascii="Calibri" w:eastAsia="Times New Roman" w:hAnsi="Calibri" w:cs="Times New Roman"/>
                <w:i/>
                <w:sz w:val="22"/>
                <w:szCs w:val="20"/>
                <w:lang w:val="en-GB"/>
              </w:rPr>
              <w:t>Pardalopetalum</w:t>
            </w:r>
          </w:p>
        </w:tc>
        <w:tc>
          <w:tcPr>
            <w:tcW w:w="0" w:type="auto"/>
            <w:tcBorders>
              <w:top w:val="single" w:sz="4" w:space="0" w:color="auto"/>
              <w:left w:val="nil"/>
              <w:bottom w:val="nil"/>
            </w:tcBorders>
            <w:shd w:val="clear" w:color="auto" w:fill="auto"/>
            <w:noWrap/>
            <w:vAlign w:val="bottom"/>
          </w:tcPr>
          <w:p w14:paraId="014F36D3" w14:textId="18529546" w:rsidR="009D4077" w:rsidRPr="00F94643" w:rsidRDefault="009D4077" w:rsidP="0098386A">
            <w:pPr>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3:</w:t>
            </w:r>
            <w:r w:rsidRPr="00F94643">
              <w:rPr>
                <w:rFonts w:ascii="Calibri" w:eastAsia="Times New Roman" w:hAnsi="Calibri" w:cs="Times New Roman"/>
                <w:i/>
                <w:sz w:val="22"/>
                <w:szCs w:val="20"/>
                <w:lang w:val="en-GB"/>
              </w:rPr>
              <w:t>Paphiopedilum</w:t>
            </w:r>
          </w:p>
        </w:tc>
        <w:tc>
          <w:tcPr>
            <w:tcW w:w="0" w:type="auto"/>
            <w:tcBorders>
              <w:top w:val="single" w:sz="4" w:space="0" w:color="auto"/>
              <w:bottom w:val="nil"/>
            </w:tcBorders>
            <w:shd w:val="clear" w:color="auto" w:fill="auto"/>
            <w:noWrap/>
            <w:vAlign w:val="bottom"/>
          </w:tcPr>
          <w:p w14:paraId="56F6F7D8" w14:textId="333569E2" w:rsidR="009D4077" w:rsidRPr="00F94643" w:rsidRDefault="009D4077" w:rsidP="0098386A">
            <w:pPr>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4:</w:t>
            </w:r>
            <w:r w:rsidRPr="00F94643">
              <w:rPr>
                <w:rFonts w:ascii="Calibri" w:eastAsia="Times New Roman" w:hAnsi="Calibri" w:cs="Times New Roman"/>
                <w:i/>
                <w:sz w:val="22"/>
                <w:szCs w:val="20"/>
                <w:lang w:val="en-GB"/>
              </w:rPr>
              <w:t>Coryopedilum</w:t>
            </w:r>
          </w:p>
        </w:tc>
        <w:tc>
          <w:tcPr>
            <w:tcW w:w="0" w:type="auto"/>
            <w:tcBorders>
              <w:top w:val="single" w:sz="4" w:space="0" w:color="auto"/>
              <w:left w:val="nil"/>
              <w:bottom w:val="nil"/>
              <w:right w:val="single" w:sz="4" w:space="0" w:color="auto"/>
            </w:tcBorders>
            <w:shd w:val="clear" w:color="auto" w:fill="auto"/>
            <w:noWrap/>
            <w:vAlign w:val="bottom"/>
          </w:tcPr>
          <w:p w14:paraId="5B8F0657" w14:textId="4DD94EAC" w:rsidR="009D4077" w:rsidRPr="00F94643" w:rsidRDefault="009D4077" w:rsidP="0098386A">
            <w:pPr>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 xml:space="preserve">5: </w:t>
            </w:r>
            <w:proofErr w:type="spellStart"/>
            <w:r w:rsidRPr="00F94643">
              <w:rPr>
                <w:rFonts w:ascii="Calibri" w:eastAsia="Times New Roman" w:hAnsi="Calibri" w:cs="Times New Roman"/>
                <w:i/>
                <w:sz w:val="22"/>
                <w:szCs w:val="20"/>
                <w:lang w:val="en-GB"/>
              </w:rPr>
              <w:t>Cochlopetalum</w:t>
            </w:r>
            <w:proofErr w:type="spellEnd"/>
          </w:p>
        </w:tc>
      </w:tr>
      <w:tr w:rsidR="009D4077" w:rsidRPr="00F94643" w14:paraId="61E30FD5" w14:textId="77777777" w:rsidTr="009D4077">
        <w:trPr>
          <w:trHeight w:val="214"/>
        </w:trPr>
        <w:tc>
          <w:tcPr>
            <w:tcW w:w="0" w:type="auto"/>
            <w:tcBorders>
              <w:top w:val="nil"/>
              <w:left w:val="nil"/>
              <w:bottom w:val="nil"/>
              <w:right w:val="nil"/>
            </w:tcBorders>
            <w:shd w:val="clear" w:color="auto" w:fill="auto"/>
            <w:noWrap/>
            <w:vAlign w:val="bottom"/>
            <w:hideMark/>
          </w:tcPr>
          <w:p w14:paraId="4138C558" w14:textId="77777777" w:rsidR="009D4077" w:rsidRPr="00F94643" w:rsidRDefault="009D4077" w:rsidP="0098386A">
            <w:pPr>
              <w:rPr>
                <w:rFonts w:ascii="Calibri" w:eastAsia="Times New Roman" w:hAnsi="Calibri" w:cs="Times New Roman"/>
                <w:sz w:val="22"/>
                <w:szCs w:val="20"/>
                <w:lang w:val="en-GB"/>
              </w:rPr>
            </w:pPr>
          </w:p>
        </w:tc>
        <w:tc>
          <w:tcPr>
            <w:tcW w:w="0" w:type="auto"/>
            <w:gridSpan w:val="2"/>
            <w:tcBorders>
              <w:top w:val="nil"/>
              <w:left w:val="single" w:sz="4" w:space="0" w:color="auto"/>
              <w:bottom w:val="nil"/>
              <w:right w:val="nil"/>
            </w:tcBorders>
            <w:shd w:val="clear" w:color="auto" w:fill="auto"/>
            <w:noWrap/>
            <w:vAlign w:val="bottom"/>
            <w:hideMark/>
          </w:tcPr>
          <w:p w14:paraId="697F59F1" w14:textId="6DD958A1" w:rsidR="009D4077" w:rsidRPr="00F94643" w:rsidRDefault="009D4077" w:rsidP="0098386A">
            <w:pPr>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 xml:space="preserve">*= </w:t>
            </w:r>
            <w:proofErr w:type="gramStart"/>
            <w:r w:rsidRPr="00F94643">
              <w:rPr>
                <w:rFonts w:ascii="Calibri" w:eastAsia="Times New Roman" w:hAnsi="Calibri" w:cs="Times New Roman"/>
                <w:sz w:val="22"/>
                <w:szCs w:val="20"/>
                <w:lang w:val="en-GB"/>
              </w:rPr>
              <w:t>not</w:t>
            </w:r>
            <w:proofErr w:type="gramEnd"/>
            <w:r w:rsidRPr="00F94643">
              <w:rPr>
                <w:rFonts w:ascii="Calibri" w:eastAsia="Times New Roman" w:hAnsi="Calibri" w:cs="Times New Roman"/>
                <w:sz w:val="22"/>
                <w:szCs w:val="20"/>
                <w:lang w:val="en-GB"/>
              </w:rPr>
              <w:t xml:space="preserve"> in </w:t>
            </w:r>
            <w:r w:rsidR="00097A11" w:rsidRPr="00F94643">
              <w:rPr>
                <w:rFonts w:ascii="Calibri" w:eastAsia="Times New Roman" w:hAnsi="Calibri" w:cs="Times New Roman"/>
                <w:sz w:val="22"/>
                <w:szCs w:val="20"/>
                <w:lang w:val="en-GB"/>
              </w:rPr>
              <w:t>train set</w:t>
            </w:r>
            <w:r w:rsidRPr="00F94643">
              <w:rPr>
                <w:rFonts w:ascii="Calibri" w:eastAsia="Times New Roman" w:hAnsi="Calibri" w:cs="Times New Roman"/>
                <w:sz w:val="22"/>
                <w:szCs w:val="20"/>
                <w:lang w:val="en-GB"/>
              </w:rPr>
              <w:t xml:space="preserve"> / on dear.smartweb.tw</w:t>
            </w:r>
          </w:p>
        </w:tc>
        <w:tc>
          <w:tcPr>
            <w:tcW w:w="0" w:type="auto"/>
            <w:tcBorders>
              <w:top w:val="nil"/>
              <w:left w:val="single" w:sz="4" w:space="0" w:color="auto"/>
            </w:tcBorders>
            <w:shd w:val="clear" w:color="auto" w:fill="auto"/>
            <w:noWrap/>
            <w:vAlign w:val="bottom"/>
            <w:hideMark/>
          </w:tcPr>
          <w:p w14:paraId="55AA52D5" w14:textId="36F6479E" w:rsidR="009D4077" w:rsidRPr="00F94643" w:rsidRDefault="009D4077" w:rsidP="0098386A">
            <w:pPr>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6:</w:t>
            </w:r>
            <w:r w:rsidRPr="00F94643">
              <w:rPr>
                <w:rFonts w:ascii="Calibri" w:eastAsia="Times New Roman" w:hAnsi="Calibri" w:cs="Times New Roman"/>
                <w:i/>
                <w:sz w:val="22"/>
                <w:szCs w:val="20"/>
                <w:lang w:val="en-GB"/>
              </w:rPr>
              <w:t>Brachypetalum</w:t>
            </w:r>
          </w:p>
        </w:tc>
        <w:tc>
          <w:tcPr>
            <w:tcW w:w="0" w:type="auto"/>
            <w:tcBorders>
              <w:top w:val="nil"/>
            </w:tcBorders>
            <w:shd w:val="clear" w:color="auto" w:fill="auto"/>
            <w:noWrap/>
            <w:vAlign w:val="bottom"/>
          </w:tcPr>
          <w:p w14:paraId="02389EE2" w14:textId="212653BD" w:rsidR="009D4077" w:rsidRPr="00F94643" w:rsidRDefault="009D4077" w:rsidP="0098386A">
            <w:pPr>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7:</w:t>
            </w:r>
            <w:r w:rsidRPr="00F94643">
              <w:rPr>
                <w:rFonts w:ascii="Calibri" w:eastAsia="Times New Roman" w:hAnsi="Calibri" w:cs="Times New Roman"/>
                <w:i/>
                <w:sz w:val="22"/>
                <w:szCs w:val="20"/>
                <w:lang w:val="en-GB"/>
              </w:rPr>
              <w:t>Barbata</w:t>
            </w:r>
          </w:p>
        </w:tc>
        <w:tc>
          <w:tcPr>
            <w:tcW w:w="0" w:type="auto"/>
            <w:tcBorders>
              <w:top w:val="nil"/>
              <w:left w:val="nil"/>
            </w:tcBorders>
            <w:shd w:val="clear" w:color="auto" w:fill="auto"/>
            <w:noWrap/>
            <w:vAlign w:val="bottom"/>
          </w:tcPr>
          <w:p w14:paraId="5133EDFC" w14:textId="40D65E34" w:rsidR="009D4077" w:rsidRPr="00F94643" w:rsidRDefault="009D4077" w:rsidP="0098386A">
            <w:pPr>
              <w:rPr>
                <w:rFonts w:ascii="Calibri" w:eastAsia="Times New Roman" w:hAnsi="Calibri" w:cs="Times New Roman"/>
                <w:sz w:val="22"/>
                <w:szCs w:val="20"/>
                <w:lang w:val="en-GB"/>
              </w:rPr>
            </w:pPr>
          </w:p>
        </w:tc>
        <w:tc>
          <w:tcPr>
            <w:tcW w:w="0" w:type="auto"/>
            <w:tcBorders>
              <w:top w:val="nil"/>
            </w:tcBorders>
            <w:shd w:val="clear" w:color="auto" w:fill="auto"/>
            <w:noWrap/>
            <w:vAlign w:val="bottom"/>
          </w:tcPr>
          <w:p w14:paraId="503DCAFE" w14:textId="6E229C62" w:rsidR="009D4077" w:rsidRPr="00F94643" w:rsidRDefault="009D4077" w:rsidP="0098386A">
            <w:pPr>
              <w:rPr>
                <w:rFonts w:ascii="Calibri" w:eastAsia="Times New Roman" w:hAnsi="Calibri" w:cs="Times New Roman"/>
                <w:sz w:val="22"/>
                <w:szCs w:val="20"/>
                <w:lang w:val="en-GB"/>
              </w:rPr>
            </w:pPr>
          </w:p>
        </w:tc>
        <w:tc>
          <w:tcPr>
            <w:tcW w:w="0" w:type="auto"/>
            <w:tcBorders>
              <w:top w:val="nil"/>
              <w:left w:val="nil"/>
              <w:right w:val="single" w:sz="4" w:space="0" w:color="auto"/>
            </w:tcBorders>
            <w:shd w:val="clear" w:color="auto" w:fill="auto"/>
            <w:noWrap/>
            <w:vAlign w:val="bottom"/>
            <w:hideMark/>
          </w:tcPr>
          <w:p w14:paraId="6DA15913" w14:textId="77777777" w:rsidR="009D4077" w:rsidRPr="00F94643" w:rsidRDefault="009D4077" w:rsidP="0098386A">
            <w:pPr>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 </w:t>
            </w:r>
          </w:p>
        </w:tc>
      </w:tr>
      <w:tr w:rsidR="009D4077" w:rsidRPr="00F94643" w14:paraId="4BF1EC55" w14:textId="77777777" w:rsidTr="009D4077">
        <w:trPr>
          <w:trHeight w:val="214"/>
        </w:trPr>
        <w:tc>
          <w:tcPr>
            <w:tcW w:w="0" w:type="auto"/>
            <w:tcBorders>
              <w:top w:val="nil"/>
              <w:left w:val="nil"/>
              <w:bottom w:val="nil"/>
              <w:right w:val="nil"/>
            </w:tcBorders>
            <w:shd w:val="clear" w:color="auto" w:fill="auto"/>
            <w:noWrap/>
            <w:vAlign w:val="bottom"/>
          </w:tcPr>
          <w:p w14:paraId="772284BD" w14:textId="77777777" w:rsidR="009D4077" w:rsidRPr="00F94643" w:rsidRDefault="009D4077" w:rsidP="0098386A">
            <w:pPr>
              <w:rPr>
                <w:rFonts w:ascii="Calibri" w:eastAsia="Times New Roman" w:hAnsi="Calibri" w:cs="Times New Roman"/>
                <w:sz w:val="22"/>
                <w:szCs w:val="20"/>
                <w:lang w:val="en-GB"/>
              </w:rPr>
            </w:pPr>
          </w:p>
        </w:tc>
        <w:tc>
          <w:tcPr>
            <w:tcW w:w="0" w:type="auto"/>
            <w:gridSpan w:val="2"/>
            <w:tcBorders>
              <w:top w:val="nil"/>
              <w:left w:val="single" w:sz="4" w:space="0" w:color="auto"/>
              <w:bottom w:val="nil"/>
              <w:right w:val="nil"/>
            </w:tcBorders>
            <w:shd w:val="clear" w:color="auto" w:fill="auto"/>
            <w:noWrap/>
            <w:vAlign w:val="bottom"/>
          </w:tcPr>
          <w:p w14:paraId="024B42AC" w14:textId="74456A25" w:rsidR="009D4077" w:rsidRPr="00F94643" w:rsidRDefault="009D4077" w:rsidP="0098386A">
            <w:pPr>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w:t>
            </w:r>
            <w:proofErr w:type="gramStart"/>
            <w:r w:rsidRPr="00F94643">
              <w:rPr>
                <w:rFonts w:ascii="Calibri" w:eastAsia="Times New Roman" w:hAnsi="Calibri" w:cs="Times New Roman"/>
                <w:sz w:val="22"/>
                <w:szCs w:val="20"/>
                <w:lang w:val="en-GB"/>
              </w:rPr>
              <w:t>only</w:t>
            </w:r>
            <w:proofErr w:type="gramEnd"/>
            <w:r w:rsidRPr="00F94643">
              <w:rPr>
                <w:rFonts w:ascii="Calibri" w:eastAsia="Times New Roman" w:hAnsi="Calibri" w:cs="Times New Roman"/>
                <w:sz w:val="22"/>
                <w:szCs w:val="20"/>
                <w:lang w:val="en-GB"/>
              </w:rPr>
              <w:t xml:space="preserve"> var. </w:t>
            </w:r>
            <w:proofErr w:type="spellStart"/>
            <w:r w:rsidRPr="00F94643">
              <w:rPr>
                <w:rFonts w:ascii="Calibri" w:eastAsia="Times New Roman" w:hAnsi="Calibri" w:cs="Times New Roman"/>
                <w:sz w:val="22"/>
                <w:szCs w:val="20"/>
                <w:lang w:val="en-GB"/>
              </w:rPr>
              <w:t>Curtisii</w:t>
            </w:r>
            <w:proofErr w:type="spellEnd"/>
            <w:r w:rsidRPr="00F94643">
              <w:rPr>
                <w:rFonts w:ascii="Calibri" w:eastAsia="Times New Roman" w:hAnsi="Calibri" w:cs="Times New Roman"/>
                <w:sz w:val="22"/>
                <w:szCs w:val="20"/>
                <w:lang w:val="en-GB"/>
              </w:rPr>
              <w:t xml:space="preserve"> in </w:t>
            </w:r>
            <w:r w:rsidR="00097A11" w:rsidRPr="00F94643">
              <w:rPr>
                <w:rFonts w:ascii="Calibri" w:eastAsia="Times New Roman" w:hAnsi="Calibri" w:cs="Times New Roman"/>
                <w:sz w:val="22"/>
                <w:szCs w:val="20"/>
                <w:lang w:val="en-GB"/>
              </w:rPr>
              <w:t>train set</w:t>
            </w: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7B000CA4" w14:textId="73661287" w:rsidR="009D4077" w:rsidRPr="00F94643" w:rsidRDefault="009D4077" w:rsidP="0098386A">
            <w:pPr>
              <w:rPr>
                <w:rFonts w:ascii="Calibri" w:eastAsia="Times New Roman" w:hAnsi="Calibri" w:cs="Times New Roman"/>
                <w:sz w:val="22"/>
                <w:szCs w:val="20"/>
                <w:lang w:val="en-GB"/>
              </w:rPr>
            </w:pPr>
            <w:r w:rsidRPr="00F94643">
              <w:rPr>
                <w:rFonts w:ascii="Calibri" w:eastAsia="Times New Roman" w:hAnsi="Calibri" w:cs="Times New Roman"/>
                <w:sz w:val="20"/>
                <w:szCs w:val="20"/>
                <w:lang w:val="en-GB"/>
              </w:rPr>
              <w:t>The order in Unknown x/y is &lt;</w:t>
            </w:r>
            <w:proofErr w:type="spellStart"/>
            <w:r w:rsidRPr="00F94643">
              <w:rPr>
                <w:rFonts w:ascii="Calibri" w:eastAsia="Times New Roman" w:hAnsi="Calibri" w:cs="Times New Roman"/>
                <w:sz w:val="20"/>
                <w:szCs w:val="20"/>
                <w:lang w:val="en-GB"/>
              </w:rPr>
              <w:t>best_sore</w:t>
            </w:r>
            <w:proofErr w:type="spellEnd"/>
            <w:r w:rsidRPr="00F94643">
              <w:rPr>
                <w:rFonts w:ascii="Calibri" w:eastAsia="Times New Roman" w:hAnsi="Calibri" w:cs="Times New Roman"/>
                <w:sz w:val="20"/>
                <w:szCs w:val="20"/>
                <w:lang w:val="en-GB"/>
              </w:rPr>
              <w:t>&gt;/&lt;</w:t>
            </w:r>
            <w:proofErr w:type="spellStart"/>
            <w:r w:rsidRPr="00F94643">
              <w:rPr>
                <w:rFonts w:ascii="Calibri" w:eastAsia="Times New Roman" w:hAnsi="Calibri" w:cs="Times New Roman"/>
                <w:sz w:val="20"/>
                <w:szCs w:val="20"/>
                <w:lang w:val="en-GB"/>
              </w:rPr>
              <w:t>lower_score</w:t>
            </w:r>
            <w:proofErr w:type="spellEnd"/>
            <w:r w:rsidRPr="00F94643">
              <w:rPr>
                <w:rFonts w:ascii="Calibri" w:eastAsia="Times New Roman" w:hAnsi="Calibri" w:cs="Times New Roman"/>
                <w:sz w:val="20"/>
                <w:szCs w:val="20"/>
                <w:lang w:val="en-GB"/>
              </w:rPr>
              <w:t>&gt;. No numbers? All scores are negative</w:t>
            </w:r>
          </w:p>
        </w:tc>
      </w:tr>
    </w:tbl>
    <w:p w14:paraId="4C9087FA" w14:textId="77777777" w:rsidR="000808EB" w:rsidRPr="00F94643" w:rsidRDefault="000808EB" w:rsidP="00F7449E">
      <w:pPr>
        <w:rPr>
          <w:lang w:val="en-GB"/>
        </w:rPr>
        <w:sectPr w:rsidR="000808EB" w:rsidRPr="00F94643" w:rsidSect="00587937">
          <w:pgSz w:w="16840" w:h="11900" w:orient="landscape"/>
          <w:pgMar w:top="709" w:right="1417" w:bottom="851" w:left="1417" w:header="708" w:footer="708" w:gutter="0"/>
          <w:cols w:space="708"/>
          <w:docGrid w:linePitch="360"/>
        </w:sectPr>
      </w:pPr>
    </w:p>
    <w:p w14:paraId="39CF61A4" w14:textId="15A99A5A" w:rsidR="00372313" w:rsidRPr="00F94643" w:rsidRDefault="00372313" w:rsidP="00372313">
      <w:pPr>
        <w:pStyle w:val="Bijschrift"/>
        <w:keepNext/>
        <w:rPr>
          <w:lang w:val="en-GB"/>
        </w:rPr>
      </w:pPr>
      <w:r w:rsidRPr="00F94643">
        <w:rPr>
          <w:lang w:val="en-GB"/>
        </w:rPr>
        <w:lastRenderedPageBreak/>
        <w:t xml:space="preserve">Table </w:t>
      </w:r>
      <w:r w:rsidR="000A64B8" w:rsidRPr="00F94643">
        <w:rPr>
          <w:lang w:val="en-GB"/>
        </w:rPr>
        <w:fldChar w:fldCharType="begin"/>
      </w:r>
      <w:r w:rsidR="000A64B8" w:rsidRPr="00F94643">
        <w:rPr>
          <w:lang w:val="en-GB"/>
        </w:rPr>
        <w:instrText xml:space="preserve"> SEQ Table \* ARABIC </w:instrText>
      </w:r>
      <w:r w:rsidR="000A64B8" w:rsidRPr="00F94643">
        <w:rPr>
          <w:lang w:val="en-GB"/>
        </w:rPr>
        <w:fldChar w:fldCharType="separate"/>
      </w:r>
      <w:r w:rsidR="00020E87">
        <w:rPr>
          <w:noProof/>
          <w:lang w:val="en-GB"/>
        </w:rPr>
        <w:t>3</w:t>
      </w:r>
      <w:r w:rsidR="000A64B8" w:rsidRPr="00F94643">
        <w:rPr>
          <w:lang w:val="en-GB"/>
        </w:rPr>
        <w:fldChar w:fldCharType="end"/>
      </w:r>
      <w:r w:rsidRPr="00F94643">
        <w:rPr>
          <w:lang w:val="en-GB"/>
        </w:rPr>
        <w:t xml:space="preserve"> Results of first test of extra pictures of </w:t>
      </w:r>
      <w:proofErr w:type="spellStart"/>
      <w:r w:rsidR="00481A6A" w:rsidRPr="00F94643">
        <w:rPr>
          <w:i/>
          <w:lang w:val="en-GB"/>
        </w:rPr>
        <w:t>Paphiopedilum</w:t>
      </w:r>
      <w:proofErr w:type="spellEnd"/>
      <w:r w:rsidRPr="00F94643">
        <w:rPr>
          <w:i/>
          <w:lang w:val="en-GB"/>
        </w:rPr>
        <w:t xml:space="preserve"> </w:t>
      </w:r>
      <w:r w:rsidRPr="00F94643">
        <w:rPr>
          <w:lang w:val="en-GB"/>
        </w:rPr>
        <w:t xml:space="preserve">section </w:t>
      </w:r>
      <w:proofErr w:type="spellStart"/>
      <w:r w:rsidRPr="00F94643">
        <w:rPr>
          <w:i/>
          <w:lang w:val="en-GB"/>
        </w:rPr>
        <w:t>Barbata</w:t>
      </w:r>
      <w:proofErr w:type="spellEnd"/>
      <w:r w:rsidRPr="00F94643">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1200"/>
        <w:gridCol w:w="1200"/>
        <w:gridCol w:w="2251"/>
        <w:gridCol w:w="2758"/>
        <w:gridCol w:w="1605"/>
        <w:gridCol w:w="1203"/>
        <w:gridCol w:w="1709"/>
      </w:tblGrid>
      <w:tr w:rsidR="000808EB" w:rsidRPr="00F94643" w14:paraId="45CE963F" w14:textId="77777777" w:rsidTr="000808EB">
        <w:trPr>
          <w:trHeight w:val="500"/>
        </w:trPr>
        <w:tc>
          <w:tcPr>
            <w:tcW w:w="0" w:type="auto"/>
            <w:tcBorders>
              <w:top w:val="nil"/>
              <w:left w:val="nil"/>
              <w:bottom w:val="nil"/>
              <w:right w:val="nil"/>
            </w:tcBorders>
            <w:shd w:val="clear" w:color="auto" w:fill="auto"/>
            <w:noWrap/>
            <w:vAlign w:val="bottom"/>
            <w:hideMark/>
          </w:tcPr>
          <w:p w14:paraId="69897F4A" w14:textId="77777777" w:rsidR="000808EB" w:rsidRPr="00F94643"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AE53AFC" w14:textId="77777777" w:rsidR="000808EB" w:rsidRPr="00F94643" w:rsidRDefault="000808EB" w:rsidP="000808EB">
            <w:pPr>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714AE1D" w14:textId="77777777" w:rsidR="000808EB" w:rsidRPr="00F94643" w:rsidRDefault="000808EB" w:rsidP="000808EB">
            <w:pPr>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hideMark/>
          </w:tcPr>
          <w:p w14:paraId="5F685CD5" w14:textId="56448644" w:rsidR="000808EB" w:rsidRPr="00F94643" w:rsidRDefault="00481A6A" w:rsidP="000808EB">
            <w:pPr>
              <w:jc w:val="center"/>
              <w:rPr>
                <w:rFonts w:ascii="Calibri" w:eastAsia="Times New Roman" w:hAnsi="Calibri" w:cs="Times New Roman"/>
                <w:b/>
                <w:bCs/>
                <w:color w:val="000000"/>
                <w:sz w:val="40"/>
                <w:szCs w:val="40"/>
                <w:lang w:val="en-GB"/>
              </w:rPr>
            </w:pPr>
            <w:proofErr w:type="spellStart"/>
            <w:r w:rsidRPr="00F94643">
              <w:rPr>
                <w:rFonts w:ascii="Calibri" w:eastAsia="Times New Roman" w:hAnsi="Calibri" w:cs="Times New Roman"/>
                <w:b/>
                <w:bCs/>
                <w:i/>
                <w:sz w:val="32"/>
                <w:szCs w:val="20"/>
                <w:lang w:val="en-GB"/>
              </w:rPr>
              <w:t>Paphiopedilum</w:t>
            </w:r>
            <w:proofErr w:type="spellEnd"/>
            <w:r w:rsidRPr="00F94643">
              <w:rPr>
                <w:rFonts w:ascii="Calibri" w:eastAsia="Times New Roman" w:hAnsi="Calibri" w:cs="Times New Roman"/>
                <w:b/>
                <w:bCs/>
                <w:sz w:val="32"/>
                <w:szCs w:val="20"/>
                <w:lang w:val="en-GB"/>
              </w:rPr>
              <w:t xml:space="preserve"> sect. </w:t>
            </w:r>
            <w:proofErr w:type="spellStart"/>
            <w:r w:rsidR="000808EB" w:rsidRPr="00F94643">
              <w:rPr>
                <w:rFonts w:ascii="Calibri" w:eastAsia="Times New Roman" w:hAnsi="Calibri" w:cs="Times New Roman"/>
                <w:b/>
                <w:bCs/>
                <w:i/>
                <w:color w:val="000000"/>
                <w:sz w:val="32"/>
                <w:szCs w:val="40"/>
                <w:lang w:val="en-GB"/>
              </w:rPr>
              <w:t>Barbata</w:t>
            </w:r>
            <w:proofErr w:type="spellEnd"/>
            <w:r w:rsidR="000808EB" w:rsidRPr="00F94643">
              <w:rPr>
                <w:rFonts w:ascii="Calibri" w:eastAsia="Times New Roman" w:hAnsi="Calibri" w:cs="Times New Roman"/>
                <w:b/>
                <w:bCs/>
                <w:color w:val="000000"/>
                <w:sz w:val="32"/>
                <w:szCs w:val="40"/>
                <w:lang w:val="en-GB"/>
              </w:rPr>
              <w:t xml:space="preserve"> run</w:t>
            </w:r>
            <w:r w:rsidR="00553570">
              <w:rPr>
                <w:rFonts w:ascii="Calibri" w:eastAsia="Times New Roman" w:hAnsi="Calibri" w:cs="Times New Roman"/>
                <w:b/>
                <w:bCs/>
                <w:color w:val="000000"/>
                <w:sz w:val="32"/>
                <w:szCs w:val="40"/>
                <w:lang w:val="en-GB"/>
              </w:rPr>
              <w:t>1_</w:t>
            </w:r>
            <w:r w:rsidRPr="00F94643">
              <w:rPr>
                <w:rFonts w:ascii="Calibri" w:eastAsia="Times New Roman" w:hAnsi="Calibri" w:cs="Times New Roman"/>
                <w:b/>
                <w:bCs/>
                <w:color w:val="000000"/>
                <w:sz w:val="32"/>
                <w:szCs w:val="40"/>
                <w:lang w:val="en-GB"/>
              </w:rPr>
              <w:t>2</w:t>
            </w:r>
          </w:p>
        </w:tc>
        <w:tc>
          <w:tcPr>
            <w:tcW w:w="0" w:type="auto"/>
            <w:tcBorders>
              <w:top w:val="nil"/>
              <w:left w:val="nil"/>
              <w:bottom w:val="nil"/>
              <w:right w:val="nil"/>
            </w:tcBorders>
            <w:shd w:val="clear" w:color="auto" w:fill="auto"/>
            <w:noWrap/>
            <w:vAlign w:val="bottom"/>
            <w:hideMark/>
          </w:tcPr>
          <w:p w14:paraId="41BE5077" w14:textId="77777777" w:rsidR="000808EB" w:rsidRPr="00F94643" w:rsidRDefault="000808EB" w:rsidP="000808EB">
            <w:pPr>
              <w:rPr>
                <w:rFonts w:ascii="Calibri" w:eastAsia="Times New Roman" w:hAnsi="Calibri" w:cs="Times New Roman"/>
                <w:b/>
                <w:bCs/>
                <w:color w:val="000000"/>
                <w:lang w:val="en-GB"/>
              </w:rPr>
            </w:pPr>
          </w:p>
        </w:tc>
        <w:tc>
          <w:tcPr>
            <w:tcW w:w="0" w:type="auto"/>
            <w:tcBorders>
              <w:top w:val="nil"/>
              <w:left w:val="single" w:sz="4" w:space="0" w:color="auto"/>
              <w:bottom w:val="nil"/>
              <w:right w:val="nil"/>
            </w:tcBorders>
            <w:shd w:val="clear" w:color="auto" w:fill="auto"/>
            <w:noWrap/>
            <w:vAlign w:val="bottom"/>
            <w:hideMark/>
          </w:tcPr>
          <w:p w14:paraId="3D21AD16" w14:textId="77777777" w:rsidR="000808EB" w:rsidRPr="00F94643" w:rsidRDefault="000808EB" w:rsidP="000808EB">
            <w:pPr>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FFA0640" w14:textId="77777777" w:rsidR="000808EB" w:rsidRPr="00F94643" w:rsidRDefault="000808EB" w:rsidP="000808EB">
            <w:pPr>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 </w:t>
            </w:r>
          </w:p>
        </w:tc>
      </w:tr>
      <w:tr w:rsidR="000808EB" w:rsidRPr="00F94643" w14:paraId="27852244" w14:textId="77777777" w:rsidTr="000808EB">
        <w:trPr>
          <w:trHeight w:val="300"/>
        </w:trPr>
        <w:tc>
          <w:tcPr>
            <w:tcW w:w="0" w:type="auto"/>
            <w:tcBorders>
              <w:top w:val="nil"/>
              <w:left w:val="nil"/>
              <w:bottom w:val="nil"/>
              <w:right w:val="nil"/>
            </w:tcBorders>
            <w:shd w:val="clear" w:color="auto" w:fill="auto"/>
            <w:noWrap/>
            <w:vAlign w:val="bottom"/>
            <w:hideMark/>
          </w:tcPr>
          <w:p w14:paraId="2166D64A" w14:textId="77777777" w:rsidR="000808EB" w:rsidRPr="00F94643"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137A1D7" w14:textId="77777777" w:rsidR="000808EB" w:rsidRPr="00F94643" w:rsidRDefault="000808EB" w:rsidP="000808EB">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E48571F" w14:textId="77777777" w:rsidR="000808EB" w:rsidRPr="00F94643" w:rsidRDefault="000808EB" w:rsidP="000808EB">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8432BEF" w14:textId="77777777" w:rsidR="000808EB" w:rsidRPr="00F94643" w:rsidRDefault="000808EB" w:rsidP="000808EB">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3F955CD" w14:textId="77777777" w:rsidR="000808EB" w:rsidRPr="00F94643" w:rsidRDefault="000808EB" w:rsidP="000808EB">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F5D7B7B" w14:textId="77777777" w:rsidR="000808EB" w:rsidRPr="00F94643" w:rsidRDefault="000808EB" w:rsidP="000808EB">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056E7A3" w14:textId="77777777" w:rsidR="000808EB" w:rsidRPr="00F94643" w:rsidRDefault="000808EB" w:rsidP="000808EB">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1013CC6" w14:textId="77777777" w:rsidR="000808EB" w:rsidRPr="00F94643" w:rsidRDefault="000808EB" w:rsidP="000808EB">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r>
      <w:tr w:rsidR="000808EB" w:rsidRPr="00F94643" w14:paraId="0813643C" w14:textId="77777777" w:rsidTr="000808EB">
        <w:trPr>
          <w:trHeight w:val="300"/>
        </w:trPr>
        <w:tc>
          <w:tcPr>
            <w:tcW w:w="0" w:type="auto"/>
            <w:tcBorders>
              <w:top w:val="nil"/>
              <w:left w:val="nil"/>
              <w:bottom w:val="single" w:sz="4" w:space="0" w:color="auto"/>
              <w:right w:val="nil"/>
            </w:tcBorders>
            <w:shd w:val="clear" w:color="auto" w:fill="auto"/>
            <w:noWrap/>
            <w:vAlign w:val="bottom"/>
            <w:hideMark/>
          </w:tcPr>
          <w:p w14:paraId="3980563C" w14:textId="77777777" w:rsidR="000808EB" w:rsidRPr="00F94643" w:rsidRDefault="000808EB" w:rsidP="000808EB">
            <w:pPr>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0B78FE60" w14:textId="77777777" w:rsidR="000808EB" w:rsidRPr="00F94643" w:rsidRDefault="000808EB" w:rsidP="000808EB">
            <w:pPr>
              <w:jc w:val="right"/>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3BC35815" w14:textId="77777777" w:rsidR="000808EB" w:rsidRPr="00F94643" w:rsidRDefault="000808EB" w:rsidP="000808EB">
            <w:pPr>
              <w:jc w:val="right"/>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5016E1BD" w14:textId="77777777" w:rsidR="000808EB" w:rsidRPr="00F94643" w:rsidRDefault="000808EB" w:rsidP="000808EB">
            <w:pPr>
              <w:jc w:val="right"/>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18DEEDC6" w14:textId="77777777" w:rsidR="000808EB" w:rsidRPr="00F94643" w:rsidRDefault="000808EB" w:rsidP="000808EB">
            <w:pPr>
              <w:jc w:val="right"/>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3B547DCD" w14:textId="77777777" w:rsidR="000808EB" w:rsidRPr="00F94643" w:rsidRDefault="000808EB" w:rsidP="000808EB">
            <w:pPr>
              <w:jc w:val="right"/>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336AF625" w14:textId="77777777" w:rsidR="000808EB" w:rsidRPr="00F94643" w:rsidRDefault="000808EB" w:rsidP="000808EB">
            <w:pPr>
              <w:jc w:val="right"/>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46</w:t>
            </w:r>
          </w:p>
        </w:tc>
        <w:tc>
          <w:tcPr>
            <w:tcW w:w="0" w:type="auto"/>
            <w:tcBorders>
              <w:top w:val="nil"/>
              <w:left w:val="single" w:sz="4" w:space="0" w:color="auto"/>
              <w:bottom w:val="single" w:sz="4" w:space="0" w:color="auto"/>
              <w:right w:val="nil"/>
            </w:tcBorders>
            <w:shd w:val="clear" w:color="auto" w:fill="auto"/>
            <w:noWrap/>
            <w:vAlign w:val="bottom"/>
            <w:hideMark/>
          </w:tcPr>
          <w:p w14:paraId="2971A6A9" w14:textId="77777777" w:rsidR="000808EB" w:rsidRPr="00F94643" w:rsidRDefault="000808EB" w:rsidP="000808EB">
            <w:pPr>
              <w:jc w:val="right"/>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47</w:t>
            </w:r>
          </w:p>
        </w:tc>
      </w:tr>
      <w:tr w:rsidR="000808EB" w:rsidRPr="00F94643" w14:paraId="035AAE3E" w14:textId="77777777" w:rsidTr="000808EB">
        <w:trPr>
          <w:trHeight w:val="300"/>
        </w:trPr>
        <w:tc>
          <w:tcPr>
            <w:tcW w:w="0" w:type="auto"/>
            <w:tcBorders>
              <w:top w:val="nil"/>
              <w:left w:val="single" w:sz="4" w:space="0" w:color="auto"/>
              <w:bottom w:val="nil"/>
              <w:right w:val="nil"/>
            </w:tcBorders>
            <w:shd w:val="clear" w:color="auto" w:fill="auto"/>
            <w:noWrap/>
            <w:vAlign w:val="bottom"/>
            <w:hideMark/>
          </w:tcPr>
          <w:p w14:paraId="6AF9062B" w14:textId="77777777" w:rsidR="000808EB" w:rsidRPr="00F94643" w:rsidRDefault="000808EB" w:rsidP="000808EB">
            <w:pPr>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Desired Error</w:t>
            </w:r>
          </w:p>
        </w:tc>
        <w:tc>
          <w:tcPr>
            <w:tcW w:w="0" w:type="auto"/>
            <w:tcBorders>
              <w:top w:val="nil"/>
              <w:left w:val="single" w:sz="4" w:space="0" w:color="auto"/>
              <w:bottom w:val="nil"/>
              <w:right w:val="nil"/>
            </w:tcBorders>
            <w:shd w:val="clear" w:color="auto" w:fill="auto"/>
            <w:noWrap/>
            <w:vAlign w:val="bottom"/>
            <w:hideMark/>
          </w:tcPr>
          <w:p w14:paraId="6E6E9E8C" w14:textId="77777777" w:rsidR="000808EB" w:rsidRPr="00F94643" w:rsidRDefault="000808EB" w:rsidP="000808EB">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1,00E-04</w:t>
            </w:r>
          </w:p>
        </w:tc>
        <w:tc>
          <w:tcPr>
            <w:tcW w:w="0" w:type="auto"/>
            <w:tcBorders>
              <w:top w:val="nil"/>
              <w:left w:val="single" w:sz="4" w:space="0" w:color="auto"/>
              <w:bottom w:val="nil"/>
              <w:right w:val="nil"/>
            </w:tcBorders>
            <w:shd w:val="clear" w:color="auto" w:fill="auto"/>
            <w:noWrap/>
            <w:vAlign w:val="bottom"/>
            <w:hideMark/>
          </w:tcPr>
          <w:p w14:paraId="24C555AD" w14:textId="77777777" w:rsidR="000808EB" w:rsidRPr="00F94643" w:rsidRDefault="000808EB" w:rsidP="000808EB">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1,00E-05</w:t>
            </w:r>
          </w:p>
        </w:tc>
        <w:tc>
          <w:tcPr>
            <w:tcW w:w="0" w:type="auto"/>
            <w:tcBorders>
              <w:top w:val="nil"/>
              <w:left w:val="single" w:sz="4" w:space="0" w:color="auto"/>
              <w:bottom w:val="nil"/>
              <w:right w:val="nil"/>
            </w:tcBorders>
            <w:shd w:val="clear" w:color="auto" w:fill="auto"/>
            <w:noWrap/>
            <w:vAlign w:val="bottom"/>
            <w:hideMark/>
          </w:tcPr>
          <w:p w14:paraId="41748838" w14:textId="77777777" w:rsidR="000808EB" w:rsidRPr="00F94643" w:rsidRDefault="000808EB" w:rsidP="000808EB">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1,00E-06</w:t>
            </w:r>
          </w:p>
        </w:tc>
        <w:tc>
          <w:tcPr>
            <w:tcW w:w="0" w:type="auto"/>
            <w:tcBorders>
              <w:top w:val="nil"/>
              <w:left w:val="single" w:sz="4" w:space="0" w:color="auto"/>
              <w:bottom w:val="nil"/>
              <w:right w:val="nil"/>
            </w:tcBorders>
            <w:shd w:val="clear" w:color="auto" w:fill="auto"/>
            <w:noWrap/>
            <w:vAlign w:val="bottom"/>
            <w:hideMark/>
          </w:tcPr>
          <w:p w14:paraId="2E9A92ED" w14:textId="77777777" w:rsidR="000808EB" w:rsidRPr="00F94643" w:rsidRDefault="000808EB" w:rsidP="000808EB">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1,00E-07</w:t>
            </w:r>
          </w:p>
        </w:tc>
        <w:tc>
          <w:tcPr>
            <w:tcW w:w="0" w:type="auto"/>
            <w:tcBorders>
              <w:top w:val="nil"/>
              <w:left w:val="single" w:sz="4" w:space="0" w:color="auto"/>
              <w:bottom w:val="nil"/>
              <w:right w:val="nil"/>
            </w:tcBorders>
            <w:shd w:val="clear" w:color="auto" w:fill="auto"/>
            <w:noWrap/>
            <w:vAlign w:val="bottom"/>
            <w:hideMark/>
          </w:tcPr>
          <w:p w14:paraId="7B036BFB" w14:textId="77777777" w:rsidR="000808EB" w:rsidRPr="00F94643" w:rsidRDefault="000808EB" w:rsidP="000808EB">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1,00E-08</w:t>
            </w:r>
          </w:p>
        </w:tc>
        <w:tc>
          <w:tcPr>
            <w:tcW w:w="0" w:type="auto"/>
            <w:tcBorders>
              <w:top w:val="nil"/>
              <w:left w:val="single" w:sz="4" w:space="0" w:color="auto"/>
              <w:bottom w:val="nil"/>
              <w:right w:val="nil"/>
            </w:tcBorders>
            <w:shd w:val="clear" w:color="auto" w:fill="auto"/>
            <w:noWrap/>
            <w:vAlign w:val="bottom"/>
            <w:hideMark/>
          </w:tcPr>
          <w:p w14:paraId="4D526CE0" w14:textId="77777777" w:rsidR="000808EB" w:rsidRPr="00F94643" w:rsidRDefault="000808EB" w:rsidP="000808EB">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1,00E-09</w:t>
            </w:r>
          </w:p>
        </w:tc>
        <w:tc>
          <w:tcPr>
            <w:tcW w:w="0" w:type="auto"/>
            <w:tcBorders>
              <w:top w:val="nil"/>
              <w:left w:val="single" w:sz="4" w:space="0" w:color="auto"/>
              <w:bottom w:val="nil"/>
              <w:right w:val="nil"/>
            </w:tcBorders>
            <w:shd w:val="clear" w:color="auto" w:fill="auto"/>
            <w:noWrap/>
            <w:vAlign w:val="bottom"/>
            <w:hideMark/>
          </w:tcPr>
          <w:p w14:paraId="6E27AE68" w14:textId="77777777" w:rsidR="000808EB" w:rsidRPr="00F94643" w:rsidRDefault="000808EB" w:rsidP="000808EB">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1,00E-10</w:t>
            </w:r>
          </w:p>
        </w:tc>
      </w:tr>
      <w:tr w:rsidR="000808EB" w:rsidRPr="00F94643" w14:paraId="2C434195" w14:textId="77777777" w:rsidTr="000808EB">
        <w:trPr>
          <w:trHeight w:val="300"/>
        </w:trPr>
        <w:tc>
          <w:tcPr>
            <w:tcW w:w="0" w:type="auto"/>
            <w:tcBorders>
              <w:top w:val="nil"/>
              <w:left w:val="single" w:sz="4" w:space="0" w:color="auto"/>
              <w:bottom w:val="single" w:sz="4" w:space="0" w:color="auto"/>
              <w:right w:val="nil"/>
            </w:tcBorders>
            <w:shd w:val="clear" w:color="auto" w:fill="auto"/>
            <w:noWrap/>
            <w:vAlign w:val="bottom"/>
            <w:hideMark/>
          </w:tcPr>
          <w:p w14:paraId="48DB27B6" w14:textId="77777777" w:rsidR="000808EB" w:rsidRPr="00F94643" w:rsidRDefault="000808EB" w:rsidP="000808EB">
            <w:pPr>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Time to classify (s)</w:t>
            </w:r>
          </w:p>
        </w:tc>
        <w:tc>
          <w:tcPr>
            <w:tcW w:w="0" w:type="auto"/>
            <w:tcBorders>
              <w:top w:val="nil"/>
              <w:left w:val="single" w:sz="4" w:space="0" w:color="auto"/>
              <w:bottom w:val="single" w:sz="4" w:space="0" w:color="auto"/>
              <w:right w:val="nil"/>
            </w:tcBorders>
            <w:shd w:val="clear" w:color="auto" w:fill="auto"/>
            <w:noWrap/>
            <w:vAlign w:val="bottom"/>
            <w:hideMark/>
          </w:tcPr>
          <w:p w14:paraId="1A8F4AE2" w14:textId="77777777" w:rsidR="000808EB" w:rsidRPr="00F94643" w:rsidRDefault="000808EB" w:rsidP="000808EB">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06388ACF" w14:textId="77777777" w:rsidR="000808EB" w:rsidRPr="00F94643" w:rsidRDefault="000808EB" w:rsidP="000808EB">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4231DE59" w14:textId="77777777" w:rsidR="000808EB" w:rsidRPr="00F94643" w:rsidRDefault="000808EB" w:rsidP="000808EB">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0E2BCA30" w14:textId="77777777" w:rsidR="000808EB" w:rsidRPr="00F94643" w:rsidRDefault="000808EB" w:rsidP="000808EB">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40F83C59" w14:textId="77777777" w:rsidR="000808EB" w:rsidRPr="00F94643" w:rsidRDefault="000808EB" w:rsidP="000808EB">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0E3002EB" w14:textId="77777777" w:rsidR="000808EB" w:rsidRPr="00F94643" w:rsidRDefault="000808EB" w:rsidP="000808EB">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1</w:t>
            </w:r>
          </w:p>
        </w:tc>
        <w:tc>
          <w:tcPr>
            <w:tcW w:w="0" w:type="auto"/>
            <w:tcBorders>
              <w:top w:val="nil"/>
              <w:left w:val="single" w:sz="4" w:space="0" w:color="auto"/>
              <w:bottom w:val="single" w:sz="4" w:space="0" w:color="auto"/>
              <w:right w:val="nil"/>
            </w:tcBorders>
            <w:shd w:val="clear" w:color="auto" w:fill="auto"/>
            <w:noWrap/>
            <w:vAlign w:val="bottom"/>
            <w:hideMark/>
          </w:tcPr>
          <w:p w14:paraId="62ECAA04" w14:textId="77777777" w:rsidR="000808EB" w:rsidRPr="00F94643" w:rsidRDefault="000808EB" w:rsidP="000808EB">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2</w:t>
            </w:r>
          </w:p>
        </w:tc>
      </w:tr>
      <w:tr w:rsidR="000808EB" w:rsidRPr="00F94643" w14:paraId="20DBE057" w14:textId="77777777" w:rsidTr="000808EB">
        <w:trPr>
          <w:trHeight w:val="300"/>
        </w:trPr>
        <w:tc>
          <w:tcPr>
            <w:tcW w:w="0" w:type="auto"/>
            <w:tcBorders>
              <w:top w:val="nil"/>
              <w:left w:val="nil"/>
              <w:bottom w:val="nil"/>
              <w:right w:val="nil"/>
            </w:tcBorders>
            <w:shd w:val="clear" w:color="auto" w:fill="auto"/>
            <w:noWrap/>
            <w:vAlign w:val="bottom"/>
            <w:hideMark/>
          </w:tcPr>
          <w:p w14:paraId="2B37BAB6" w14:textId="1974241C" w:rsidR="000808EB" w:rsidRPr="00F94643" w:rsidRDefault="000808EB" w:rsidP="000808EB">
            <w:pPr>
              <w:rPr>
                <w:rFonts w:ascii="Calibri" w:eastAsia="Times New Roman" w:hAnsi="Calibri" w:cs="Times New Roman"/>
                <w:b/>
                <w:color w:val="000000"/>
                <w:lang w:val="en-GB"/>
              </w:rPr>
            </w:pPr>
            <w:r w:rsidRPr="00F94643">
              <w:rPr>
                <w:rFonts w:ascii="Calibri" w:eastAsia="Times New Roman" w:hAnsi="Calibri" w:cs="Times New Roman"/>
                <w:b/>
                <w:color w:val="000000"/>
                <w:lang w:val="en-GB"/>
              </w:rPr>
              <w:t>Picture</w:t>
            </w:r>
          </w:p>
        </w:tc>
        <w:tc>
          <w:tcPr>
            <w:tcW w:w="0" w:type="auto"/>
            <w:tcBorders>
              <w:top w:val="nil"/>
              <w:left w:val="single" w:sz="4" w:space="0" w:color="auto"/>
              <w:bottom w:val="nil"/>
              <w:right w:val="nil"/>
            </w:tcBorders>
            <w:shd w:val="clear" w:color="auto" w:fill="auto"/>
            <w:noWrap/>
            <w:vAlign w:val="bottom"/>
            <w:hideMark/>
          </w:tcPr>
          <w:p w14:paraId="140299D5" w14:textId="77777777" w:rsidR="000808EB" w:rsidRPr="00F94643" w:rsidRDefault="000808EB" w:rsidP="000808EB">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2D43F52" w14:textId="77777777" w:rsidR="000808EB" w:rsidRPr="00F94643" w:rsidRDefault="000808EB" w:rsidP="000808EB">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38DF671" w14:textId="77777777" w:rsidR="000808EB" w:rsidRPr="00F94643" w:rsidRDefault="000808EB" w:rsidP="000808EB">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8343C18" w14:textId="77777777" w:rsidR="000808EB" w:rsidRPr="00F94643" w:rsidRDefault="000808EB" w:rsidP="000808EB">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6F245E6" w14:textId="77777777" w:rsidR="000808EB" w:rsidRPr="00F94643" w:rsidRDefault="000808EB" w:rsidP="000808EB">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77078F2" w14:textId="77777777" w:rsidR="000808EB" w:rsidRPr="00F94643" w:rsidRDefault="000808EB" w:rsidP="000808EB">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0DCC770" w14:textId="77777777" w:rsidR="000808EB" w:rsidRPr="00F94643" w:rsidRDefault="000808EB" w:rsidP="000808EB">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r>
      <w:tr w:rsidR="000808EB" w:rsidRPr="00F94643" w14:paraId="17184412" w14:textId="77777777" w:rsidTr="000808EB">
        <w:trPr>
          <w:trHeight w:val="300"/>
        </w:trPr>
        <w:tc>
          <w:tcPr>
            <w:tcW w:w="0" w:type="auto"/>
            <w:tcBorders>
              <w:top w:val="nil"/>
              <w:left w:val="nil"/>
              <w:bottom w:val="nil"/>
              <w:right w:val="nil"/>
            </w:tcBorders>
            <w:shd w:val="clear" w:color="auto" w:fill="auto"/>
            <w:noWrap/>
            <w:vAlign w:val="bottom"/>
            <w:hideMark/>
          </w:tcPr>
          <w:p w14:paraId="2E3A3C7A" w14:textId="77777777" w:rsidR="000808EB" w:rsidRPr="00F94643" w:rsidRDefault="000808EB" w:rsidP="000808EB">
            <w:pPr>
              <w:rPr>
                <w:rFonts w:ascii="Calibri" w:eastAsia="Times New Roman" w:hAnsi="Calibri" w:cs="Times New Roman"/>
                <w:color w:val="000000"/>
                <w:lang w:val="en-GB"/>
              </w:rPr>
            </w:pPr>
            <w:proofErr w:type="spellStart"/>
            <w:proofErr w:type="gramStart"/>
            <w:r w:rsidRPr="00F94643">
              <w:rPr>
                <w:rFonts w:ascii="Calibri" w:eastAsia="Times New Roman" w:hAnsi="Calibri" w:cs="Times New Roman"/>
                <w:color w:val="000000"/>
                <w:lang w:val="en-GB"/>
              </w:rPr>
              <w:t>paph</w:t>
            </w:r>
            <w:proofErr w:type="gramEnd"/>
            <w:r w:rsidRPr="00F94643">
              <w:rPr>
                <w:rFonts w:ascii="Calibri" w:eastAsia="Times New Roman" w:hAnsi="Calibri" w:cs="Times New Roman"/>
                <w:color w:val="000000"/>
                <w:lang w:val="en-GB"/>
              </w:rPr>
              <w:t>_argus</w:t>
            </w:r>
            <w:proofErr w:type="spellEnd"/>
          </w:p>
        </w:tc>
        <w:tc>
          <w:tcPr>
            <w:tcW w:w="0" w:type="auto"/>
            <w:tcBorders>
              <w:top w:val="nil"/>
              <w:left w:val="single" w:sz="4" w:space="0" w:color="auto"/>
              <w:bottom w:val="nil"/>
              <w:right w:val="nil"/>
            </w:tcBorders>
            <w:shd w:val="clear" w:color="000000" w:fill="C6EFCE"/>
            <w:noWrap/>
            <w:vAlign w:val="bottom"/>
            <w:hideMark/>
          </w:tcPr>
          <w:p w14:paraId="0B2EEA1E" w14:textId="77777777" w:rsidR="000808EB" w:rsidRPr="00F94643" w:rsidRDefault="000808EB" w:rsidP="000808EB">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1D8338D" w14:textId="77777777" w:rsidR="000808EB" w:rsidRPr="00F94643" w:rsidRDefault="000808EB" w:rsidP="000808EB">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E3E79F7" w14:textId="77777777" w:rsidR="000808EB" w:rsidRPr="00F94643" w:rsidRDefault="000808EB" w:rsidP="000808EB">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3DD9FF74" w14:textId="77777777" w:rsidR="000808EB" w:rsidRPr="00F94643" w:rsidRDefault="000808EB" w:rsidP="000808EB">
            <w:pPr>
              <w:rPr>
                <w:rFonts w:ascii="Calibri" w:eastAsia="Times New Roman" w:hAnsi="Calibri" w:cs="Times New Roman"/>
                <w:color w:val="008000"/>
                <w:lang w:val="en-GB"/>
              </w:rPr>
            </w:pPr>
            <w:r w:rsidRPr="00F94643">
              <w:rPr>
                <w:rFonts w:ascii="Calibri" w:eastAsia="Times New Roman" w:hAnsi="Calibri" w:cs="Times New Roman"/>
                <w:color w:val="008000"/>
                <w:lang w:val="en-GB"/>
              </w:rPr>
              <w:t>Unknown 2/7</w:t>
            </w:r>
          </w:p>
        </w:tc>
        <w:tc>
          <w:tcPr>
            <w:tcW w:w="0" w:type="auto"/>
            <w:tcBorders>
              <w:top w:val="nil"/>
              <w:left w:val="single" w:sz="4" w:space="0" w:color="auto"/>
              <w:bottom w:val="nil"/>
              <w:right w:val="nil"/>
            </w:tcBorders>
            <w:shd w:val="clear" w:color="000000" w:fill="C6EFCE"/>
            <w:noWrap/>
            <w:vAlign w:val="bottom"/>
            <w:hideMark/>
          </w:tcPr>
          <w:p w14:paraId="6F29CF64" w14:textId="77777777" w:rsidR="000808EB" w:rsidRPr="00F94643" w:rsidRDefault="000808EB" w:rsidP="000808EB">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2062FC2" w14:textId="77777777" w:rsidR="000808EB" w:rsidRPr="00F94643" w:rsidRDefault="000808EB" w:rsidP="000808EB">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262E5D7" w14:textId="77777777" w:rsidR="000808EB" w:rsidRPr="00F94643" w:rsidRDefault="000808EB" w:rsidP="000808EB">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0808EB" w:rsidRPr="00F94643" w14:paraId="7BC23E94" w14:textId="77777777" w:rsidTr="000808EB">
        <w:trPr>
          <w:trHeight w:val="300"/>
        </w:trPr>
        <w:tc>
          <w:tcPr>
            <w:tcW w:w="0" w:type="auto"/>
            <w:tcBorders>
              <w:top w:val="nil"/>
              <w:left w:val="nil"/>
              <w:bottom w:val="nil"/>
              <w:right w:val="nil"/>
            </w:tcBorders>
            <w:shd w:val="clear" w:color="auto" w:fill="auto"/>
            <w:noWrap/>
            <w:vAlign w:val="bottom"/>
            <w:hideMark/>
          </w:tcPr>
          <w:p w14:paraId="18F82DA6" w14:textId="77777777" w:rsidR="000808EB" w:rsidRPr="00F94643" w:rsidRDefault="000808EB" w:rsidP="000808EB">
            <w:pPr>
              <w:rPr>
                <w:rFonts w:ascii="Calibri" w:eastAsia="Times New Roman" w:hAnsi="Calibri" w:cs="Times New Roman"/>
                <w:color w:val="000000"/>
                <w:lang w:val="en-GB"/>
              </w:rPr>
            </w:pPr>
            <w:proofErr w:type="spellStart"/>
            <w:r w:rsidRPr="00F94643">
              <w:rPr>
                <w:rFonts w:ascii="Calibri" w:eastAsia="Times New Roman" w:hAnsi="Calibri" w:cs="Times New Roman"/>
                <w:color w:val="000000"/>
                <w:lang w:val="en-GB"/>
              </w:rPr>
              <w:t>Paptonsum_blaine</w:t>
            </w:r>
            <w:proofErr w:type="spellEnd"/>
          </w:p>
        </w:tc>
        <w:tc>
          <w:tcPr>
            <w:tcW w:w="0" w:type="auto"/>
            <w:tcBorders>
              <w:top w:val="nil"/>
              <w:left w:val="single" w:sz="4" w:space="0" w:color="auto"/>
              <w:bottom w:val="nil"/>
              <w:right w:val="nil"/>
            </w:tcBorders>
            <w:shd w:val="clear" w:color="000000" w:fill="C6EFCE"/>
            <w:noWrap/>
            <w:vAlign w:val="bottom"/>
            <w:hideMark/>
          </w:tcPr>
          <w:p w14:paraId="03FBFB3F" w14:textId="77777777" w:rsidR="000808EB" w:rsidRPr="00F94643" w:rsidRDefault="000808EB" w:rsidP="000808EB">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4E24D5E" w14:textId="77777777" w:rsidR="000808EB" w:rsidRPr="00F94643" w:rsidRDefault="000808EB" w:rsidP="000808EB">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28BEF2CE" w14:textId="77777777" w:rsidR="000808EB" w:rsidRPr="00F94643" w:rsidRDefault="000808EB" w:rsidP="000808EB">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07592CA" w14:textId="77777777" w:rsidR="000808EB" w:rsidRPr="00F94643" w:rsidRDefault="000808EB" w:rsidP="000808EB">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98D33EF" w14:textId="77777777" w:rsidR="000808EB" w:rsidRPr="00F94643" w:rsidRDefault="000808EB" w:rsidP="000808EB">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390E4EE3" w14:textId="77777777" w:rsidR="000808EB" w:rsidRPr="00F94643" w:rsidRDefault="000808EB" w:rsidP="000808EB">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4F52611" w14:textId="77777777" w:rsidR="000808EB" w:rsidRPr="00F94643" w:rsidRDefault="000808EB" w:rsidP="000808EB">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r>
      <w:tr w:rsidR="000808EB" w:rsidRPr="00F94643" w14:paraId="0F401E0B" w14:textId="77777777" w:rsidTr="000808EB">
        <w:trPr>
          <w:trHeight w:val="300"/>
        </w:trPr>
        <w:tc>
          <w:tcPr>
            <w:tcW w:w="0" w:type="auto"/>
            <w:tcBorders>
              <w:top w:val="nil"/>
              <w:left w:val="nil"/>
              <w:bottom w:val="nil"/>
              <w:right w:val="nil"/>
            </w:tcBorders>
            <w:shd w:val="clear" w:color="auto" w:fill="auto"/>
            <w:noWrap/>
            <w:vAlign w:val="bottom"/>
            <w:hideMark/>
          </w:tcPr>
          <w:p w14:paraId="65E79CE3" w14:textId="77777777" w:rsidR="000808EB" w:rsidRPr="00F94643" w:rsidRDefault="000808EB" w:rsidP="000808EB">
            <w:pPr>
              <w:rPr>
                <w:rFonts w:ascii="Calibri" w:eastAsia="Times New Roman" w:hAnsi="Calibri" w:cs="Times New Roman"/>
                <w:color w:val="000000"/>
                <w:lang w:val="en-GB"/>
              </w:rPr>
            </w:pPr>
            <w:proofErr w:type="spellStart"/>
            <w:r w:rsidRPr="00F94643">
              <w:rPr>
                <w:rFonts w:ascii="Calibri" w:eastAsia="Times New Roman" w:hAnsi="Calibri" w:cs="Times New Roman"/>
                <w:color w:val="000000"/>
                <w:lang w:val="en-GB"/>
              </w:rPr>
              <w:t>Paphtonsum_elle</w:t>
            </w:r>
            <w:proofErr w:type="spellEnd"/>
          </w:p>
        </w:tc>
        <w:tc>
          <w:tcPr>
            <w:tcW w:w="0" w:type="auto"/>
            <w:tcBorders>
              <w:top w:val="nil"/>
              <w:left w:val="single" w:sz="4" w:space="0" w:color="auto"/>
              <w:bottom w:val="nil"/>
              <w:right w:val="nil"/>
            </w:tcBorders>
            <w:shd w:val="clear" w:color="000000" w:fill="FFEB9C"/>
            <w:noWrap/>
            <w:vAlign w:val="bottom"/>
            <w:hideMark/>
          </w:tcPr>
          <w:p w14:paraId="017AAAAD" w14:textId="77777777" w:rsidR="000808EB" w:rsidRPr="00F94643" w:rsidRDefault="000808EB" w:rsidP="000808EB">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59F26C23" w14:textId="77777777" w:rsidR="000808EB" w:rsidRPr="00F94643" w:rsidRDefault="000808EB" w:rsidP="000808EB">
            <w:pPr>
              <w:rPr>
                <w:rFonts w:ascii="Calibri" w:eastAsia="Times New Roman" w:hAnsi="Calibri" w:cs="Times New Roman"/>
                <w:color w:val="9C0006"/>
                <w:lang w:val="en-GB"/>
              </w:rPr>
            </w:pPr>
            <w:r w:rsidRPr="00F94643">
              <w:rPr>
                <w:rFonts w:ascii="Calibri" w:eastAsia="Times New Roman" w:hAnsi="Calibri" w:cs="Times New Roman"/>
                <w:color w:val="9C0006"/>
                <w:lang w:val="en-GB"/>
              </w:rPr>
              <w:t>Incorrect 1</w:t>
            </w:r>
          </w:p>
        </w:tc>
        <w:tc>
          <w:tcPr>
            <w:tcW w:w="0" w:type="auto"/>
            <w:tcBorders>
              <w:top w:val="nil"/>
              <w:left w:val="single" w:sz="4" w:space="0" w:color="auto"/>
              <w:bottom w:val="nil"/>
              <w:right w:val="nil"/>
            </w:tcBorders>
            <w:shd w:val="clear" w:color="000000" w:fill="FFC7CE"/>
            <w:noWrap/>
            <w:vAlign w:val="bottom"/>
            <w:hideMark/>
          </w:tcPr>
          <w:p w14:paraId="442B6AE2" w14:textId="77777777" w:rsidR="000808EB" w:rsidRPr="00F94643" w:rsidRDefault="000808EB" w:rsidP="000808EB">
            <w:pPr>
              <w:rPr>
                <w:rFonts w:ascii="Calibri" w:eastAsia="Times New Roman" w:hAnsi="Calibri" w:cs="Times New Roman"/>
                <w:color w:val="9C0006"/>
                <w:lang w:val="en-GB"/>
              </w:rPr>
            </w:pPr>
            <w:r w:rsidRPr="00F94643">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EB9C"/>
            <w:noWrap/>
            <w:vAlign w:val="bottom"/>
            <w:hideMark/>
          </w:tcPr>
          <w:p w14:paraId="50B0422F" w14:textId="77777777" w:rsidR="000808EB" w:rsidRPr="00F94643" w:rsidRDefault="000808EB" w:rsidP="000808EB">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14E7D600" w14:textId="77777777" w:rsidR="000808EB" w:rsidRPr="00F94643" w:rsidRDefault="000808EB" w:rsidP="000808EB">
            <w:pPr>
              <w:rPr>
                <w:rFonts w:ascii="Calibri" w:eastAsia="Times New Roman" w:hAnsi="Calibri" w:cs="Times New Roman"/>
                <w:color w:val="9C0006"/>
                <w:lang w:val="en-GB"/>
              </w:rPr>
            </w:pPr>
            <w:r w:rsidRPr="00F94643">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1D097812" w14:textId="77777777" w:rsidR="000808EB" w:rsidRPr="00F94643" w:rsidRDefault="000808EB" w:rsidP="000808EB">
            <w:pPr>
              <w:rPr>
                <w:rFonts w:ascii="Calibri" w:eastAsia="Times New Roman" w:hAnsi="Calibri" w:cs="Times New Roman"/>
                <w:color w:val="9C0006"/>
                <w:lang w:val="en-GB"/>
              </w:rPr>
            </w:pPr>
            <w:r w:rsidRPr="00F94643">
              <w:rPr>
                <w:rFonts w:ascii="Calibri" w:eastAsia="Times New Roman" w:hAnsi="Calibri" w:cs="Times New Roman"/>
                <w:color w:val="9C0006"/>
                <w:lang w:val="en-GB"/>
              </w:rPr>
              <w:t>Incorrect 1</w:t>
            </w:r>
          </w:p>
        </w:tc>
        <w:tc>
          <w:tcPr>
            <w:tcW w:w="0" w:type="auto"/>
            <w:tcBorders>
              <w:top w:val="nil"/>
              <w:left w:val="single" w:sz="4" w:space="0" w:color="auto"/>
              <w:bottom w:val="nil"/>
              <w:right w:val="nil"/>
            </w:tcBorders>
            <w:shd w:val="clear" w:color="000000" w:fill="FFEB9C"/>
            <w:noWrap/>
            <w:vAlign w:val="bottom"/>
            <w:hideMark/>
          </w:tcPr>
          <w:p w14:paraId="0F501B9D" w14:textId="77777777" w:rsidR="000808EB" w:rsidRPr="00F94643" w:rsidRDefault="000808EB" w:rsidP="000808EB">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r>
      <w:tr w:rsidR="000808EB" w:rsidRPr="00F94643" w14:paraId="3D2A9BFB" w14:textId="77777777" w:rsidTr="000808EB">
        <w:trPr>
          <w:trHeight w:val="300"/>
        </w:trPr>
        <w:tc>
          <w:tcPr>
            <w:tcW w:w="0" w:type="auto"/>
            <w:tcBorders>
              <w:top w:val="nil"/>
              <w:left w:val="nil"/>
              <w:bottom w:val="nil"/>
              <w:right w:val="nil"/>
            </w:tcBorders>
            <w:shd w:val="clear" w:color="auto" w:fill="auto"/>
            <w:noWrap/>
            <w:vAlign w:val="bottom"/>
            <w:hideMark/>
          </w:tcPr>
          <w:p w14:paraId="29CD54D4" w14:textId="77777777" w:rsidR="000808EB" w:rsidRPr="00F94643" w:rsidRDefault="000808EB" w:rsidP="000808EB">
            <w:pPr>
              <w:rPr>
                <w:rFonts w:ascii="Calibri" w:eastAsia="Times New Roman" w:hAnsi="Calibri" w:cs="Times New Roman"/>
                <w:color w:val="000000"/>
                <w:lang w:val="en-GB"/>
              </w:rPr>
            </w:pPr>
            <w:proofErr w:type="spellStart"/>
            <w:r w:rsidRPr="00F94643">
              <w:rPr>
                <w:rFonts w:ascii="Calibri" w:eastAsia="Times New Roman" w:hAnsi="Calibri" w:cs="Times New Roman"/>
                <w:color w:val="000000"/>
                <w:lang w:val="en-GB"/>
              </w:rPr>
              <w:t>Paphwardii</w:t>
            </w:r>
            <w:proofErr w:type="spellEnd"/>
          </w:p>
        </w:tc>
        <w:tc>
          <w:tcPr>
            <w:tcW w:w="0" w:type="auto"/>
            <w:tcBorders>
              <w:top w:val="nil"/>
              <w:left w:val="single" w:sz="4" w:space="0" w:color="auto"/>
              <w:bottom w:val="nil"/>
              <w:right w:val="nil"/>
            </w:tcBorders>
            <w:shd w:val="clear" w:color="000000" w:fill="FFC7CE"/>
            <w:noWrap/>
            <w:vAlign w:val="bottom"/>
            <w:hideMark/>
          </w:tcPr>
          <w:p w14:paraId="453C11C5" w14:textId="77777777" w:rsidR="000808EB" w:rsidRPr="00F94643" w:rsidRDefault="000808EB" w:rsidP="000808EB">
            <w:pPr>
              <w:rPr>
                <w:rFonts w:ascii="Calibri" w:eastAsia="Times New Roman" w:hAnsi="Calibri" w:cs="Times New Roman"/>
                <w:color w:val="9C0006"/>
                <w:lang w:val="en-GB"/>
              </w:rPr>
            </w:pPr>
            <w:r w:rsidRPr="00F94643">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2C829AB8" w14:textId="77777777" w:rsidR="000808EB" w:rsidRPr="00F94643" w:rsidRDefault="000808EB" w:rsidP="000808EB">
            <w:pPr>
              <w:rPr>
                <w:rFonts w:ascii="Calibri" w:eastAsia="Times New Roman" w:hAnsi="Calibri" w:cs="Times New Roman"/>
                <w:color w:val="9C0006"/>
                <w:lang w:val="en-GB"/>
              </w:rPr>
            </w:pPr>
            <w:r w:rsidRPr="00F94643">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C6EFCE"/>
            <w:noWrap/>
            <w:vAlign w:val="bottom"/>
            <w:hideMark/>
          </w:tcPr>
          <w:p w14:paraId="29764AC1" w14:textId="77777777" w:rsidR="000808EB" w:rsidRPr="00F94643" w:rsidRDefault="000808EB" w:rsidP="000808EB">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C7CE"/>
            <w:noWrap/>
            <w:vAlign w:val="bottom"/>
            <w:hideMark/>
          </w:tcPr>
          <w:p w14:paraId="3A1E93A6" w14:textId="77777777" w:rsidR="000808EB" w:rsidRPr="00F94643" w:rsidRDefault="000808EB" w:rsidP="000808EB">
            <w:pPr>
              <w:rPr>
                <w:rFonts w:ascii="Calibri" w:eastAsia="Times New Roman" w:hAnsi="Calibri" w:cs="Times New Roman"/>
                <w:color w:val="9C0006"/>
                <w:lang w:val="en-GB"/>
              </w:rPr>
            </w:pPr>
            <w:r w:rsidRPr="00F94643">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4213105C" w14:textId="77777777" w:rsidR="000808EB" w:rsidRPr="00F94643" w:rsidRDefault="000808EB" w:rsidP="000808EB">
            <w:pPr>
              <w:rPr>
                <w:rFonts w:ascii="Calibri" w:eastAsia="Times New Roman" w:hAnsi="Calibri" w:cs="Times New Roman"/>
                <w:color w:val="9C0006"/>
                <w:lang w:val="en-GB"/>
              </w:rPr>
            </w:pPr>
            <w:r w:rsidRPr="00F94643">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70677714" w14:textId="77777777" w:rsidR="000808EB" w:rsidRPr="00F94643" w:rsidRDefault="000808EB" w:rsidP="000808EB">
            <w:pPr>
              <w:rPr>
                <w:rFonts w:ascii="Calibri" w:eastAsia="Times New Roman" w:hAnsi="Calibri" w:cs="Times New Roman"/>
                <w:color w:val="9C0006"/>
                <w:lang w:val="en-GB"/>
              </w:rPr>
            </w:pPr>
            <w:r w:rsidRPr="00F94643">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EB9C"/>
            <w:noWrap/>
            <w:vAlign w:val="bottom"/>
            <w:hideMark/>
          </w:tcPr>
          <w:p w14:paraId="4C503C6A" w14:textId="77777777" w:rsidR="000808EB" w:rsidRPr="00F94643" w:rsidRDefault="000808EB" w:rsidP="000808EB">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r>
      <w:tr w:rsidR="000808EB" w:rsidRPr="00F94643" w14:paraId="6F63C46E" w14:textId="77777777" w:rsidTr="000808EB">
        <w:trPr>
          <w:trHeight w:val="300"/>
        </w:trPr>
        <w:tc>
          <w:tcPr>
            <w:tcW w:w="0" w:type="auto"/>
            <w:tcBorders>
              <w:top w:val="nil"/>
              <w:left w:val="nil"/>
              <w:bottom w:val="nil"/>
              <w:right w:val="nil"/>
            </w:tcBorders>
            <w:shd w:val="clear" w:color="auto" w:fill="auto"/>
            <w:noWrap/>
            <w:vAlign w:val="bottom"/>
            <w:hideMark/>
          </w:tcPr>
          <w:p w14:paraId="26AEAE1F" w14:textId="77777777" w:rsidR="000808EB" w:rsidRPr="00F94643"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65AAF1C" w14:textId="77777777" w:rsidR="000808EB" w:rsidRPr="00F94643" w:rsidRDefault="000808EB" w:rsidP="000808EB">
            <w:pPr>
              <w:rPr>
                <w:rFonts w:ascii="Calibri" w:eastAsia="Times New Roman" w:hAnsi="Calibri" w:cs="Times New Roman"/>
                <w:color w:val="006100"/>
                <w:lang w:val="en-GB"/>
              </w:rPr>
            </w:pPr>
            <w:r w:rsidRPr="00F94643">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2FFC8277" w14:textId="77777777" w:rsidR="000808EB" w:rsidRPr="00F94643" w:rsidRDefault="000808EB" w:rsidP="000808EB">
            <w:pPr>
              <w:rPr>
                <w:rFonts w:ascii="Calibri" w:eastAsia="Times New Roman" w:hAnsi="Calibri" w:cs="Times New Roman"/>
                <w:color w:val="006100"/>
                <w:lang w:val="en-GB"/>
              </w:rPr>
            </w:pPr>
            <w:r w:rsidRPr="00F94643">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0525D90A" w14:textId="77777777" w:rsidR="000808EB" w:rsidRPr="00F94643" w:rsidRDefault="000808EB" w:rsidP="000808EB">
            <w:pPr>
              <w:rPr>
                <w:rFonts w:ascii="Calibri" w:eastAsia="Times New Roman" w:hAnsi="Calibri" w:cs="Times New Roman"/>
                <w:color w:val="9C6500"/>
                <w:lang w:val="en-GB"/>
              </w:rPr>
            </w:pPr>
            <w:r w:rsidRPr="00F94643">
              <w:rPr>
                <w:rFonts w:ascii="Calibri" w:eastAsia="Times New Roman" w:hAnsi="Calibri" w:cs="Times New Roman"/>
                <w:color w:val="9C6500"/>
                <w:lang w:val="en-GB"/>
              </w:rPr>
              <w:t> </w:t>
            </w:r>
          </w:p>
        </w:tc>
        <w:tc>
          <w:tcPr>
            <w:tcW w:w="0" w:type="auto"/>
            <w:tcBorders>
              <w:top w:val="nil"/>
              <w:left w:val="single" w:sz="4" w:space="0" w:color="auto"/>
              <w:bottom w:val="nil"/>
              <w:right w:val="nil"/>
            </w:tcBorders>
            <w:shd w:val="clear" w:color="auto" w:fill="auto"/>
            <w:noWrap/>
            <w:vAlign w:val="bottom"/>
            <w:hideMark/>
          </w:tcPr>
          <w:p w14:paraId="180404E4" w14:textId="77777777" w:rsidR="000808EB" w:rsidRPr="00F94643" w:rsidRDefault="000808EB" w:rsidP="000808EB">
            <w:pPr>
              <w:rPr>
                <w:rFonts w:ascii="Calibri" w:eastAsia="Times New Roman" w:hAnsi="Calibri" w:cs="Times New Roman"/>
                <w:color w:val="006100"/>
                <w:lang w:val="en-GB"/>
              </w:rPr>
            </w:pPr>
            <w:r w:rsidRPr="00F94643">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6D3C5167" w14:textId="77777777" w:rsidR="000808EB" w:rsidRPr="00F94643" w:rsidRDefault="000808EB" w:rsidP="000808EB">
            <w:pPr>
              <w:rPr>
                <w:rFonts w:ascii="Calibri" w:eastAsia="Times New Roman" w:hAnsi="Calibri" w:cs="Times New Roman"/>
                <w:color w:val="9C6500"/>
                <w:lang w:val="en-GB"/>
              </w:rPr>
            </w:pPr>
            <w:r w:rsidRPr="00F94643">
              <w:rPr>
                <w:rFonts w:ascii="Calibri" w:eastAsia="Times New Roman" w:hAnsi="Calibri" w:cs="Times New Roman"/>
                <w:color w:val="9C6500"/>
                <w:lang w:val="en-GB"/>
              </w:rPr>
              <w:t> </w:t>
            </w:r>
          </w:p>
        </w:tc>
        <w:tc>
          <w:tcPr>
            <w:tcW w:w="0" w:type="auto"/>
            <w:tcBorders>
              <w:top w:val="nil"/>
              <w:left w:val="single" w:sz="4" w:space="0" w:color="auto"/>
              <w:bottom w:val="nil"/>
              <w:right w:val="nil"/>
            </w:tcBorders>
            <w:shd w:val="clear" w:color="auto" w:fill="auto"/>
            <w:noWrap/>
            <w:vAlign w:val="bottom"/>
            <w:hideMark/>
          </w:tcPr>
          <w:p w14:paraId="3E0BCD8F" w14:textId="77777777" w:rsidR="000808EB" w:rsidRPr="00F94643" w:rsidRDefault="000808EB" w:rsidP="000808EB">
            <w:pPr>
              <w:rPr>
                <w:rFonts w:ascii="Calibri" w:eastAsia="Times New Roman" w:hAnsi="Calibri" w:cs="Times New Roman"/>
                <w:color w:val="006100"/>
                <w:lang w:val="en-GB"/>
              </w:rPr>
            </w:pPr>
            <w:r w:rsidRPr="00F94643">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65D9CB93" w14:textId="77777777" w:rsidR="000808EB" w:rsidRPr="00F94643" w:rsidRDefault="000808EB" w:rsidP="000808EB">
            <w:pPr>
              <w:rPr>
                <w:rFonts w:ascii="Calibri" w:eastAsia="Times New Roman" w:hAnsi="Calibri" w:cs="Times New Roman"/>
                <w:color w:val="006100"/>
                <w:lang w:val="en-GB"/>
              </w:rPr>
            </w:pPr>
            <w:r w:rsidRPr="00F94643">
              <w:rPr>
                <w:rFonts w:ascii="Calibri" w:eastAsia="Times New Roman" w:hAnsi="Calibri" w:cs="Times New Roman"/>
                <w:color w:val="006100"/>
                <w:lang w:val="en-GB"/>
              </w:rPr>
              <w:t> </w:t>
            </w:r>
          </w:p>
        </w:tc>
      </w:tr>
      <w:tr w:rsidR="000808EB" w:rsidRPr="00F94643" w14:paraId="2F88F942" w14:textId="77777777" w:rsidTr="000808EB">
        <w:trPr>
          <w:trHeight w:val="300"/>
        </w:trPr>
        <w:tc>
          <w:tcPr>
            <w:tcW w:w="0" w:type="auto"/>
            <w:tcBorders>
              <w:top w:val="nil"/>
              <w:left w:val="nil"/>
              <w:bottom w:val="nil"/>
              <w:right w:val="nil"/>
            </w:tcBorders>
            <w:shd w:val="clear" w:color="auto" w:fill="auto"/>
            <w:noWrap/>
            <w:vAlign w:val="bottom"/>
            <w:hideMark/>
          </w:tcPr>
          <w:p w14:paraId="61739DBB" w14:textId="77777777" w:rsidR="000808EB" w:rsidRPr="00F94643"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2B76ECD2" w14:textId="77777777" w:rsidR="000808EB" w:rsidRPr="00F94643" w:rsidRDefault="000808EB" w:rsidP="000808EB">
            <w:pPr>
              <w:rPr>
                <w:rFonts w:ascii="Calibri" w:eastAsia="Times New Roman" w:hAnsi="Calibri" w:cs="Times New Roman"/>
                <w:color w:val="006100"/>
                <w:lang w:val="en-GB"/>
              </w:rPr>
            </w:pPr>
            <w:r w:rsidRPr="00F94643">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0C67FE9F" w14:textId="77777777" w:rsidR="000808EB" w:rsidRPr="00F94643" w:rsidRDefault="000808EB" w:rsidP="000808EB">
            <w:pPr>
              <w:rPr>
                <w:rFonts w:ascii="Calibri" w:eastAsia="Times New Roman" w:hAnsi="Calibri" w:cs="Times New Roman"/>
                <w:color w:val="006100"/>
                <w:lang w:val="en-GB"/>
              </w:rPr>
            </w:pPr>
            <w:r w:rsidRPr="00F94643">
              <w:rPr>
                <w:rFonts w:ascii="Calibri" w:eastAsia="Times New Roman" w:hAnsi="Calibri" w:cs="Times New Roman"/>
                <w:color w:val="006100"/>
                <w:lang w:val="en-GB"/>
              </w:rPr>
              <w:t> </w:t>
            </w:r>
          </w:p>
        </w:tc>
        <w:tc>
          <w:tcPr>
            <w:tcW w:w="0" w:type="auto"/>
            <w:gridSpan w:val="3"/>
            <w:tcBorders>
              <w:top w:val="single" w:sz="4" w:space="0" w:color="auto"/>
              <w:left w:val="single" w:sz="4" w:space="0" w:color="auto"/>
              <w:bottom w:val="nil"/>
              <w:right w:val="nil"/>
            </w:tcBorders>
            <w:shd w:val="clear" w:color="auto" w:fill="auto"/>
            <w:noWrap/>
            <w:vAlign w:val="bottom"/>
            <w:hideMark/>
          </w:tcPr>
          <w:p w14:paraId="0C9FD46F" w14:textId="74F2B495" w:rsidR="000808EB" w:rsidRPr="00F94643" w:rsidRDefault="000808EB" w:rsidP="000808EB">
            <w:pPr>
              <w:rPr>
                <w:rFonts w:ascii="Calibri" w:eastAsia="Times New Roman" w:hAnsi="Calibri" w:cs="Times New Roman"/>
                <w:color w:val="000000"/>
                <w:lang w:val="en-GB"/>
              </w:rPr>
            </w:pPr>
            <w:r w:rsidRPr="00F94643">
              <w:rPr>
                <w:rFonts w:ascii="Calibri" w:eastAsia="Times New Roman" w:hAnsi="Calibri" w:cs="Times New Roman"/>
                <w:color w:val="000000"/>
                <w:lang w:val="en-GB"/>
              </w:rPr>
              <w:t>Legend Incorrect/Unknown</w:t>
            </w:r>
          </w:p>
        </w:tc>
        <w:tc>
          <w:tcPr>
            <w:tcW w:w="0" w:type="auto"/>
            <w:tcBorders>
              <w:top w:val="single" w:sz="4" w:space="0" w:color="auto"/>
              <w:left w:val="nil"/>
              <w:bottom w:val="nil"/>
              <w:right w:val="nil"/>
            </w:tcBorders>
            <w:shd w:val="clear" w:color="auto" w:fill="auto"/>
            <w:noWrap/>
            <w:vAlign w:val="bottom"/>
            <w:hideMark/>
          </w:tcPr>
          <w:p w14:paraId="6AA5626A" w14:textId="77777777" w:rsidR="000808EB" w:rsidRPr="00F94643" w:rsidRDefault="000808EB" w:rsidP="000808EB">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65BD7045" w14:textId="77777777" w:rsidR="000808EB" w:rsidRPr="00F94643" w:rsidRDefault="000808EB" w:rsidP="000808EB">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r>
      <w:tr w:rsidR="000808EB" w:rsidRPr="00F94643" w14:paraId="2F8087EE" w14:textId="77777777" w:rsidTr="000808EB">
        <w:trPr>
          <w:trHeight w:val="300"/>
        </w:trPr>
        <w:tc>
          <w:tcPr>
            <w:tcW w:w="0" w:type="auto"/>
            <w:tcBorders>
              <w:top w:val="nil"/>
              <w:left w:val="nil"/>
              <w:bottom w:val="nil"/>
              <w:right w:val="nil"/>
            </w:tcBorders>
            <w:shd w:val="clear" w:color="auto" w:fill="auto"/>
            <w:noWrap/>
            <w:vAlign w:val="bottom"/>
            <w:hideMark/>
          </w:tcPr>
          <w:p w14:paraId="34CF2BEC" w14:textId="77777777" w:rsidR="000808EB" w:rsidRPr="00F94643"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AD4D980" w14:textId="77777777" w:rsidR="000808EB" w:rsidRPr="00F94643" w:rsidRDefault="000808EB" w:rsidP="000808EB">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2A8B208" w14:textId="77777777" w:rsidR="000808EB" w:rsidRPr="00F94643" w:rsidRDefault="000808EB" w:rsidP="000808EB">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CC2AF07" w14:textId="77777777" w:rsidR="000808EB" w:rsidRPr="00F94643" w:rsidRDefault="000808EB" w:rsidP="000808EB">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13C17C62" w14:textId="77777777" w:rsidR="000808EB" w:rsidRPr="00F94643" w:rsidRDefault="000808EB" w:rsidP="000808EB">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0CD711B" w14:textId="77777777" w:rsidR="000808EB" w:rsidRPr="00F94643" w:rsidRDefault="000808EB" w:rsidP="000808EB">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78C072" w14:textId="77777777" w:rsidR="000808EB" w:rsidRPr="00F94643" w:rsidRDefault="000808EB" w:rsidP="000808EB">
            <w:pPr>
              <w:rPr>
                <w:rFonts w:ascii="Calibri" w:eastAsia="Times New Roman" w:hAnsi="Calibri" w:cs="Times New Roman"/>
                <w:color w:val="000000"/>
                <w:lang w:val="en-GB"/>
              </w:rPr>
            </w:pPr>
          </w:p>
        </w:tc>
        <w:tc>
          <w:tcPr>
            <w:tcW w:w="0" w:type="auto"/>
            <w:tcBorders>
              <w:top w:val="nil"/>
              <w:left w:val="nil"/>
              <w:bottom w:val="nil"/>
              <w:right w:val="single" w:sz="4" w:space="0" w:color="auto"/>
            </w:tcBorders>
            <w:shd w:val="clear" w:color="auto" w:fill="auto"/>
            <w:noWrap/>
            <w:vAlign w:val="bottom"/>
            <w:hideMark/>
          </w:tcPr>
          <w:p w14:paraId="077BB2A1" w14:textId="77777777" w:rsidR="000808EB" w:rsidRPr="00F94643" w:rsidRDefault="000808EB" w:rsidP="000808EB">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r>
      <w:tr w:rsidR="000808EB" w:rsidRPr="00F94643" w14:paraId="2A9FE244" w14:textId="77777777" w:rsidTr="000808EB">
        <w:trPr>
          <w:trHeight w:val="300"/>
        </w:trPr>
        <w:tc>
          <w:tcPr>
            <w:tcW w:w="0" w:type="auto"/>
            <w:tcBorders>
              <w:top w:val="nil"/>
              <w:left w:val="nil"/>
              <w:bottom w:val="nil"/>
              <w:right w:val="nil"/>
            </w:tcBorders>
            <w:shd w:val="clear" w:color="auto" w:fill="auto"/>
            <w:noWrap/>
            <w:vAlign w:val="bottom"/>
            <w:hideMark/>
          </w:tcPr>
          <w:p w14:paraId="70EB8D33" w14:textId="77777777" w:rsidR="000808EB" w:rsidRPr="00F94643"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794D245" w14:textId="77777777" w:rsidR="000808EB" w:rsidRPr="00F94643" w:rsidRDefault="000808EB" w:rsidP="000808EB">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353548B" w14:textId="77777777" w:rsidR="000808EB" w:rsidRPr="00F94643" w:rsidRDefault="000808EB" w:rsidP="000808EB">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EDF2A2A" w14:textId="77777777" w:rsidR="000808EB" w:rsidRPr="00F94643" w:rsidRDefault="000808EB" w:rsidP="000808EB">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2618D04" w14:textId="77777777" w:rsidR="000808EB" w:rsidRPr="00F94643" w:rsidRDefault="000808EB" w:rsidP="000808EB">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1</w:t>
            </w:r>
          </w:p>
        </w:tc>
        <w:tc>
          <w:tcPr>
            <w:tcW w:w="0" w:type="auto"/>
            <w:tcBorders>
              <w:top w:val="nil"/>
              <w:left w:val="nil"/>
              <w:bottom w:val="nil"/>
              <w:right w:val="nil"/>
            </w:tcBorders>
            <w:shd w:val="clear" w:color="auto" w:fill="auto"/>
            <w:noWrap/>
            <w:vAlign w:val="bottom"/>
            <w:hideMark/>
          </w:tcPr>
          <w:p w14:paraId="736B7A63" w14:textId="77777777" w:rsidR="000808EB" w:rsidRPr="00F94643" w:rsidRDefault="000808EB" w:rsidP="000808EB">
            <w:pPr>
              <w:rPr>
                <w:rFonts w:ascii="Calibri" w:eastAsia="Times New Roman" w:hAnsi="Calibri" w:cs="Times New Roman"/>
                <w:i/>
                <w:color w:val="000000"/>
                <w:lang w:val="en-GB"/>
              </w:rPr>
            </w:pPr>
            <w:proofErr w:type="spellStart"/>
            <w:r w:rsidRPr="00F94643">
              <w:rPr>
                <w:rFonts w:ascii="Calibri" w:eastAsia="Times New Roman" w:hAnsi="Calibri" w:cs="Times New Roman"/>
                <w:i/>
                <w:color w:val="000000"/>
                <w:lang w:val="en-GB"/>
              </w:rPr>
              <w:t>Parvisepalum</w:t>
            </w:r>
            <w:proofErr w:type="spellEnd"/>
          </w:p>
        </w:tc>
        <w:tc>
          <w:tcPr>
            <w:tcW w:w="0" w:type="auto"/>
            <w:tcBorders>
              <w:top w:val="nil"/>
              <w:left w:val="nil"/>
              <w:bottom w:val="nil"/>
              <w:right w:val="nil"/>
            </w:tcBorders>
            <w:shd w:val="clear" w:color="auto" w:fill="auto"/>
            <w:noWrap/>
            <w:vAlign w:val="bottom"/>
            <w:hideMark/>
          </w:tcPr>
          <w:p w14:paraId="7D43210C" w14:textId="77777777" w:rsidR="000808EB" w:rsidRPr="00F94643" w:rsidRDefault="000808EB" w:rsidP="000808EB">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2</w:t>
            </w:r>
          </w:p>
        </w:tc>
        <w:tc>
          <w:tcPr>
            <w:tcW w:w="0" w:type="auto"/>
            <w:tcBorders>
              <w:top w:val="nil"/>
              <w:left w:val="nil"/>
              <w:bottom w:val="nil"/>
              <w:right w:val="single" w:sz="4" w:space="0" w:color="auto"/>
            </w:tcBorders>
            <w:shd w:val="clear" w:color="auto" w:fill="auto"/>
            <w:noWrap/>
            <w:vAlign w:val="bottom"/>
            <w:hideMark/>
          </w:tcPr>
          <w:p w14:paraId="1357CEA9" w14:textId="77777777" w:rsidR="000808EB" w:rsidRPr="00F94643" w:rsidRDefault="000808EB" w:rsidP="000808EB">
            <w:pPr>
              <w:rPr>
                <w:rFonts w:ascii="Calibri" w:eastAsia="Times New Roman" w:hAnsi="Calibri" w:cs="Times New Roman"/>
                <w:i/>
                <w:color w:val="000000"/>
                <w:lang w:val="en-GB"/>
              </w:rPr>
            </w:pPr>
            <w:proofErr w:type="spellStart"/>
            <w:r w:rsidRPr="00F94643">
              <w:rPr>
                <w:rFonts w:ascii="Calibri" w:eastAsia="Times New Roman" w:hAnsi="Calibri" w:cs="Times New Roman"/>
                <w:i/>
                <w:color w:val="000000"/>
                <w:lang w:val="en-GB"/>
              </w:rPr>
              <w:t>Pardalopetalum</w:t>
            </w:r>
            <w:proofErr w:type="spellEnd"/>
          </w:p>
        </w:tc>
      </w:tr>
      <w:tr w:rsidR="000808EB" w:rsidRPr="00F94643" w14:paraId="5198EF29" w14:textId="77777777" w:rsidTr="000808EB">
        <w:trPr>
          <w:trHeight w:val="300"/>
        </w:trPr>
        <w:tc>
          <w:tcPr>
            <w:tcW w:w="0" w:type="auto"/>
            <w:tcBorders>
              <w:top w:val="nil"/>
              <w:left w:val="nil"/>
              <w:bottom w:val="nil"/>
              <w:right w:val="nil"/>
            </w:tcBorders>
            <w:shd w:val="clear" w:color="auto" w:fill="auto"/>
            <w:noWrap/>
            <w:vAlign w:val="bottom"/>
            <w:hideMark/>
          </w:tcPr>
          <w:p w14:paraId="52B81F5F" w14:textId="77777777" w:rsidR="000808EB" w:rsidRPr="00F94643"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7C986317" w14:textId="77777777" w:rsidR="000808EB" w:rsidRPr="00F94643" w:rsidRDefault="000808EB" w:rsidP="000808EB">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D1E528D" w14:textId="77777777" w:rsidR="000808EB" w:rsidRPr="00F94643" w:rsidRDefault="000808EB" w:rsidP="000808EB">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F51EC54" w14:textId="77777777" w:rsidR="000808EB" w:rsidRPr="00F94643" w:rsidRDefault="000808EB" w:rsidP="000808EB">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54E404CB" w14:textId="77777777" w:rsidR="000808EB" w:rsidRPr="00F94643" w:rsidRDefault="000808EB" w:rsidP="000808EB">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3</w:t>
            </w:r>
          </w:p>
        </w:tc>
        <w:tc>
          <w:tcPr>
            <w:tcW w:w="0" w:type="auto"/>
            <w:tcBorders>
              <w:top w:val="nil"/>
              <w:left w:val="nil"/>
              <w:bottom w:val="nil"/>
              <w:right w:val="nil"/>
            </w:tcBorders>
            <w:shd w:val="clear" w:color="auto" w:fill="auto"/>
            <w:noWrap/>
            <w:vAlign w:val="bottom"/>
            <w:hideMark/>
          </w:tcPr>
          <w:p w14:paraId="4A98B504" w14:textId="77777777" w:rsidR="000808EB" w:rsidRPr="00F94643" w:rsidRDefault="000808EB" w:rsidP="000808EB">
            <w:pPr>
              <w:rPr>
                <w:rFonts w:ascii="Calibri" w:eastAsia="Times New Roman" w:hAnsi="Calibri" w:cs="Times New Roman"/>
                <w:i/>
                <w:color w:val="000000"/>
                <w:lang w:val="en-GB"/>
              </w:rPr>
            </w:pPr>
            <w:proofErr w:type="spellStart"/>
            <w:r w:rsidRPr="00F94643">
              <w:rPr>
                <w:rFonts w:ascii="Calibri" w:eastAsia="Times New Roman" w:hAnsi="Calibri" w:cs="Times New Roman"/>
                <w:i/>
                <w:color w:val="000000"/>
                <w:lang w:val="en-GB"/>
              </w:rPr>
              <w:t>Paphiopedilum</w:t>
            </w:r>
            <w:proofErr w:type="spellEnd"/>
          </w:p>
        </w:tc>
        <w:tc>
          <w:tcPr>
            <w:tcW w:w="0" w:type="auto"/>
            <w:tcBorders>
              <w:top w:val="nil"/>
              <w:left w:val="nil"/>
              <w:bottom w:val="nil"/>
              <w:right w:val="nil"/>
            </w:tcBorders>
            <w:shd w:val="clear" w:color="auto" w:fill="auto"/>
            <w:noWrap/>
            <w:vAlign w:val="bottom"/>
            <w:hideMark/>
          </w:tcPr>
          <w:p w14:paraId="5F65290D" w14:textId="77777777" w:rsidR="000808EB" w:rsidRPr="00F94643" w:rsidRDefault="000808EB" w:rsidP="000808EB">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4</w:t>
            </w:r>
          </w:p>
        </w:tc>
        <w:tc>
          <w:tcPr>
            <w:tcW w:w="0" w:type="auto"/>
            <w:tcBorders>
              <w:top w:val="nil"/>
              <w:left w:val="nil"/>
              <w:bottom w:val="nil"/>
              <w:right w:val="single" w:sz="4" w:space="0" w:color="auto"/>
            </w:tcBorders>
            <w:shd w:val="clear" w:color="auto" w:fill="auto"/>
            <w:noWrap/>
            <w:vAlign w:val="bottom"/>
            <w:hideMark/>
          </w:tcPr>
          <w:p w14:paraId="46E4C651" w14:textId="77777777" w:rsidR="000808EB" w:rsidRPr="00F94643" w:rsidRDefault="000808EB" w:rsidP="000808EB">
            <w:pPr>
              <w:rPr>
                <w:rFonts w:ascii="Calibri" w:eastAsia="Times New Roman" w:hAnsi="Calibri" w:cs="Times New Roman"/>
                <w:i/>
                <w:color w:val="000000"/>
                <w:lang w:val="en-GB"/>
              </w:rPr>
            </w:pPr>
            <w:proofErr w:type="spellStart"/>
            <w:r w:rsidRPr="00F94643">
              <w:rPr>
                <w:rFonts w:ascii="Calibri" w:eastAsia="Times New Roman" w:hAnsi="Calibri" w:cs="Times New Roman"/>
                <w:i/>
                <w:color w:val="000000"/>
                <w:lang w:val="en-GB"/>
              </w:rPr>
              <w:t>Coryopedilum</w:t>
            </w:r>
            <w:proofErr w:type="spellEnd"/>
          </w:p>
        </w:tc>
      </w:tr>
      <w:tr w:rsidR="000808EB" w:rsidRPr="00F94643" w14:paraId="481FDDC1" w14:textId="77777777" w:rsidTr="000808EB">
        <w:trPr>
          <w:trHeight w:val="300"/>
        </w:trPr>
        <w:tc>
          <w:tcPr>
            <w:tcW w:w="0" w:type="auto"/>
            <w:tcBorders>
              <w:top w:val="nil"/>
              <w:left w:val="nil"/>
              <w:bottom w:val="nil"/>
              <w:right w:val="nil"/>
            </w:tcBorders>
            <w:shd w:val="clear" w:color="auto" w:fill="auto"/>
            <w:noWrap/>
            <w:vAlign w:val="bottom"/>
            <w:hideMark/>
          </w:tcPr>
          <w:p w14:paraId="731BDAA6" w14:textId="77777777" w:rsidR="000808EB" w:rsidRPr="00F94643"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E9FFB95" w14:textId="77777777" w:rsidR="000808EB" w:rsidRPr="00F94643" w:rsidRDefault="000808EB" w:rsidP="000808EB">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A833E8C" w14:textId="77777777" w:rsidR="000808EB" w:rsidRPr="00F94643" w:rsidRDefault="000808EB" w:rsidP="000808EB">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8035C47" w14:textId="77777777" w:rsidR="000808EB" w:rsidRPr="00F94643" w:rsidRDefault="000808EB" w:rsidP="000808EB">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3F7B3FD" w14:textId="77777777" w:rsidR="000808EB" w:rsidRPr="00F94643" w:rsidRDefault="000808EB" w:rsidP="000808EB">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5</w:t>
            </w:r>
          </w:p>
        </w:tc>
        <w:tc>
          <w:tcPr>
            <w:tcW w:w="0" w:type="auto"/>
            <w:tcBorders>
              <w:top w:val="nil"/>
              <w:left w:val="nil"/>
              <w:bottom w:val="nil"/>
              <w:right w:val="nil"/>
            </w:tcBorders>
            <w:shd w:val="clear" w:color="auto" w:fill="auto"/>
            <w:noWrap/>
            <w:vAlign w:val="bottom"/>
            <w:hideMark/>
          </w:tcPr>
          <w:p w14:paraId="50C09A1F" w14:textId="77777777" w:rsidR="000808EB" w:rsidRPr="00F94643" w:rsidRDefault="000808EB" w:rsidP="000808EB">
            <w:pPr>
              <w:rPr>
                <w:rFonts w:ascii="Calibri" w:eastAsia="Times New Roman" w:hAnsi="Calibri" w:cs="Times New Roman"/>
                <w:i/>
                <w:color w:val="000000"/>
                <w:lang w:val="en-GB"/>
              </w:rPr>
            </w:pPr>
            <w:proofErr w:type="spellStart"/>
            <w:r w:rsidRPr="00F94643">
              <w:rPr>
                <w:rFonts w:ascii="Calibri" w:eastAsia="Times New Roman" w:hAnsi="Calibri" w:cs="Times New Roman"/>
                <w:i/>
                <w:color w:val="000000"/>
                <w:lang w:val="en-GB"/>
              </w:rPr>
              <w:t>Cochlopetalum</w:t>
            </w:r>
            <w:proofErr w:type="spellEnd"/>
          </w:p>
        </w:tc>
        <w:tc>
          <w:tcPr>
            <w:tcW w:w="0" w:type="auto"/>
            <w:tcBorders>
              <w:top w:val="nil"/>
              <w:left w:val="nil"/>
              <w:bottom w:val="nil"/>
              <w:right w:val="nil"/>
            </w:tcBorders>
            <w:shd w:val="clear" w:color="auto" w:fill="auto"/>
            <w:noWrap/>
            <w:vAlign w:val="bottom"/>
            <w:hideMark/>
          </w:tcPr>
          <w:p w14:paraId="07E56D5C" w14:textId="77777777" w:rsidR="000808EB" w:rsidRPr="00F94643" w:rsidRDefault="000808EB" w:rsidP="000808EB">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6</w:t>
            </w:r>
          </w:p>
        </w:tc>
        <w:tc>
          <w:tcPr>
            <w:tcW w:w="0" w:type="auto"/>
            <w:tcBorders>
              <w:top w:val="nil"/>
              <w:left w:val="nil"/>
              <w:bottom w:val="nil"/>
              <w:right w:val="single" w:sz="4" w:space="0" w:color="auto"/>
            </w:tcBorders>
            <w:shd w:val="clear" w:color="auto" w:fill="auto"/>
            <w:noWrap/>
            <w:vAlign w:val="bottom"/>
            <w:hideMark/>
          </w:tcPr>
          <w:p w14:paraId="07A10A96" w14:textId="77777777" w:rsidR="000808EB" w:rsidRPr="00F94643" w:rsidRDefault="000808EB" w:rsidP="000808EB">
            <w:pPr>
              <w:rPr>
                <w:rFonts w:ascii="Calibri" w:eastAsia="Times New Roman" w:hAnsi="Calibri" w:cs="Times New Roman"/>
                <w:i/>
                <w:color w:val="000000"/>
                <w:lang w:val="en-GB"/>
              </w:rPr>
            </w:pPr>
            <w:proofErr w:type="spellStart"/>
            <w:r w:rsidRPr="00F94643">
              <w:rPr>
                <w:rFonts w:ascii="Calibri" w:eastAsia="Times New Roman" w:hAnsi="Calibri" w:cs="Times New Roman"/>
                <w:i/>
                <w:color w:val="000000"/>
                <w:lang w:val="en-GB"/>
              </w:rPr>
              <w:t>Brachypetalum</w:t>
            </w:r>
            <w:proofErr w:type="spellEnd"/>
          </w:p>
        </w:tc>
      </w:tr>
      <w:tr w:rsidR="000808EB" w:rsidRPr="00F94643" w14:paraId="29610745" w14:textId="77777777" w:rsidTr="000808EB">
        <w:trPr>
          <w:trHeight w:val="300"/>
        </w:trPr>
        <w:tc>
          <w:tcPr>
            <w:tcW w:w="0" w:type="auto"/>
            <w:tcBorders>
              <w:top w:val="nil"/>
              <w:left w:val="nil"/>
              <w:bottom w:val="nil"/>
              <w:right w:val="nil"/>
            </w:tcBorders>
            <w:shd w:val="clear" w:color="auto" w:fill="auto"/>
            <w:noWrap/>
            <w:vAlign w:val="bottom"/>
            <w:hideMark/>
          </w:tcPr>
          <w:p w14:paraId="098B16F9" w14:textId="77777777" w:rsidR="000808EB" w:rsidRPr="00F94643"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37FD0A7A" w14:textId="77777777" w:rsidR="000808EB" w:rsidRPr="00F94643" w:rsidRDefault="000808EB" w:rsidP="000808EB">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187B0C2" w14:textId="77777777" w:rsidR="000808EB" w:rsidRPr="00F94643" w:rsidRDefault="000808EB" w:rsidP="000808EB">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94AC10" w14:textId="77777777" w:rsidR="000808EB" w:rsidRPr="00F94643" w:rsidRDefault="000808EB" w:rsidP="000808EB">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5B99B462" w14:textId="77777777" w:rsidR="000808EB" w:rsidRPr="00F94643" w:rsidRDefault="000808EB" w:rsidP="000808EB">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7</w:t>
            </w:r>
          </w:p>
        </w:tc>
        <w:tc>
          <w:tcPr>
            <w:tcW w:w="0" w:type="auto"/>
            <w:tcBorders>
              <w:top w:val="nil"/>
              <w:left w:val="nil"/>
              <w:bottom w:val="nil"/>
              <w:right w:val="nil"/>
            </w:tcBorders>
            <w:shd w:val="clear" w:color="auto" w:fill="auto"/>
            <w:noWrap/>
            <w:vAlign w:val="bottom"/>
            <w:hideMark/>
          </w:tcPr>
          <w:p w14:paraId="32A9FF59" w14:textId="77777777" w:rsidR="000808EB" w:rsidRPr="00F94643" w:rsidRDefault="000808EB" w:rsidP="000808EB">
            <w:pPr>
              <w:rPr>
                <w:rFonts w:ascii="Calibri" w:eastAsia="Times New Roman" w:hAnsi="Calibri" w:cs="Times New Roman"/>
                <w:i/>
                <w:color w:val="000000"/>
                <w:lang w:val="en-GB"/>
              </w:rPr>
            </w:pPr>
            <w:proofErr w:type="spellStart"/>
            <w:r w:rsidRPr="00F94643">
              <w:rPr>
                <w:rFonts w:ascii="Calibri" w:eastAsia="Times New Roman" w:hAnsi="Calibri" w:cs="Times New Roman"/>
                <w:i/>
                <w:color w:val="000000"/>
                <w:lang w:val="en-GB"/>
              </w:rPr>
              <w:t>Barbata</w:t>
            </w:r>
            <w:proofErr w:type="spellEnd"/>
          </w:p>
        </w:tc>
        <w:tc>
          <w:tcPr>
            <w:tcW w:w="0" w:type="auto"/>
            <w:tcBorders>
              <w:top w:val="nil"/>
              <w:left w:val="nil"/>
              <w:bottom w:val="nil"/>
              <w:right w:val="nil"/>
            </w:tcBorders>
            <w:shd w:val="clear" w:color="auto" w:fill="auto"/>
            <w:noWrap/>
            <w:vAlign w:val="bottom"/>
            <w:hideMark/>
          </w:tcPr>
          <w:p w14:paraId="3EB5DAD0" w14:textId="77777777" w:rsidR="000808EB" w:rsidRPr="00F94643" w:rsidRDefault="000808EB" w:rsidP="000808EB">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1984377" w14:textId="77777777" w:rsidR="000808EB" w:rsidRPr="00F94643" w:rsidRDefault="000808EB" w:rsidP="000808EB">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r>
      <w:tr w:rsidR="000808EB" w:rsidRPr="00F94643" w14:paraId="7FAA5CF9" w14:textId="77777777" w:rsidTr="000808EB">
        <w:trPr>
          <w:trHeight w:val="300"/>
        </w:trPr>
        <w:tc>
          <w:tcPr>
            <w:tcW w:w="0" w:type="auto"/>
            <w:tcBorders>
              <w:top w:val="nil"/>
              <w:left w:val="nil"/>
              <w:bottom w:val="nil"/>
              <w:right w:val="nil"/>
            </w:tcBorders>
            <w:shd w:val="clear" w:color="auto" w:fill="auto"/>
            <w:noWrap/>
            <w:vAlign w:val="bottom"/>
          </w:tcPr>
          <w:p w14:paraId="319D451E" w14:textId="77777777" w:rsidR="000808EB" w:rsidRPr="00F94643"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79716FBB" w14:textId="77777777" w:rsidR="000808EB" w:rsidRPr="00F94643"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0FD83EFD" w14:textId="77777777" w:rsidR="000808EB" w:rsidRPr="00F94643" w:rsidRDefault="000808EB" w:rsidP="000808EB">
            <w:pPr>
              <w:rPr>
                <w:rFonts w:ascii="Calibri" w:eastAsia="Times New Roman" w:hAnsi="Calibri" w:cs="Times New Roman"/>
                <w:color w:val="000000"/>
                <w:lang w:val="en-GB"/>
              </w:rPr>
            </w:pP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194B7A95" w14:textId="471156B4" w:rsidR="000808EB" w:rsidRPr="00F94643" w:rsidRDefault="000808EB" w:rsidP="000808EB">
            <w:pPr>
              <w:rPr>
                <w:rFonts w:ascii="Calibri" w:eastAsia="Times New Roman" w:hAnsi="Calibri" w:cs="Times New Roman"/>
                <w:color w:val="000000"/>
                <w:lang w:val="en-GB"/>
              </w:rPr>
            </w:pPr>
            <w:r w:rsidRPr="00F94643">
              <w:rPr>
                <w:rFonts w:ascii="Calibri" w:eastAsia="Times New Roman" w:hAnsi="Calibri" w:cs="Times New Roman"/>
                <w:color w:val="000000"/>
                <w:lang w:val="en-GB"/>
              </w:rPr>
              <w:t>The order in Unknown x/y is &lt;</w:t>
            </w:r>
            <w:proofErr w:type="spellStart"/>
            <w:r w:rsidRPr="00F94643">
              <w:rPr>
                <w:rFonts w:ascii="Calibri" w:eastAsia="Times New Roman" w:hAnsi="Calibri" w:cs="Times New Roman"/>
                <w:color w:val="000000"/>
                <w:lang w:val="en-GB"/>
              </w:rPr>
              <w:t>best_score</w:t>
            </w:r>
            <w:proofErr w:type="spellEnd"/>
            <w:r w:rsidRPr="00F94643">
              <w:rPr>
                <w:rFonts w:ascii="Calibri" w:eastAsia="Times New Roman" w:hAnsi="Calibri" w:cs="Times New Roman"/>
                <w:color w:val="000000"/>
                <w:lang w:val="en-GB"/>
              </w:rPr>
              <w:t>&gt;/&lt;</w:t>
            </w:r>
            <w:proofErr w:type="spellStart"/>
            <w:r w:rsidRPr="00F94643">
              <w:rPr>
                <w:rFonts w:ascii="Calibri" w:eastAsia="Times New Roman" w:hAnsi="Calibri" w:cs="Times New Roman"/>
                <w:color w:val="000000"/>
                <w:lang w:val="en-GB"/>
              </w:rPr>
              <w:t>lower_score</w:t>
            </w:r>
            <w:proofErr w:type="spellEnd"/>
            <w:r w:rsidRPr="00F94643">
              <w:rPr>
                <w:rFonts w:ascii="Calibri" w:eastAsia="Times New Roman" w:hAnsi="Calibri" w:cs="Times New Roman"/>
                <w:color w:val="000000"/>
                <w:lang w:val="en-GB"/>
              </w:rPr>
              <w:t>&gt;. No numbers? All scores are negative!</w:t>
            </w:r>
          </w:p>
        </w:tc>
      </w:tr>
    </w:tbl>
    <w:p w14:paraId="3A523942" w14:textId="77777777" w:rsidR="000808EB" w:rsidRPr="00F94643" w:rsidRDefault="000808EB" w:rsidP="00F7449E">
      <w:pPr>
        <w:rPr>
          <w:lang w:val="en-GB"/>
        </w:rPr>
        <w:sectPr w:rsidR="000808EB" w:rsidRPr="00F94643" w:rsidSect="00587937">
          <w:pgSz w:w="16840" w:h="11900" w:orient="landscape"/>
          <w:pgMar w:top="709" w:right="1417" w:bottom="851" w:left="1417" w:header="708" w:footer="708" w:gutter="0"/>
          <w:cols w:space="708"/>
          <w:docGrid w:linePitch="360"/>
        </w:sectPr>
      </w:pPr>
    </w:p>
    <w:p w14:paraId="64853A9E" w14:textId="0A60B025" w:rsidR="008A36FD" w:rsidRPr="00F94643" w:rsidRDefault="008A36FD" w:rsidP="00F7449E">
      <w:pPr>
        <w:rPr>
          <w:lang w:val="en-GB"/>
        </w:rPr>
        <w:sectPr w:rsidR="008A36FD" w:rsidRPr="00F94643" w:rsidSect="00587937">
          <w:pgSz w:w="16840" w:h="11900" w:orient="landscape"/>
          <w:pgMar w:top="709" w:right="1417" w:bottom="851" w:left="1417" w:header="708" w:footer="708" w:gutter="0"/>
          <w:cols w:space="708"/>
          <w:docGrid w:linePitch="360"/>
        </w:sectPr>
      </w:pPr>
    </w:p>
    <w:p w14:paraId="5BFEF624" w14:textId="162F332B" w:rsidR="00392632" w:rsidRPr="00F94643" w:rsidRDefault="00392632" w:rsidP="00392632">
      <w:pPr>
        <w:pStyle w:val="Bijschrift"/>
        <w:keepNext/>
        <w:rPr>
          <w:lang w:val="en-GB"/>
        </w:rPr>
      </w:pPr>
      <w:r w:rsidRPr="00F94643">
        <w:rPr>
          <w:lang w:val="en-GB"/>
        </w:rPr>
        <w:lastRenderedPageBreak/>
        <w:t xml:space="preserve">Table </w:t>
      </w:r>
      <w:r w:rsidR="000A64B8" w:rsidRPr="00F94643">
        <w:rPr>
          <w:lang w:val="en-GB"/>
        </w:rPr>
        <w:fldChar w:fldCharType="begin"/>
      </w:r>
      <w:r w:rsidR="000A64B8" w:rsidRPr="00F94643">
        <w:rPr>
          <w:lang w:val="en-GB"/>
        </w:rPr>
        <w:instrText xml:space="preserve"> SEQ Table \* ARABIC </w:instrText>
      </w:r>
      <w:r w:rsidR="000A64B8" w:rsidRPr="00F94643">
        <w:rPr>
          <w:lang w:val="en-GB"/>
        </w:rPr>
        <w:fldChar w:fldCharType="separate"/>
      </w:r>
      <w:r w:rsidR="00020E87">
        <w:rPr>
          <w:noProof/>
          <w:lang w:val="en-GB"/>
        </w:rPr>
        <w:t>4</w:t>
      </w:r>
      <w:r w:rsidR="000A64B8" w:rsidRPr="00F94643">
        <w:rPr>
          <w:lang w:val="en-GB"/>
        </w:rPr>
        <w:fldChar w:fldCharType="end"/>
      </w:r>
      <w:r w:rsidR="00C525AF" w:rsidRPr="00F94643">
        <w:rPr>
          <w:lang w:val="en-GB"/>
        </w:rPr>
        <w:t xml:space="preserve"> Results of first test</w:t>
      </w:r>
      <w:r w:rsidRPr="00F94643">
        <w:rPr>
          <w:lang w:val="en-GB"/>
        </w:rPr>
        <w:t xml:space="preserve"> of</w:t>
      </w:r>
      <w:r w:rsidR="00C525AF" w:rsidRPr="00F94643">
        <w:rPr>
          <w:lang w:val="en-GB"/>
        </w:rPr>
        <w:t xml:space="preserve"> </w:t>
      </w:r>
      <w:proofErr w:type="spellStart"/>
      <w:r w:rsidR="00481A6A" w:rsidRPr="00F94643">
        <w:rPr>
          <w:i/>
          <w:lang w:val="en-GB"/>
        </w:rPr>
        <w:t>Paphiopedilum</w:t>
      </w:r>
      <w:proofErr w:type="spellEnd"/>
      <w:r w:rsidR="00481A6A" w:rsidRPr="00F94643">
        <w:rPr>
          <w:lang w:val="en-GB"/>
        </w:rPr>
        <w:t xml:space="preserve"> </w:t>
      </w:r>
      <w:r w:rsidR="00C525AF" w:rsidRPr="00F94643">
        <w:rPr>
          <w:lang w:val="en-GB"/>
        </w:rPr>
        <w:t>section</w:t>
      </w:r>
      <w:r w:rsidRPr="00F94643">
        <w:rPr>
          <w:lang w:val="en-GB"/>
        </w:rPr>
        <w:t xml:space="preserve"> </w:t>
      </w:r>
      <w:proofErr w:type="spellStart"/>
      <w:r w:rsidRPr="00F94643">
        <w:rPr>
          <w:i/>
          <w:lang w:val="en-GB"/>
        </w:rPr>
        <w:t>Brachypetalum</w:t>
      </w:r>
      <w:proofErr w:type="spellEnd"/>
      <w:r w:rsidRPr="00F94643">
        <w:rPr>
          <w:i/>
          <w:lang w:val="en-GB"/>
        </w:rPr>
        <w:t xml:space="preserve">. </w:t>
      </w:r>
      <w:r w:rsidRPr="00F94643">
        <w:rPr>
          <w:lang w:val="en-GB"/>
        </w:rPr>
        <w:t>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820"/>
        <w:gridCol w:w="1817"/>
        <w:gridCol w:w="1359"/>
        <w:gridCol w:w="1879"/>
        <w:gridCol w:w="1805"/>
        <w:gridCol w:w="1704"/>
        <w:gridCol w:w="1598"/>
        <w:gridCol w:w="1757"/>
      </w:tblGrid>
      <w:tr w:rsidR="00553570" w:rsidRPr="00F94643" w14:paraId="1766EAAD" w14:textId="77777777" w:rsidTr="00553570">
        <w:trPr>
          <w:trHeight w:val="489"/>
        </w:trPr>
        <w:tc>
          <w:tcPr>
            <w:tcW w:w="0" w:type="auto"/>
            <w:tcBorders>
              <w:top w:val="nil"/>
              <w:left w:val="nil"/>
              <w:bottom w:val="nil"/>
              <w:right w:val="nil"/>
            </w:tcBorders>
            <w:shd w:val="clear" w:color="auto" w:fill="auto"/>
            <w:noWrap/>
            <w:vAlign w:val="bottom"/>
            <w:hideMark/>
          </w:tcPr>
          <w:p w14:paraId="17617A8E" w14:textId="77777777" w:rsidR="00553570" w:rsidRPr="00F94643" w:rsidRDefault="00553570" w:rsidP="008A36F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1A7578E" w14:textId="77777777" w:rsidR="00553570" w:rsidRPr="00F94643" w:rsidRDefault="00553570" w:rsidP="008A36FD">
            <w:pPr>
              <w:rPr>
                <w:rFonts w:ascii="Calibri" w:eastAsia="Times New Roman" w:hAnsi="Calibri" w:cs="Times New Roman"/>
                <w:b/>
                <w:bCs/>
                <w:lang w:val="en-GB"/>
              </w:rPr>
            </w:pPr>
            <w:r w:rsidRPr="00F94643">
              <w:rPr>
                <w:rFonts w:ascii="Calibri" w:eastAsia="Times New Roman" w:hAnsi="Calibri" w:cs="Times New Roman"/>
                <w:b/>
                <w:bCs/>
                <w:lang w:val="en-GB"/>
              </w:rPr>
              <w:t> </w:t>
            </w:r>
          </w:p>
        </w:tc>
        <w:tc>
          <w:tcPr>
            <w:tcW w:w="0" w:type="auto"/>
            <w:gridSpan w:val="4"/>
            <w:tcBorders>
              <w:top w:val="nil"/>
              <w:left w:val="single" w:sz="4" w:space="0" w:color="auto"/>
              <w:bottom w:val="nil"/>
              <w:right w:val="nil"/>
            </w:tcBorders>
            <w:shd w:val="clear" w:color="auto" w:fill="auto"/>
            <w:noWrap/>
            <w:vAlign w:val="bottom"/>
            <w:hideMark/>
          </w:tcPr>
          <w:p w14:paraId="13CA978F" w14:textId="223739D8" w:rsidR="00553570" w:rsidRPr="00F94643" w:rsidRDefault="00553570" w:rsidP="00553570">
            <w:pPr>
              <w:jc w:val="center"/>
              <w:rPr>
                <w:rFonts w:ascii="Calibri" w:eastAsia="Times New Roman" w:hAnsi="Calibri" w:cs="Times New Roman"/>
                <w:b/>
                <w:bCs/>
                <w:lang w:val="en-GB"/>
              </w:rPr>
            </w:pPr>
            <w:proofErr w:type="spellStart"/>
            <w:r w:rsidRPr="00F94643">
              <w:rPr>
                <w:rFonts w:ascii="Calibri" w:eastAsia="Times New Roman" w:hAnsi="Calibri" w:cs="Times New Roman"/>
                <w:b/>
                <w:bCs/>
                <w:i/>
                <w:sz w:val="32"/>
                <w:szCs w:val="20"/>
                <w:lang w:val="en-GB"/>
              </w:rPr>
              <w:t>Paphiopedilum</w:t>
            </w:r>
            <w:proofErr w:type="spellEnd"/>
            <w:r w:rsidRPr="00F94643">
              <w:rPr>
                <w:rFonts w:ascii="Calibri" w:eastAsia="Times New Roman" w:hAnsi="Calibri" w:cs="Times New Roman"/>
                <w:b/>
                <w:bCs/>
                <w:sz w:val="32"/>
                <w:szCs w:val="20"/>
                <w:lang w:val="en-GB"/>
              </w:rPr>
              <w:t xml:space="preserve"> sect. </w:t>
            </w:r>
            <w:proofErr w:type="spellStart"/>
            <w:r w:rsidRPr="00F94643">
              <w:rPr>
                <w:rFonts w:ascii="Calibri" w:eastAsia="Times New Roman" w:hAnsi="Calibri" w:cs="Times New Roman"/>
                <w:b/>
                <w:bCs/>
                <w:i/>
                <w:sz w:val="32"/>
                <w:szCs w:val="32"/>
                <w:lang w:val="en-GB"/>
              </w:rPr>
              <w:t>Brachypetalum</w:t>
            </w:r>
            <w:proofErr w:type="spellEnd"/>
            <w:r w:rsidRPr="00F94643">
              <w:rPr>
                <w:rFonts w:ascii="Calibri" w:eastAsia="Times New Roman" w:hAnsi="Calibri" w:cs="Times New Roman"/>
                <w:b/>
                <w:bCs/>
                <w:sz w:val="32"/>
                <w:szCs w:val="32"/>
                <w:lang w:val="en-GB"/>
              </w:rPr>
              <w:t xml:space="preserve"> run1</w:t>
            </w:r>
          </w:p>
        </w:tc>
        <w:tc>
          <w:tcPr>
            <w:tcW w:w="0" w:type="auto"/>
            <w:tcBorders>
              <w:top w:val="nil"/>
              <w:left w:val="single" w:sz="4" w:space="0" w:color="auto"/>
              <w:bottom w:val="nil"/>
              <w:right w:val="nil"/>
            </w:tcBorders>
            <w:shd w:val="clear" w:color="auto" w:fill="auto"/>
            <w:noWrap/>
            <w:vAlign w:val="bottom"/>
            <w:hideMark/>
          </w:tcPr>
          <w:p w14:paraId="5E24F77A" w14:textId="77777777" w:rsidR="00553570" w:rsidRPr="00F94643" w:rsidRDefault="00553570" w:rsidP="008A36FD">
            <w:pPr>
              <w:rPr>
                <w:rFonts w:ascii="Calibri" w:eastAsia="Times New Roman" w:hAnsi="Calibri" w:cs="Times New Roman"/>
                <w:b/>
                <w:bCs/>
                <w:lang w:val="en-GB"/>
              </w:rPr>
            </w:pPr>
            <w:r w:rsidRPr="00F94643">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4B36FBCE" w14:textId="77777777" w:rsidR="00553570" w:rsidRPr="00F94643" w:rsidRDefault="00553570" w:rsidP="008A36FD">
            <w:pPr>
              <w:rPr>
                <w:rFonts w:ascii="Calibri" w:eastAsia="Times New Roman" w:hAnsi="Calibri" w:cs="Times New Roman"/>
                <w:b/>
                <w:bCs/>
                <w:lang w:val="en-GB"/>
              </w:rPr>
            </w:pPr>
            <w:r w:rsidRPr="00F94643">
              <w:rPr>
                <w:rFonts w:ascii="Calibri" w:eastAsia="Times New Roman" w:hAnsi="Calibri" w:cs="Times New Roman"/>
                <w:b/>
                <w:bCs/>
                <w:lang w:val="en-GB"/>
              </w:rPr>
              <w:t> </w:t>
            </w:r>
          </w:p>
        </w:tc>
      </w:tr>
      <w:tr w:rsidR="00DB3CF8" w:rsidRPr="00F94643" w14:paraId="0A731F2B" w14:textId="77777777" w:rsidTr="007A6E37">
        <w:trPr>
          <w:trHeight w:val="300"/>
        </w:trPr>
        <w:tc>
          <w:tcPr>
            <w:tcW w:w="0" w:type="auto"/>
            <w:tcBorders>
              <w:top w:val="nil"/>
              <w:left w:val="nil"/>
              <w:bottom w:val="nil"/>
              <w:right w:val="nil"/>
            </w:tcBorders>
            <w:shd w:val="clear" w:color="auto" w:fill="auto"/>
            <w:noWrap/>
            <w:vAlign w:val="bottom"/>
            <w:hideMark/>
          </w:tcPr>
          <w:p w14:paraId="6245A458" w14:textId="77777777" w:rsidR="008A36FD" w:rsidRPr="00F94643" w:rsidRDefault="008A36FD" w:rsidP="008A36F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24BEB856" w14:textId="77777777" w:rsidR="008A36FD" w:rsidRPr="00F94643" w:rsidRDefault="008A36FD" w:rsidP="008A36FD">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3B27217" w14:textId="77777777" w:rsidR="008A36FD" w:rsidRPr="00F94643" w:rsidRDefault="008A36FD" w:rsidP="008A36FD">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FCFB4B2" w14:textId="77777777" w:rsidR="008A36FD" w:rsidRPr="00F94643" w:rsidRDefault="008A36FD" w:rsidP="008A36FD">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E53F06C" w14:textId="77777777" w:rsidR="008A36FD" w:rsidRPr="00F94643" w:rsidRDefault="008A36FD" w:rsidP="008A36FD">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53B3E53" w14:textId="77777777" w:rsidR="008A36FD" w:rsidRPr="00F94643" w:rsidRDefault="008A36FD" w:rsidP="008A36FD">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CD29685" w14:textId="77777777" w:rsidR="008A36FD" w:rsidRPr="00F94643" w:rsidRDefault="008A36FD" w:rsidP="008A36FD">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45E55823" w14:textId="77777777" w:rsidR="008A36FD" w:rsidRPr="00F94643" w:rsidRDefault="008A36FD" w:rsidP="008A36FD">
            <w:pPr>
              <w:rPr>
                <w:rFonts w:ascii="Calibri" w:eastAsia="Times New Roman" w:hAnsi="Calibri" w:cs="Times New Roman"/>
                <w:lang w:val="en-GB"/>
              </w:rPr>
            </w:pPr>
            <w:r w:rsidRPr="00F94643">
              <w:rPr>
                <w:rFonts w:ascii="Calibri" w:eastAsia="Times New Roman" w:hAnsi="Calibri" w:cs="Times New Roman"/>
                <w:lang w:val="en-GB"/>
              </w:rPr>
              <w:t> </w:t>
            </w:r>
          </w:p>
        </w:tc>
      </w:tr>
      <w:tr w:rsidR="00DB3CF8" w:rsidRPr="00F94643" w14:paraId="29287AB8" w14:textId="77777777" w:rsidTr="007A6E37">
        <w:trPr>
          <w:trHeight w:val="300"/>
        </w:trPr>
        <w:tc>
          <w:tcPr>
            <w:tcW w:w="0" w:type="auto"/>
            <w:tcBorders>
              <w:top w:val="nil"/>
              <w:left w:val="nil"/>
              <w:bottom w:val="single" w:sz="4" w:space="0" w:color="auto"/>
              <w:right w:val="nil"/>
            </w:tcBorders>
            <w:shd w:val="clear" w:color="auto" w:fill="auto"/>
            <w:noWrap/>
            <w:vAlign w:val="bottom"/>
            <w:hideMark/>
          </w:tcPr>
          <w:p w14:paraId="7D7F7009" w14:textId="77777777" w:rsidR="008A36FD" w:rsidRPr="00F94643" w:rsidRDefault="008A36FD" w:rsidP="008A36FD">
            <w:pPr>
              <w:rPr>
                <w:rFonts w:ascii="Calibri" w:eastAsia="Times New Roman" w:hAnsi="Calibri" w:cs="Times New Roman"/>
                <w:b/>
                <w:bCs/>
                <w:sz w:val="22"/>
                <w:szCs w:val="18"/>
                <w:lang w:val="en-GB"/>
              </w:rPr>
            </w:pPr>
            <w:r w:rsidRPr="00F94643">
              <w:rPr>
                <w:rFonts w:ascii="Calibri" w:eastAsia="Times New Roman" w:hAnsi="Calibri" w:cs="Times New Roman"/>
                <w:b/>
                <w:bCs/>
                <w:sz w:val="22"/>
                <w:szCs w:val="18"/>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1CFA0B0C" w14:textId="77777777" w:rsidR="008A36FD" w:rsidRPr="00F94643" w:rsidRDefault="008A36FD" w:rsidP="008A36FD">
            <w:pPr>
              <w:jc w:val="right"/>
              <w:rPr>
                <w:rFonts w:ascii="Calibri" w:eastAsia="Times New Roman" w:hAnsi="Calibri" w:cs="Times New Roman"/>
                <w:b/>
                <w:bCs/>
                <w:sz w:val="22"/>
                <w:szCs w:val="18"/>
                <w:lang w:val="en-GB"/>
              </w:rPr>
            </w:pPr>
            <w:r w:rsidRPr="00F94643">
              <w:rPr>
                <w:rFonts w:ascii="Calibri" w:eastAsia="Times New Roman" w:hAnsi="Calibri" w:cs="Times New Roman"/>
                <w:b/>
                <w:bCs/>
                <w:sz w:val="22"/>
                <w:szCs w:val="18"/>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3F8695EA" w14:textId="77777777" w:rsidR="008A36FD" w:rsidRPr="00F94643" w:rsidRDefault="008A36FD" w:rsidP="008A36FD">
            <w:pPr>
              <w:jc w:val="right"/>
              <w:rPr>
                <w:rFonts w:ascii="Calibri" w:eastAsia="Times New Roman" w:hAnsi="Calibri" w:cs="Times New Roman"/>
                <w:b/>
                <w:bCs/>
                <w:sz w:val="22"/>
                <w:szCs w:val="18"/>
                <w:lang w:val="en-GB"/>
              </w:rPr>
            </w:pPr>
            <w:r w:rsidRPr="00F94643">
              <w:rPr>
                <w:rFonts w:ascii="Calibri" w:eastAsia="Times New Roman" w:hAnsi="Calibri" w:cs="Times New Roman"/>
                <w:b/>
                <w:bCs/>
                <w:sz w:val="22"/>
                <w:szCs w:val="18"/>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29320195" w14:textId="77777777" w:rsidR="008A36FD" w:rsidRPr="00F94643" w:rsidRDefault="008A36FD" w:rsidP="008A36FD">
            <w:pPr>
              <w:jc w:val="right"/>
              <w:rPr>
                <w:rFonts w:ascii="Calibri" w:eastAsia="Times New Roman" w:hAnsi="Calibri" w:cs="Times New Roman"/>
                <w:b/>
                <w:bCs/>
                <w:sz w:val="22"/>
                <w:szCs w:val="18"/>
                <w:lang w:val="en-GB"/>
              </w:rPr>
            </w:pPr>
            <w:r w:rsidRPr="00F94643">
              <w:rPr>
                <w:rFonts w:ascii="Calibri" w:eastAsia="Times New Roman" w:hAnsi="Calibri" w:cs="Times New Roman"/>
                <w:b/>
                <w:bCs/>
                <w:sz w:val="22"/>
                <w:szCs w:val="18"/>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7E738738" w14:textId="77777777" w:rsidR="008A36FD" w:rsidRPr="00F94643" w:rsidRDefault="008A36FD" w:rsidP="008A36FD">
            <w:pPr>
              <w:jc w:val="right"/>
              <w:rPr>
                <w:rFonts w:ascii="Calibri" w:eastAsia="Times New Roman" w:hAnsi="Calibri" w:cs="Times New Roman"/>
                <w:b/>
                <w:bCs/>
                <w:sz w:val="22"/>
                <w:szCs w:val="18"/>
                <w:lang w:val="en-GB"/>
              </w:rPr>
            </w:pPr>
            <w:r w:rsidRPr="00F94643">
              <w:rPr>
                <w:rFonts w:ascii="Calibri" w:eastAsia="Times New Roman" w:hAnsi="Calibri" w:cs="Times New Roman"/>
                <w:b/>
                <w:bCs/>
                <w:sz w:val="22"/>
                <w:szCs w:val="18"/>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3117643C" w14:textId="77777777" w:rsidR="008A36FD" w:rsidRPr="00F94643" w:rsidRDefault="008A36FD" w:rsidP="008A36FD">
            <w:pPr>
              <w:jc w:val="right"/>
              <w:rPr>
                <w:rFonts w:ascii="Calibri" w:eastAsia="Times New Roman" w:hAnsi="Calibri" w:cs="Times New Roman"/>
                <w:b/>
                <w:bCs/>
                <w:sz w:val="22"/>
                <w:szCs w:val="18"/>
                <w:lang w:val="en-GB"/>
              </w:rPr>
            </w:pPr>
            <w:r w:rsidRPr="00F94643">
              <w:rPr>
                <w:rFonts w:ascii="Calibri" w:eastAsia="Times New Roman" w:hAnsi="Calibri" w:cs="Times New Roman"/>
                <w:b/>
                <w:bCs/>
                <w:sz w:val="22"/>
                <w:szCs w:val="18"/>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696D130F" w14:textId="77777777" w:rsidR="008A36FD" w:rsidRPr="00F94643" w:rsidRDefault="008A36FD" w:rsidP="008A36FD">
            <w:pPr>
              <w:jc w:val="right"/>
              <w:rPr>
                <w:rFonts w:ascii="Calibri" w:eastAsia="Times New Roman" w:hAnsi="Calibri" w:cs="Times New Roman"/>
                <w:b/>
                <w:bCs/>
                <w:sz w:val="22"/>
                <w:szCs w:val="18"/>
                <w:lang w:val="en-GB"/>
              </w:rPr>
            </w:pPr>
            <w:r w:rsidRPr="00F94643">
              <w:rPr>
                <w:rFonts w:ascii="Calibri" w:eastAsia="Times New Roman" w:hAnsi="Calibri" w:cs="Times New Roman"/>
                <w:b/>
                <w:bCs/>
                <w:sz w:val="22"/>
                <w:szCs w:val="18"/>
                <w:lang w:val="en-GB"/>
              </w:rPr>
              <w:t>46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81084F" w14:textId="77777777" w:rsidR="008A36FD" w:rsidRPr="00F94643" w:rsidRDefault="008A36FD" w:rsidP="008A36FD">
            <w:pPr>
              <w:jc w:val="right"/>
              <w:rPr>
                <w:rFonts w:ascii="Calibri" w:eastAsia="Times New Roman" w:hAnsi="Calibri" w:cs="Times New Roman"/>
                <w:b/>
                <w:bCs/>
                <w:sz w:val="22"/>
                <w:szCs w:val="18"/>
                <w:lang w:val="en-GB"/>
              </w:rPr>
            </w:pPr>
            <w:r w:rsidRPr="00F94643">
              <w:rPr>
                <w:rFonts w:ascii="Calibri" w:eastAsia="Times New Roman" w:hAnsi="Calibri" w:cs="Times New Roman"/>
                <w:b/>
                <w:bCs/>
                <w:sz w:val="22"/>
                <w:szCs w:val="18"/>
                <w:lang w:val="en-GB"/>
              </w:rPr>
              <w:t>47</w:t>
            </w:r>
          </w:p>
        </w:tc>
      </w:tr>
      <w:tr w:rsidR="00DB3CF8" w:rsidRPr="00F94643" w14:paraId="57D9B237" w14:textId="77777777" w:rsidTr="007A6E37">
        <w:trPr>
          <w:trHeight w:val="300"/>
        </w:trPr>
        <w:tc>
          <w:tcPr>
            <w:tcW w:w="0" w:type="auto"/>
            <w:tcBorders>
              <w:top w:val="nil"/>
              <w:left w:val="single" w:sz="4" w:space="0" w:color="auto"/>
              <w:bottom w:val="nil"/>
              <w:right w:val="nil"/>
            </w:tcBorders>
            <w:shd w:val="clear" w:color="auto" w:fill="auto"/>
            <w:noWrap/>
            <w:vAlign w:val="bottom"/>
            <w:hideMark/>
          </w:tcPr>
          <w:p w14:paraId="10F8AB48" w14:textId="77777777" w:rsidR="008A36FD" w:rsidRPr="00F94643" w:rsidRDefault="008A36FD" w:rsidP="008A36FD">
            <w:pPr>
              <w:rPr>
                <w:rFonts w:ascii="Calibri" w:eastAsia="Times New Roman" w:hAnsi="Calibri" w:cs="Times New Roman"/>
                <w:b/>
                <w:bCs/>
                <w:sz w:val="22"/>
                <w:szCs w:val="18"/>
                <w:lang w:val="en-GB"/>
              </w:rPr>
            </w:pPr>
            <w:r w:rsidRPr="00F94643">
              <w:rPr>
                <w:rFonts w:ascii="Calibri" w:eastAsia="Times New Roman" w:hAnsi="Calibri" w:cs="Times New Roman"/>
                <w:b/>
                <w:bCs/>
                <w:sz w:val="22"/>
                <w:szCs w:val="18"/>
                <w:lang w:val="en-GB"/>
              </w:rPr>
              <w:t>Desired Error</w:t>
            </w:r>
          </w:p>
        </w:tc>
        <w:tc>
          <w:tcPr>
            <w:tcW w:w="0" w:type="auto"/>
            <w:tcBorders>
              <w:top w:val="nil"/>
              <w:left w:val="single" w:sz="4" w:space="0" w:color="auto"/>
              <w:bottom w:val="nil"/>
              <w:right w:val="nil"/>
            </w:tcBorders>
            <w:shd w:val="clear" w:color="auto" w:fill="auto"/>
            <w:noWrap/>
            <w:vAlign w:val="bottom"/>
            <w:hideMark/>
          </w:tcPr>
          <w:p w14:paraId="2ECF92BE" w14:textId="77777777" w:rsidR="008A36FD" w:rsidRPr="00F94643" w:rsidRDefault="008A36FD" w:rsidP="008A36FD">
            <w:pPr>
              <w:jc w:val="right"/>
              <w:rPr>
                <w:rFonts w:ascii="Calibri" w:eastAsia="Times New Roman" w:hAnsi="Calibri" w:cs="Times New Roman"/>
                <w:sz w:val="22"/>
                <w:szCs w:val="18"/>
                <w:lang w:val="en-GB"/>
              </w:rPr>
            </w:pPr>
            <w:r w:rsidRPr="00F94643">
              <w:rPr>
                <w:rFonts w:ascii="Calibri" w:eastAsia="Times New Roman" w:hAnsi="Calibri" w:cs="Times New Roman"/>
                <w:sz w:val="22"/>
                <w:szCs w:val="18"/>
                <w:lang w:val="en-GB"/>
              </w:rPr>
              <w:t>1,00E-04</w:t>
            </w:r>
          </w:p>
        </w:tc>
        <w:tc>
          <w:tcPr>
            <w:tcW w:w="0" w:type="auto"/>
            <w:tcBorders>
              <w:top w:val="nil"/>
              <w:left w:val="single" w:sz="4" w:space="0" w:color="auto"/>
              <w:bottom w:val="nil"/>
              <w:right w:val="nil"/>
            </w:tcBorders>
            <w:shd w:val="clear" w:color="auto" w:fill="auto"/>
            <w:noWrap/>
            <w:vAlign w:val="bottom"/>
            <w:hideMark/>
          </w:tcPr>
          <w:p w14:paraId="6C3D5598" w14:textId="77777777" w:rsidR="008A36FD" w:rsidRPr="00F94643" w:rsidRDefault="008A36FD" w:rsidP="008A36FD">
            <w:pPr>
              <w:jc w:val="right"/>
              <w:rPr>
                <w:rFonts w:ascii="Calibri" w:eastAsia="Times New Roman" w:hAnsi="Calibri" w:cs="Times New Roman"/>
                <w:sz w:val="22"/>
                <w:szCs w:val="18"/>
                <w:lang w:val="en-GB"/>
              </w:rPr>
            </w:pPr>
            <w:r w:rsidRPr="00F94643">
              <w:rPr>
                <w:rFonts w:ascii="Calibri" w:eastAsia="Times New Roman" w:hAnsi="Calibri" w:cs="Times New Roman"/>
                <w:sz w:val="22"/>
                <w:szCs w:val="18"/>
                <w:lang w:val="en-GB"/>
              </w:rPr>
              <w:t>1,00E-05</w:t>
            </w:r>
          </w:p>
        </w:tc>
        <w:tc>
          <w:tcPr>
            <w:tcW w:w="0" w:type="auto"/>
            <w:tcBorders>
              <w:top w:val="nil"/>
              <w:left w:val="single" w:sz="4" w:space="0" w:color="auto"/>
              <w:bottom w:val="nil"/>
              <w:right w:val="nil"/>
            </w:tcBorders>
            <w:shd w:val="clear" w:color="auto" w:fill="auto"/>
            <w:noWrap/>
            <w:vAlign w:val="bottom"/>
            <w:hideMark/>
          </w:tcPr>
          <w:p w14:paraId="08098881" w14:textId="77777777" w:rsidR="008A36FD" w:rsidRPr="00F94643" w:rsidRDefault="008A36FD" w:rsidP="008A36FD">
            <w:pPr>
              <w:jc w:val="right"/>
              <w:rPr>
                <w:rFonts w:ascii="Calibri" w:eastAsia="Times New Roman" w:hAnsi="Calibri" w:cs="Times New Roman"/>
                <w:sz w:val="22"/>
                <w:szCs w:val="18"/>
                <w:lang w:val="en-GB"/>
              </w:rPr>
            </w:pPr>
            <w:r w:rsidRPr="00F94643">
              <w:rPr>
                <w:rFonts w:ascii="Calibri" w:eastAsia="Times New Roman" w:hAnsi="Calibri" w:cs="Times New Roman"/>
                <w:sz w:val="22"/>
                <w:szCs w:val="18"/>
                <w:lang w:val="en-GB"/>
              </w:rPr>
              <w:t>1,00E-06</w:t>
            </w:r>
          </w:p>
        </w:tc>
        <w:tc>
          <w:tcPr>
            <w:tcW w:w="0" w:type="auto"/>
            <w:tcBorders>
              <w:top w:val="nil"/>
              <w:left w:val="single" w:sz="4" w:space="0" w:color="auto"/>
              <w:bottom w:val="nil"/>
              <w:right w:val="nil"/>
            </w:tcBorders>
            <w:shd w:val="clear" w:color="auto" w:fill="auto"/>
            <w:noWrap/>
            <w:vAlign w:val="bottom"/>
            <w:hideMark/>
          </w:tcPr>
          <w:p w14:paraId="70C68012" w14:textId="77777777" w:rsidR="008A36FD" w:rsidRPr="00F94643" w:rsidRDefault="008A36FD" w:rsidP="008A36FD">
            <w:pPr>
              <w:jc w:val="right"/>
              <w:rPr>
                <w:rFonts w:ascii="Calibri" w:eastAsia="Times New Roman" w:hAnsi="Calibri" w:cs="Times New Roman"/>
                <w:sz w:val="22"/>
                <w:szCs w:val="18"/>
                <w:lang w:val="en-GB"/>
              </w:rPr>
            </w:pPr>
            <w:r w:rsidRPr="00F94643">
              <w:rPr>
                <w:rFonts w:ascii="Calibri" w:eastAsia="Times New Roman" w:hAnsi="Calibri" w:cs="Times New Roman"/>
                <w:sz w:val="22"/>
                <w:szCs w:val="18"/>
                <w:lang w:val="en-GB"/>
              </w:rPr>
              <w:t>1,00E-07</w:t>
            </w:r>
          </w:p>
        </w:tc>
        <w:tc>
          <w:tcPr>
            <w:tcW w:w="0" w:type="auto"/>
            <w:tcBorders>
              <w:top w:val="nil"/>
              <w:left w:val="single" w:sz="4" w:space="0" w:color="auto"/>
              <w:bottom w:val="nil"/>
              <w:right w:val="nil"/>
            </w:tcBorders>
            <w:shd w:val="clear" w:color="auto" w:fill="auto"/>
            <w:noWrap/>
            <w:vAlign w:val="bottom"/>
            <w:hideMark/>
          </w:tcPr>
          <w:p w14:paraId="0A2C301F" w14:textId="77777777" w:rsidR="008A36FD" w:rsidRPr="00F94643" w:rsidRDefault="008A36FD" w:rsidP="008A36FD">
            <w:pPr>
              <w:jc w:val="right"/>
              <w:rPr>
                <w:rFonts w:ascii="Calibri" w:eastAsia="Times New Roman" w:hAnsi="Calibri" w:cs="Times New Roman"/>
                <w:sz w:val="22"/>
                <w:szCs w:val="18"/>
                <w:lang w:val="en-GB"/>
              </w:rPr>
            </w:pPr>
            <w:r w:rsidRPr="00F94643">
              <w:rPr>
                <w:rFonts w:ascii="Calibri" w:eastAsia="Times New Roman" w:hAnsi="Calibri" w:cs="Times New Roman"/>
                <w:sz w:val="22"/>
                <w:szCs w:val="18"/>
                <w:lang w:val="en-GB"/>
              </w:rPr>
              <w:t>1,00E-08</w:t>
            </w:r>
          </w:p>
        </w:tc>
        <w:tc>
          <w:tcPr>
            <w:tcW w:w="0" w:type="auto"/>
            <w:tcBorders>
              <w:top w:val="nil"/>
              <w:left w:val="single" w:sz="4" w:space="0" w:color="auto"/>
              <w:bottom w:val="nil"/>
              <w:right w:val="nil"/>
            </w:tcBorders>
            <w:shd w:val="clear" w:color="auto" w:fill="auto"/>
            <w:noWrap/>
            <w:vAlign w:val="bottom"/>
            <w:hideMark/>
          </w:tcPr>
          <w:p w14:paraId="5C3ED938" w14:textId="77777777" w:rsidR="008A36FD" w:rsidRPr="00F94643" w:rsidRDefault="008A36FD" w:rsidP="008A36FD">
            <w:pPr>
              <w:jc w:val="right"/>
              <w:rPr>
                <w:rFonts w:ascii="Calibri" w:eastAsia="Times New Roman" w:hAnsi="Calibri" w:cs="Times New Roman"/>
                <w:sz w:val="22"/>
                <w:szCs w:val="18"/>
                <w:lang w:val="en-GB"/>
              </w:rPr>
            </w:pPr>
            <w:r w:rsidRPr="00F94643">
              <w:rPr>
                <w:rFonts w:ascii="Calibri" w:eastAsia="Times New Roman" w:hAnsi="Calibri" w:cs="Times New Roman"/>
                <w:sz w:val="22"/>
                <w:szCs w:val="18"/>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72202FE1" w14:textId="77777777" w:rsidR="008A36FD" w:rsidRPr="00F94643" w:rsidRDefault="008A36FD" w:rsidP="008A36FD">
            <w:pPr>
              <w:jc w:val="right"/>
              <w:rPr>
                <w:rFonts w:ascii="Calibri" w:eastAsia="Times New Roman" w:hAnsi="Calibri" w:cs="Times New Roman"/>
                <w:sz w:val="22"/>
                <w:szCs w:val="18"/>
                <w:lang w:val="en-GB"/>
              </w:rPr>
            </w:pPr>
            <w:r w:rsidRPr="00F94643">
              <w:rPr>
                <w:rFonts w:ascii="Calibri" w:eastAsia="Times New Roman" w:hAnsi="Calibri" w:cs="Times New Roman"/>
                <w:sz w:val="22"/>
                <w:szCs w:val="18"/>
                <w:lang w:val="en-GB"/>
              </w:rPr>
              <w:t>1,00E-10</w:t>
            </w:r>
          </w:p>
        </w:tc>
      </w:tr>
      <w:tr w:rsidR="00DB3CF8" w:rsidRPr="00F94643" w14:paraId="42E657EF" w14:textId="77777777" w:rsidTr="007A6E3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596BBF9" w14:textId="77777777" w:rsidR="008A36FD" w:rsidRPr="00F94643" w:rsidRDefault="008A36FD" w:rsidP="008A36FD">
            <w:pPr>
              <w:rPr>
                <w:rFonts w:ascii="Calibri" w:eastAsia="Times New Roman" w:hAnsi="Calibri" w:cs="Times New Roman"/>
                <w:b/>
                <w:bCs/>
                <w:color w:val="000000"/>
                <w:sz w:val="22"/>
                <w:szCs w:val="18"/>
                <w:lang w:val="en-GB"/>
              </w:rPr>
            </w:pPr>
            <w:r w:rsidRPr="00F94643">
              <w:rPr>
                <w:rFonts w:ascii="Calibri" w:eastAsia="Times New Roman" w:hAnsi="Calibri" w:cs="Times New Roman"/>
                <w:b/>
                <w:bCs/>
                <w:color w:val="000000"/>
                <w:sz w:val="22"/>
                <w:szCs w:val="18"/>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12B6310D" w14:textId="77777777" w:rsidR="008A36FD" w:rsidRPr="00F94643" w:rsidRDefault="008A36FD" w:rsidP="008A36FD">
            <w:pPr>
              <w:jc w:val="right"/>
              <w:rPr>
                <w:rFonts w:ascii="Calibri" w:eastAsia="Times New Roman" w:hAnsi="Calibri" w:cs="Times New Roman"/>
                <w:sz w:val="22"/>
                <w:szCs w:val="18"/>
                <w:lang w:val="en-GB"/>
              </w:rPr>
            </w:pPr>
            <w:r w:rsidRPr="00F94643">
              <w:rPr>
                <w:rFonts w:ascii="Calibri" w:eastAsia="Times New Roman" w:hAnsi="Calibri" w:cs="Times New Roman"/>
                <w:sz w:val="22"/>
                <w:szCs w:val="18"/>
                <w:lang w:val="en-GB"/>
              </w:rPr>
              <w:t>8</w:t>
            </w:r>
          </w:p>
        </w:tc>
        <w:tc>
          <w:tcPr>
            <w:tcW w:w="0" w:type="auto"/>
            <w:tcBorders>
              <w:top w:val="nil"/>
              <w:left w:val="single" w:sz="4" w:space="0" w:color="auto"/>
              <w:bottom w:val="single" w:sz="4" w:space="0" w:color="auto"/>
              <w:right w:val="nil"/>
            </w:tcBorders>
            <w:shd w:val="clear" w:color="auto" w:fill="auto"/>
            <w:noWrap/>
            <w:vAlign w:val="bottom"/>
            <w:hideMark/>
          </w:tcPr>
          <w:p w14:paraId="72848148" w14:textId="77777777" w:rsidR="008A36FD" w:rsidRPr="00F94643" w:rsidRDefault="008A36FD" w:rsidP="008A36FD">
            <w:pPr>
              <w:jc w:val="right"/>
              <w:rPr>
                <w:rFonts w:ascii="Calibri" w:eastAsia="Times New Roman" w:hAnsi="Calibri" w:cs="Times New Roman"/>
                <w:sz w:val="22"/>
                <w:szCs w:val="18"/>
                <w:lang w:val="en-GB"/>
              </w:rPr>
            </w:pPr>
            <w:r w:rsidRPr="00F94643">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6060A4E2" w14:textId="77777777" w:rsidR="008A36FD" w:rsidRPr="00F94643" w:rsidRDefault="008A36FD" w:rsidP="008A36FD">
            <w:pPr>
              <w:jc w:val="right"/>
              <w:rPr>
                <w:rFonts w:ascii="Calibri" w:eastAsia="Times New Roman" w:hAnsi="Calibri" w:cs="Times New Roman"/>
                <w:sz w:val="22"/>
                <w:szCs w:val="18"/>
                <w:lang w:val="en-GB"/>
              </w:rPr>
            </w:pPr>
            <w:r w:rsidRPr="00F94643">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76A26A82" w14:textId="77777777" w:rsidR="008A36FD" w:rsidRPr="00F94643" w:rsidRDefault="008A36FD" w:rsidP="008A36FD">
            <w:pPr>
              <w:jc w:val="right"/>
              <w:rPr>
                <w:rFonts w:ascii="Calibri" w:eastAsia="Times New Roman" w:hAnsi="Calibri" w:cs="Times New Roman"/>
                <w:sz w:val="22"/>
                <w:szCs w:val="18"/>
                <w:lang w:val="en-GB"/>
              </w:rPr>
            </w:pPr>
            <w:r w:rsidRPr="00F94643">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4FDCF975" w14:textId="77777777" w:rsidR="008A36FD" w:rsidRPr="00F94643" w:rsidRDefault="008A36FD" w:rsidP="008A36FD">
            <w:pPr>
              <w:jc w:val="right"/>
              <w:rPr>
                <w:rFonts w:ascii="Calibri" w:eastAsia="Times New Roman" w:hAnsi="Calibri" w:cs="Times New Roman"/>
                <w:sz w:val="22"/>
                <w:szCs w:val="18"/>
                <w:lang w:val="en-GB"/>
              </w:rPr>
            </w:pPr>
            <w:r w:rsidRPr="00F94643">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6B5ADDA2" w14:textId="77777777" w:rsidR="008A36FD" w:rsidRPr="00F94643" w:rsidRDefault="008A36FD" w:rsidP="008A36FD">
            <w:pPr>
              <w:jc w:val="right"/>
              <w:rPr>
                <w:rFonts w:ascii="Calibri" w:eastAsia="Times New Roman" w:hAnsi="Calibri" w:cs="Times New Roman"/>
                <w:sz w:val="22"/>
                <w:szCs w:val="18"/>
                <w:lang w:val="en-GB"/>
              </w:rPr>
            </w:pPr>
            <w:r w:rsidRPr="00F94643">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F591C8" w14:textId="77777777" w:rsidR="008A36FD" w:rsidRPr="00F94643" w:rsidRDefault="008A36FD" w:rsidP="008A36FD">
            <w:pPr>
              <w:jc w:val="right"/>
              <w:rPr>
                <w:rFonts w:ascii="Calibri" w:eastAsia="Times New Roman" w:hAnsi="Calibri" w:cs="Times New Roman"/>
                <w:sz w:val="22"/>
                <w:szCs w:val="18"/>
                <w:lang w:val="en-GB"/>
              </w:rPr>
            </w:pPr>
            <w:r w:rsidRPr="00F94643">
              <w:rPr>
                <w:rFonts w:ascii="Calibri" w:eastAsia="Times New Roman" w:hAnsi="Calibri" w:cs="Times New Roman"/>
                <w:sz w:val="22"/>
                <w:szCs w:val="18"/>
                <w:lang w:val="en-GB"/>
              </w:rPr>
              <w:t>8</w:t>
            </w:r>
          </w:p>
        </w:tc>
      </w:tr>
      <w:tr w:rsidR="00DB3CF8" w:rsidRPr="00F94643" w14:paraId="265E1A0B" w14:textId="77777777" w:rsidTr="007A6E37">
        <w:trPr>
          <w:trHeight w:val="300"/>
        </w:trPr>
        <w:tc>
          <w:tcPr>
            <w:tcW w:w="0" w:type="auto"/>
            <w:tcBorders>
              <w:top w:val="nil"/>
              <w:left w:val="nil"/>
              <w:bottom w:val="nil"/>
              <w:right w:val="nil"/>
            </w:tcBorders>
            <w:shd w:val="clear" w:color="auto" w:fill="auto"/>
            <w:noWrap/>
            <w:vAlign w:val="bottom"/>
            <w:hideMark/>
          </w:tcPr>
          <w:p w14:paraId="19C84118" w14:textId="41B20D27" w:rsidR="008A36FD" w:rsidRPr="00F94643" w:rsidRDefault="00DB3CF8" w:rsidP="008A36FD">
            <w:pPr>
              <w:rPr>
                <w:rFonts w:ascii="Calibri" w:eastAsia="Times New Roman" w:hAnsi="Calibri" w:cs="Times New Roman"/>
                <w:b/>
                <w:sz w:val="22"/>
                <w:szCs w:val="18"/>
                <w:lang w:val="en-GB"/>
              </w:rPr>
            </w:pPr>
            <w:r w:rsidRPr="00F94643">
              <w:rPr>
                <w:rFonts w:ascii="Calibri" w:eastAsia="Times New Roman" w:hAnsi="Calibri" w:cs="Times New Roman"/>
                <w:b/>
                <w:sz w:val="22"/>
                <w:szCs w:val="18"/>
                <w:lang w:val="en-GB"/>
              </w:rPr>
              <w:t>Pictures</w:t>
            </w:r>
          </w:p>
        </w:tc>
        <w:tc>
          <w:tcPr>
            <w:tcW w:w="0" w:type="auto"/>
            <w:tcBorders>
              <w:top w:val="nil"/>
              <w:left w:val="single" w:sz="4" w:space="0" w:color="auto"/>
              <w:bottom w:val="nil"/>
              <w:right w:val="nil"/>
            </w:tcBorders>
            <w:shd w:val="clear" w:color="auto" w:fill="auto"/>
            <w:noWrap/>
            <w:vAlign w:val="bottom"/>
            <w:hideMark/>
          </w:tcPr>
          <w:p w14:paraId="32760452" w14:textId="77777777" w:rsidR="008A36FD" w:rsidRPr="00F94643" w:rsidRDefault="008A36FD" w:rsidP="008A36FD">
            <w:pPr>
              <w:rPr>
                <w:rFonts w:ascii="Calibri" w:eastAsia="Times New Roman" w:hAnsi="Calibri" w:cs="Times New Roman"/>
                <w:sz w:val="22"/>
                <w:szCs w:val="18"/>
                <w:lang w:val="en-GB"/>
              </w:rPr>
            </w:pPr>
            <w:r w:rsidRPr="00F94643">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74908604" w14:textId="77777777" w:rsidR="008A36FD" w:rsidRPr="00F94643" w:rsidRDefault="008A36FD" w:rsidP="008A36FD">
            <w:pPr>
              <w:rPr>
                <w:rFonts w:ascii="Calibri" w:eastAsia="Times New Roman" w:hAnsi="Calibri" w:cs="Times New Roman"/>
                <w:sz w:val="22"/>
                <w:szCs w:val="18"/>
                <w:lang w:val="en-GB"/>
              </w:rPr>
            </w:pPr>
            <w:r w:rsidRPr="00F94643">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67724B8D" w14:textId="77777777" w:rsidR="008A36FD" w:rsidRPr="00F94643" w:rsidRDefault="008A36FD" w:rsidP="008A36FD">
            <w:pPr>
              <w:rPr>
                <w:rFonts w:ascii="Calibri" w:eastAsia="Times New Roman" w:hAnsi="Calibri" w:cs="Times New Roman"/>
                <w:sz w:val="22"/>
                <w:szCs w:val="18"/>
                <w:lang w:val="en-GB"/>
              </w:rPr>
            </w:pPr>
            <w:r w:rsidRPr="00F94643">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26C9430E" w14:textId="77777777" w:rsidR="008A36FD" w:rsidRPr="00F94643" w:rsidRDefault="008A36FD" w:rsidP="008A36FD">
            <w:pPr>
              <w:rPr>
                <w:rFonts w:ascii="Calibri" w:eastAsia="Times New Roman" w:hAnsi="Calibri" w:cs="Times New Roman"/>
                <w:sz w:val="22"/>
                <w:szCs w:val="18"/>
                <w:lang w:val="en-GB"/>
              </w:rPr>
            </w:pPr>
            <w:r w:rsidRPr="00F94643">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121E39F8" w14:textId="77777777" w:rsidR="008A36FD" w:rsidRPr="00F94643" w:rsidRDefault="008A36FD" w:rsidP="008A36FD">
            <w:pPr>
              <w:rPr>
                <w:rFonts w:ascii="Calibri" w:eastAsia="Times New Roman" w:hAnsi="Calibri" w:cs="Times New Roman"/>
                <w:sz w:val="22"/>
                <w:szCs w:val="18"/>
                <w:lang w:val="en-GB"/>
              </w:rPr>
            </w:pPr>
            <w:r w:rsidRPr="00F94643">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2CA29651" w14:textId="77777777" w:rsidR="008A36FD" w:rsidRPr="00F94643" w:rsidRDefault="008A36FD" w:rsidP="008A36FD">
            <w:pPr>
              <w:rPr>
                <w:rFonts w:ascii="Calibri" w:eastAsia="Times New Roman" w:hAnsi="Calibri" w:cs="Times New Roman"/>
                <w:sz w:val="22"/>
                <w:szCs w:val="18"/>
                <w:lang w:val="en-GB"/>
              </w:rPr>
            </w:pPr>
            <w:r w:rsidRPr="00F94643">
              <w:rPr>
                <w:rFonts w:ascii="Calibri" w:eastAsia="Times New Roman" w:hAnsi="Calibri" w:cs="Times New Roman"/>
                <w:sz w:val="22"/>
                <w:szCs w:val="18"/>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46D763E" w14:textId="77777777" w:rsidR="008A36FD" w:rsidRPr="00F94643" w:rsidRDefault="008A36FD" w:rsidP="008A36FD">
            <w:pPr>
              <w:rPr>
                <w:rFonts w:ascii="Calibri" w:eastAsia="Times New Roman" w:hAnsi="Calibri" w:cs="Times New Roman"/>
                <w:sz w:val="22"/>
                <w:szCs w:val="18"/>
                <w:lang w:val="en-GB"/>
              </w:rPr>
            </w:pPr>
            <w:r w:rsidRPr="00F94643">
              <w:rPr>
                <w:rFonts w:ascii="Calibri" w:eastAsia="Times New Roman" w:hAnsi="Calibri" w:cs="Times New Roman"/>
                <w:sz w:val="22"/>
                <w:szCs w:val="18"/>
                <w:lang w:val="en-GB"/>
              </w:rPr>
              <w:t> </w:t>
            </w:r>
          </w:p>
        </w:tc>
      </w:tr>
      <w:tr w:rsidR="00DB3CF8" w:rsidRPr="00F94643" w14:paraId="7E7B3C63" w14:textId="77777777" w:rsidTr="007A6E37">
        <w:trPr>
          <w:trHeight w:val="300"/>
        </w:trPr>
        <w:tc>
          <w:tcPr>
            <w:tcW w:w="0" w:type="auto"/>
            <w:tcBorders>
              <w:top w:val="nil"/>
              <w:left w:val="nil"/>
              <w:bottom w:val="nil"/>
              <w:right w:val="nil"/>
            </w:tcBorders>
            <w:shd w:val="clear" w:color="auto" w:fill="auto"/>
            <w:noWrap/>
            <w:vAlign w:val="bottom"/>
            <w:hideMark/>
          </w:tcPr>
          <w:p w14:paraId="0319D2AB" w14:textId="77777777" w:rsidR="008A36FD" w:rsidRPr="00F94643" w:rsidRDefault="008A36FD" w:rsidP="008A36FD">
            <w:pPr>
              <w:rPr>
                <w:rFonts w:ascii="Calibri" w:eastAsia="Times New Roman" w:hAnsi="Calibri" w:cs="Times New Roman"/>
                <w:sz w:val="22"/>
                <w:szCs w:val="18"/>
                <w:lang w:val="en-GB"/>
              </w:rPr>
            </w:pPr>
            <w:proofErr w:type="gramStart"/>
            <w:r w:rsidRPr="00F94643">
              <w:rPr>
                <w:rFonts w:ascii="Calibri" w:eastAsia="Times New Roman" w:hAnsi="Calibri" w:cs="Times New Roman"/>
                <w:sz w:val="22"/>
                <w:szCs w:val="18"/>
                <w:lang w:val="en-GB"/>
              </w:rPr>
              <w:t>bellatum1</w:t>
            </w:r>
            <w:proofErr w:type="gramEnd"/>
          </w:p>
        </w:tc>
        <w:tc>
          <w:tcPr>
            <w:tcW w:w="0" w:type="auto"/>
            <w:tcBorders>
              <w:top w:val="nil"/>
              <w:left w:val="single" w:sz="4" w:space="0" w:color="auto"/>
              <w:bottom w:val="nil"/>
              <w:right w:val="nil"/>
            </w:tcBorders>
            <w:shd w:val="clear" w:color="000000" w:fill="C6EFCE"/>
            <w:noWrap/>
            <w:vAlign w:val="bottom"/>
            <w:hideMark/>
          </w:tcPr>
          <w:p w14:paraId="10B3A638"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6FC5962"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9FDE76F"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CA45735"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7B2437B"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CD37424"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71B543B"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r>
      <w:tr w:rsidR="00DB3CF8" w:rsidRPr="00F94643" w14:paraId="0CAC4D51" w14:textId="77777777" w:rsidTr="007A6E37">
        <w:trPr>
          <w:trHeight w:val="300"/>
        </w:trPr>
        <w:tc>
          <w:tcPr>
            <w:tcW w:w="0" w:type="auto"/>
            <w:tcBorders>
              <w:top w:val="nil"/>
              <w:left w:val="nil"/>
              <w:bottom w:val="nil"/>
              <w:right w:val="nil"/>
            </w:tcBorders>
            <w:shd w:val="clear" w:color="auto" w:fill="auto"/>
            <w:noWrap/>
            <w:vAlign w:val="bottom"/>
            <w:hideMark/>
          </w:tcPr>
          <w:p w14:paraId="58C8A3D0" w14:textId="77777777" w:rsidR="008A36FD" w:rsidRPr="00F94643" w:rsidRDefault="008A36FD" w:rsidP="008A36FD">
            <w:pPr>
              <w:rPr>
                <w:rFonts w:ascii="Calibri" w:eastAsia="Times New Roman" w:hAnsi="Calibri" w:cs="Times New Roman"/>
                <w:sz w:val="22"/>
                <w:szCs w:val="18"/>
                <w:lang w:val="en-GB"/>
              </w:rPr>
            </w:pPr>
            <w:proofErr w:type="gramStart"/>
            <w:r w:rsidRPr="00F94643">
              <w:rPr>
                <w:rFonts w:ascii="Calibri" w:eastAsia="Times New Roman" w:hAnsi="Calibri" w:cs="Times New Roman"/>
                <w:sz w:val="22"/>
                <w:szCs w:val="18"/>
                <w:lang w:val="en-GB"/>
              </w:rPr>
              <w:t>concolor1</w:t>
            </w:r>
            <w:proofErr w:type="gramEnd"/>
          </w:p>
        </w:tc>
        <w:tc>
          <w:tcPr>
            <w:tcW w:w="0" w:type="auto"/>
            <w:tcBorders>
              <w:top w:val="nil"/>
              <w:left w:val="single" w:sz="4" w:space="0" w:color="auto"/>
              <w:bottom w:val="nil"/>
              <w:right w:val="nil"/>
            </w:tcBorders>
            <w:shd w:val="clear" w:color="000000" w:fill="C6EFCE"/>
            <w:noWrap/>
            <w:vAlign w:val="bottom"/>
            <w:hideMark/>
          </w:tcPr>
          <w:p w14:paraId="24415A86"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7A3A9919" w14:textId="77777777" w:rsidR="008A36FD" w:rsidRPr="00F94643" w:rsidRDefault="008A36FD" w:rsidP="008A36FD">
            <w:pPr>
              <w:rPr>
                <w:rFonts w:ascii="Calibri" w:eastAsia="Times New Roman" w:hAnsi="Calibri" w:cs="Times New Roman"/>
                <w:color w:val="008000"/>
                <w:sz w:val="22"/>
                <w:szCs w:val="18"/>
                <w:lang w:val="en-GB"/>
              </w:rPr>
            </w:pPr>
            <w:r w:rsidRPr="00F94643">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C6EFCE"/>
            <w:noWrap/>
            <w:vAlign w:val="bottom"/>
            <w:hideMark/>
          </w:tcPr>
          <w:p w14:paraId="35104CCB"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D5ED333"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49D921FF" w14:textId="77777777" w:rsidR="008A36FD" w:rsidRPr="00F94643" w:rsidRDefault="008A36FD" w:rsidP="008A36FD">
            <w:pPr>
              <w:rPr>
                <w:rFonts w:ascii="Calibri" w:eastAsia="Times New Roman" w:hAnsi="Calibri" w:cs="Times New Roman"/>
                <w:color w:val="9C6500"/>
                <w:sz w:val="22"/>
                <w:szCs w:val="18"/>
                <w:lang w:val="en-GB"/>
              </w:rPr>
            </w:pPr>
            <w:r w:rsidRPr="00F94643">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nil"/>
            </w:tcBorders>
            <w:shd w:val="clear" w:color="000000" w:fill="C6EFCE"/>
            <w:noWrap/>
            <w:vAlign w:val="bottom"/>
            <w:hideMark/>
          </w:tcPr>
          <w:p w14:paraId="29F9FEA4"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6AAAC98"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r>
      <w:tr w:rsidR="00DB3CF8" w:rsidRPr="00F94643" w14:paraId="41E6052A" w14:textId="77777777" w:rsidTr="007A6E37">
        <w:trPr>
          <w:trHeight w:val="300"/>
        </w:trPr>
        <w:tc>
          <w:tcPr>
            <w:tcW w:w="0" w:type="auto"/>
            <w:tcBorders>
              <w:top w:val="nil"/>
              <w:left w:val="nil"/>
              <w:bottom w:val="nil"/>
              <w:right w:val="nil"/>
            </w:tcBorders>
            <w:shd w:val="clear" w:color="auto" w:fill="auto"/>
            <w:noWrap/>
            <w:vAlign w:val="bottom"/>
            <w:hideMark/>
          </w:tcPr>
          <w:p w14:paraId="491EC6E9" w14:textId="77777777" w:rsidR="008A36FD" w:rsidRPr="00F94643" w:rsidRDefault="008A36FD" w:rsidP="008A36FD">
            <w:pPr>
              <w:rPr>
                <w:rFonts w:ascii="Calibri" w:eastAsia="Times New Roman" w:hAnsi="Calibri" w:cs="Times New Roman"/>
                <w:sz w:val="22"/>
                <w:szCs w:val="18"/>
                <w:lang w:val="en-GB"/>
              </w:rPr>
            </w:pPr>
            <w:proofErr w:type="gramStart"/>
            <w:r w:rsidRPr="00F94643">
              <w:rPr>
                <w:rFonts w:ascii="Calibri" w:eastAsia="Times New Roman" w:hAnsi="Calibri" w:cs="Times New Roman"/>
                <w:sz w:val="22"/>
                <w:szCs w:val="18"/>
                <w:lang w:val="en-GB"/>
              </w:rPr>
              <w:t>concolor2</w:t>
            </w:r>
            <w:proofErr w:type="gramEnd"/>
            <w:r w:rsidRPr="00F94643">
              <w:rPr>
                <w:rFonts w:ascii="Calibri" w:eastAsia="Times New Roman" w:hAnsi="Calibri" w:cs="Times New Roman"/>
                <w:sz w:val="22"/>
                <w:szCs w:val="18"/>
                <w:lang w:val="en-GB"/>
              </w:rPr>
              <w:t>_2</w:t>
            </w:r>
          </w:p>
        </w:tc>
        <w:tc>
          <w:tcPr>
            <w:tcW w:w="0" w:type="auto"/>
            <w:tcBorders>
              <w:top w:val="nil"/>
              <w:left w:val="single" w:sz="4" w:space="0" w:color="auto"/>
              <w:bottom w:val="nil"/>
              <w:right w:val="nil"/>
            </w:tcBorders>
            <w:shd w:val="clear" w:color="000000" w:fill="C6EFCE"/>
            <w:noWrap/>
            <w:vAlign w:val="bottom"/>
            <w:hideMark/>
          </w:tcPr>
          <w:p w14:paraId="3CC1B21C"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DDAB15D"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79D32AC7" w14:textId="77777777" w:rsidR="008A36FD" w:rsidRPr="00F94643" w:rsidRDefault="008A36FD" w:rsidP="008A36FD">
            <w:pPr>
              <w:rPr>
                <w:rFonts w:ascii="Calibri" w:eastAsia="Times New Roman" w:hAnsi="Calibri" w:cs="Times New Roman"/>
                <w:color w:val="008000"/>
                <w:sz w:val="22"/>
                <w:szCs w:val="18"/>
                <w:lang w:val="en-GB"/>
              </w:rPr>
            </w:pPr>
            <w:r w:rsidRPr="00F94643">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C6EFCE"/>
            <w:noWrap/>
            <w:vAlign w:val="bottom"/>
            <w:hideMark/>
          </w:tcPr>
          <w:p w14:paraId="351D0702"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35A2B52A" w14:textId="77777777" w:rsidR="008A36FD" w:rsidRPr="00F94643" w:rsidRDefault="008A36FD" w:rsidP="008A36FD">
            <w:pPr>
              <w:rPr>
                <w:rFonts w:ascii="Calibri" w:eastAsia="Times New Roman" w:hAnsi="Calibri" w:cs="Times New Roman"/>
                <w:color w:val="008000"/>
                <w:sz w:val="22"/>
                <w:szCs w:val="18"/>
                <w:lang w:val="en-GB"/>
              </w:rPr>
            </w:pPr>
            <w:r w:rsidRPr="00F94643">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C6EFCE"/>
            <w:noWrap/>
            <w:vAlign w:val="bottom"/>
            <w:hideMark/>
          </w:tcPr>
          <w:p w14:paraId="3E0CD324"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D0CDF7A"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r>
      <w:tr w:rsidR="00DB3CF8" w:rsidRPr="00F94643" w14:paraId="4A73C2B2" w14:textId="77777777" w:rsidTr="007A6E37">
        <w:trPr>
          <w:trHeight w:val="300"/>
        </w:trPr>
        <w:tc>
          <w:tcPr>
            <w:tcW w:w="0" w:type="auto"/>
            <w:tcBorders>
              <w:top w:val="nil"/>
              <w:left w:val="nil"/>
              <w:bottom w:val="nil"/>
              <w:right w:val="nil"/>
            </w:tcBorders>
            <w:shd w:val="clear" w:color="auto" w:fill="auto"/>
            <w:noWrap/>
            <w:vAlign w:val="bottom"/>
            <w:hideMark/>
          </w:tcPr>
          <w:p w14:paraId="3060FECA" w14:textId="77777777" w:rsidR="008A36FD" w:rsidRPr="00F94643" w:rsidRDefault="008A36FD" w:rsidP="008A36FD">
            <w:pPr>
              <w:rPr>
                <w:rFonts w:ascii="Calibri" w:eastAsia="Times New Roman" w:hAnsi="Calibri" w:cs="Times New Roman"/>
                <w:sz w:val="22"/>
                <w:szCs w:val="18"/>
                <w:lang w:val="en-GB"/>
              </w:rPr>
            </w:pPr>
            <w:proofErr w:type="gramStart"/>
            <w:r w:rsidRPr="00F94643">
              <w:rPr>
                <w:rFonts w:ascii="Calibri" w:eastAsia="Times New Roman" w:hAnsi="Calibri" w:cs="Times New Roman"/>
                <w:sz w:val="22"/>
                <w:szCs w:val="18"/>
                <w:lang w:val="en-GB"/>
              </w:rPr>
              <w:t>concolor2</w:t>
            </w:r>
            <w:proofErr w:type="gramEnd"/>
            <w:r w:rsidRPr="00F94643">
              <w:rPr>
                <w:rFonts w:ascii="Calibri" w:eastAsia="Times New Roman" w:hAnsi="Calibri" w:cs="Times New Roman"/>
                <w:sz w:val="22"/>
                <w:szCs w:val="18"/>
                <w:lang w:val="en-GB"/>
              </w:rPr>
              <w:t>_4</w:t>
            </w:r>
          </w:p>
        </w:tc>
        <w:tc>
          <w:tcPr>
            <w:tcW w:w="0" w:type="auto"/>
            <w:tcBorders>
              <w:top w:val="nil"/>
              <w:left w:val="single" w:sz="4" w:space="0" w:color="auto"/>
              <w:bottom w:val="nil"/>
              <w:right w:val="nil"/>
            </w:tcBorders>
            <w:shd w:val="clear" w:color="000000" w:fill="C6EFCE"/>
            <w:noWrap/>
            <w:vAlign w:val="bottom"/>
            <w:hideMark/>
          </w:tcPr>
          <w:p w14:paraId="141B5FC1"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93536D1"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984E99D"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B02DEE9"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82E774C"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39A3729B" w14:textId="77777777" w:rsidR="008A36FD" w:rsidRPr="00F94643" w:rsidRDefault="008A36FD" w:rsidP="008A36FD">
            <w:pPr>
              <w:rPr>
                <w:rFonts w:ascii="Calibri" w:eastAsia="Times New Roman" w:hAnsi="Calibri" w:cs="Times New Roman"/>
                <w:color w:val="008000"/>
                <w:sz w:val="22"/>
                <w:szCs w:val="18"/>
                <w:lang w:val="en-GB"/>
              </w:rPr>
            </w:pPr>
            <w:r w:rsidRPr="00F94643">
              <w:rPr>
                <w:rFonts w:ascii="Calibri" w:eastAsia="Times New Roman" w:hAnsi="Calibri" w:cs="Times New Roman"/>
                <w:color w:val="008000"/>
                <w:sz w:val="22"/>
                <w:szCs w:val="18"/>
                <w:lang w:val="en-GB"/>
              </w:rPr>
              <w:t>Unknown 6/3</w:t>
            </w:r>
          </w:p>
        </w:tc>
        <w:tc>
          <w:tcPr>
            <w:tcW w:w="0" w:type="auto"/>
            <w:tcBorders>
              <w:top w:val="nil"/>
              <w:left w:val="single" w:sz="4" w:space="0" w:color="auto"/>
              <w:bottom w:val="nil"/>
              <w:right w:val="single" w:sz="4" w:space="0" w:color="auto"/>
            </w:tcBorders>
            <w:shd w:val="clear" w:color="000000" w:fill="C6EFCE"/>
            <w:noWrap/>
            <w:vAlign w:val="bottom"/>
            <w:hideMark/>
          </w:tcPr>
          <w:p w14:paraId="4E706F89"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r>
      <w:tr w:rsidR="00DB3CF8" w:rsidRPr="00F94643" w14:paraId="04F84E3B" w14:textId="77777777" w:rsidTr="007A6E37">
        <w:trPr>
          <w:trHeight w:val="300"/>
        </w:trPr>
        <w:tc>
          <w:tcPr>
            <w:tcW w:w="0" w:type="auto"/>
            <w:tcBorders>
              <w:top w:val="nil"/>
              <w:left w:val="nil"/>
              <w:bottom w:val="nil"/>
              <w:right w:val="nil"/>
            </w:tcBorders>
            <w:shd w:val="clear" w:color="auto" w:fill="auto"/>
            <w:noWrap/>
            <w:vAlign w:val="bottom"/>
            <w:hideMark/>
          </w:tcPr>
          <w:p w14:paraId="5600FE08" w14:textId="77777777" w:rsidR="008A36FD" w:rsidRPr="00F94643" w:rsidRDefault="008A36FD" w:rsidP="008A36FD">
            <w:pPr>
              <w:rPr>
                <w:rFonts w:ascii="Calibri" w:eastAsia="Times New Roman" w:hAnsi="Calibri" w:cs="Times New Roman"/>
                <w:sz w:val="22"/>
                <w:szCs w:val="18"/>
                <w:lang w:val="en-GB"/>
              </w:rPr>
            </w:pPr>
            <w:proofErr w:type="gramStart"/>
            <w:r w:rsidRPr="00F94643">
              <w:rPr>
                <w:rFonts w:ascii="Calibri" w:eastAsia="Times New Roman" w:hAnsi="Calibri" w:cs="Times New Roman"/>
                <w:sz w:val="22"/>
                <w:szCs w:val="18"/>
                <w:lang w:val="en-GB"/>
              </w:rPr>
              <w:t>concolor2</w:t>
            </w:r>
            <w:proofErr w:type="gramEnd"/>
            <w:r w:rsidRPr="00F94643">
              <w:rPr>
                <w:rFonts w:ascii="Calibri" w:eastAsia="Times New Roman" w:hAnsi="Calibri" w:cs="Times New Roman"/>
                <w:sz w:val="22"/>
                <w:szCs w:val="18"/>
                <w:lang w:val="en-GB"/>
              </w:rPr>
              <w:t>_6</w:t>
            </w:r>
          </w:p>
        </w:tc>
        <w:tc>
          <w:tcPr>
            <w:tcW w:w="0" w:type="auto"/>
            <w:tcBorders>
              <w:top w:val="nil"/>
              <w:left w:val="single" w:sz="4" w:space="0" w:color="auto"/>
              <w:bottom w:val="nil"/>
              <w:right w:val="nil"/>
            </w:tcBorders>
            <w:shd w:val="clear" w:color="000000" w:fill="C6EFCE"/>
            <w:noWrap/>
            <w:vAlign w:val="bottom"/>
            <w:hideMark/>
          </w:tcPr>
          <w:p w14:paraId="7F1E4ACD"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482888C4" w14:textId="77777777" w:rsidR="008A36FD" w:rsidRPr="00F94643" w:rsidRDefault="008A36FD" w:rsidP="008A36FD">
            <w:pPr>
              <w:rPr>
                <w:rFonts w:ascii="Calibri" w:eastAsia="Times New Roman" w:hAnsi="Calibri" w:cs="Times New Roman"/>
                <w:color w:val="008000"/>
                <w:sz w:val="22"/>
                <w:szCs w:val="18"/>
                <w:lang w:val="en-GB"/>
              </w:rPr>
            </w:pPr>
            <w:r w:rsidRPr="00F94643">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FFEB9C"/>
            <w:noWrap/>
            <w:vAlign w:val="bottom"/>
            <w:hideMark/>
          </w:tcPr>
          <w:p w14:paraId="5613AF6D" w14:textId="77777777" w:rsidR="008A36FD" w:rsidRPr="00F94643" w:rsidRDefault="008A36FD" w:rsidP="008A36FD">
            <w:pPr>
              <w:rPr>
                <w:rFonts w:ascii="Calibri" w:eastAsia="Times New Roman" w:hAnsi="Calibri" w:cs="Times New Roman"/>
                <w:color w:val="008000"/>
                <w:sz w:val="22"/>
                <w:szCs w:val="18"/>
                <w:lang w:val="en-GB"/>
              </w:rPr>
            </w:pPr>
            <w:r w:rsidRPr="00F94643">
              <w:rPr>
                <w:rFonts w:ascii="Calibri" w:eastAsia="Times New Roman" w:hAnsi="Calibri" w:cs="Times New Roman"/>
                <w:color w:val="008000"/>
                <w:sz w:val="22"/>
                <w:szCs w:val="18"/>
                <w:lang w:val="en-GB"/>
              </w:rPr>
              <w:t>Unknown 6/1(low)</w:t>
            </w:r>
          </w:p>
        </w:tc>
        <w:tc>
          <w:tcPr>
            <w:tcW w:w="0" w:type="auto"/>
            <w:tcBorders>
              <w:top w:val="nil"/>
              <w:left w:val="single" w:sz="4" w:space="0" w:color="auto"/>
              <w:bottom w:val="nil"/>
              <w:right w:val="nil"/>
            </w:tcBorders>
            <w:shd w:val="clear" w:color="000000" w:fill="C6EFCE"/>
            <w:noWrap/>
            <w:vAlign w:val="bottom"/>
            <w:hideMark/>
          </w:tcPr>
          <w:p w14:paraId="4C3DDBD6"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7C278884" w14:textId="77777777" w:rsidR="008A36FD" w:rsidRPr="00F94643" w:rsidRDefault="008A36FD" w:rsidP="008A36FD">
            <w:pPr>
              <w:rPr>
                <w:rFonts w:ascii="Calibri" w:eastAsia="Times New Roman" w:hAnsi="Calibri" w:cs="Times New Roman"/>
                <w:color w:val="008000"/>
                <w:sz w:val="22"/>
                <w:szCs w:val="18"/>
                <w:lang w:val="en-GB"/>
              </w:rPr>
            </w:pPr>
            <w:r w:rsidRPr="00F94643">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C6EFCE"/>
            <w:noWrap/>
            <w:vAlign w:val="bottom"/>
            <w:hideMark/>
          </w:tcPr>
          <w:p w14:paraId="13AD1FC0"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3A7BC86"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r>
      <w:tr w:rsidR="00DB3CF8" w:rsidRPr="00F94643" w14:paraId="0D5E0C87" w14:textId="77777777" w:rsidTr="007A6E37">
        <w:trPr>
          <w:trHeight w:val="300"/>
        </w:trPr>
        <w:tc>
          <w:tcPr>
            <w:tcW w:w="0" w:type="auto"/>
            <w:tcBorders>
              <w:top w:val="nil"/>
              <w:left w:val="nil"/>
              <w:bottom w:val="nil"/>
              <w:right w:val="nil"/>
            </w:tcBorders>
            <w:shd w:val="clear" w:color="auto" w:fill="auto"/>
            <w:noWrap/>
            <w:vAlign w:val="bottom"/>
            <w:hideMark/>
          </w:tcPr>
          <w:p w14:paraId="44DDD020" w14:textId="77777777" w:rsidR="008A36FD" w:rsidRPr="00F94643" w:rsidRDefault="008A36FD" w:rsidP="008A36FD">
            <w:pPr>
              <w:rPr>
                <w:rFonts w:ascii="Calibri" w:eastAsia="Times New Roman" w:hAnsi="Calibri" w:cs="Times New Roman"/>
                <w:sz w:val="22"/>
                <w:szCs w:val="18"/>
                <w:lang w:val="en-GB"/>
              </w:rPr>
            </w:pPr>
            <w:proofErr w:type="gramStart"/>
            <w:r w:rsidRPr="00F94643">
              <w:rPr>
                <w:rFonts w:ascii="Calibri" w:eastAsia="Times New Roman" w:hAnsi="Calibri" w:cs="Times New Roman"/>
                <w:sz w:val="22"/>
                <w:szCs w:val="18"/>
                <w:lang w:val="en-GB"/>
              </w:rPr>
              <w:t>concolor2</w:t>
            </w:r>
            <w:proofErr w:type="gramEnd"/>
          </w:p>
        </w:tc>
        <w:tc>
          <w:tcPr>
            <w:tcW w:w="0" w:type="auto"/>
            <w:tcBorders>
              <w:top w:val="nil"/>
              <w:left w:val="single" w:sz="4" w:space="0" w:color="auto"/>
              <w:bottom w:val="nil"/>
              <w:right w:val="nil"/>
            </w:tcBorders>
            <w:shd w:val="clear" w:color="000000" w:fill="C6EFCE"/>
            <w:noWrap/>
            <w:vAlign w:val="bottom"/>
            <w:hideMark/>
          </w:tcPr>
          <w:p w14:paraId="0C86394A"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450814F"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F7D7ABB"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BDA3944"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3DD3BDBF" w14:textId="77777777" w:rsidR="008A36FD" w:rsidRPr="00F94643" w:rsidRDefault="008A36FD" w:rsidP="008A36FD">
            <w:pPr>
              <w:rPr>
                <w:rFonts w:ascii="Calibri" w:eastAsia="Times New Roman" w:hAnsi="Calibri" w:cs="Times New Roman"/>
                <w:color w:val="008000"/>
                <w:sz w:val="22"/>
                <w:szCs w:val="18"/>
                <w:lang w:val="en-GB"/>
              </w:rPr>
            </w:pPr>
            <w:r w:rsidRPr="00F94643">
              <w:rPr>
                <w:rFonts w:ascii="Calibri" w:eastAsia="Times New Roman" w:hAnsi="Calibri" w:cs="Times New Roman"/>
                <w:color w:val="008000"/>
                <w:sz w:val="22"/>
                <w:szCs w:val="18"/>
                <w:lang w:val="en-GB"/>
              </w:rPr>
              <w:t>Unknown 6/3</w:t>
            </w:r>
          </w:p>
        </w:tc>
        <w:tc>
          <w:tcPr>
            <w:tcW w:w="0" w:type="auto"/>
            <w:tcBorders>
              <w:top w:val="nil"/>
              <w:left w:val="single" w:sz="4" w:space="0" w:color="auto"/>
              <w:bottom w:val="nil"/>
              <w:right w:val="nil"/>
            </w:tcBorders>
            <w:shd w:val="clear" w:color="000000" w:fill="FFEB9C"/>
            <w:noWrap/>
            <w:vAlign w:val="bottom"/>
            <w:hideMark/>
          </w:tcPr>
          <w:p w14:paraId="7F230C45" w14:textId="77777777" w:rsidR="008A36FD" w:rsidRPr="00F94643" w:rsidRDefault="008A36FD" w:rsidP="008A36FD">
            <w:pPr>
              <w:rPr>
                <w:rFonts w:ascii="Calibri" w:eastAsia="Times New Roman" w:hAnsi="Calibri" w:cs="Times New Roman"/>
                <w:color w:val="9C6500"/>
                <w:sz w:val="22"/>
                <w:szCs w:val="18"/>
                <w:lang w:val="en-GB"/>
              </w:rPr>
            </w:pPr>
            <w:r w:rsidRPr="00F94643">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7E9AA2A2"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r>
      <w:tr w:rsidR="00DB3CF8" w:rsidRPr="00F94643" w14:paraId="0DB95692" w14:textId="77777777" w:rsidTr="007A6E37">
        <w:trPr>
          <w:trHeight w:val="300"/>
        </w:trPr>
        <w:tc>
          <w:tcPr>
            <w:tcW w:w="0" w:type="auto"/>
            <w:tcBorders>
              <w:top w:val="nil"/>
              <w:left w:val="nil"/>
              <w:bottom w:val="nil"/>
              <w:right w:val="nil"/>
            </w:tcBorders>
            <w:shd w:val="clear" w:color="auto" w:fill="auto"/>
            <w:noWrap/>
            <w:vAlign w:val="bottom"/>
            <w:hideMark/>
          </w:tcPr>
          <w:p w14:paraId="6C134B44" w14:textId="77777777" w:rsidR="008A36FD" w:rsidRPr="00F94643" w:rsidRDefault="008A36FD" w:rsidP="008A36FD">
            <w:pPr>
              <w:rPr>
                <w:rFonts w:ascii="Calibri" w:eastAsia="Times New Roman" w:hAnsi="Calibri" w:cs="Times New Roman"/>
                <w:sz w:val="22"/>
                <w:szCs w:val="18"/>
                <w:lang w:val="en-GB"/>
              </w:rPr>
            </w:pPr>
            <w:proofErr w:type="gramStart"/>
            <w:r w:rsidRPr="00F94643">
              <w:rPr>
                <w:rFonts w:ascii="Calibri" w:eastAsia="Times New Roman" w:hAnsi="Calibri" w:cs="Times New Roman"/>
                <w:sz w:val="22"/>
                <w:szCs w:val="18"/>
                <w:lang w:val="en-GB"/>
              </w:rPr>
              <w:t>godefroyae1</w:t>
            </w:r>
            <w:proofErr w:type="gramEnd"/>
          </w:p>
        </w:tc>
        <w:tc>
          <w:tcPr>
            <w:tcW w:w="0" w:type="auto"/>
            <w:tcBorders>
              <w:top w:val="nil"/>
              <w:left w:val="single" w:sz="4" w:space="0" w:color="auto"/>
              <w:bottom w:val="nil"/>
              <w:right w:val="nil"/>
            </w:tcBorders>
            <w:shd w:val="clear" w:color="000000" w:fill="FFEB9C"/>
            <w:noWrap/>
            <w:vAlign w:val="bottom"/>
            <w:hideMark/>
          </w:tcPr>
          <w:p w14:paraId="3B3B60B2" w14:textId="77777777" w:rsidR="008A36FD" w:rsidRPr="00F94643" w:rsidRDefault="008A36FD" w:rsidP="008A36FD">
            <w:pPr>
              <w:rPr>
                <w:rFonts w:ascii="Calibri" w:eastAsia="Times New Roman" w:hAnsi="Calibri" w:cs="Times New Roman"/>
                <w:color w:val="008000"/>
                <w:sz w:val="22"/>
                <w:szCs w:val="18"/>
                <w:lang w:val="en-GB"/>
              </w:rPr>
            </w:pPr>
            <w:r w:rsidRPr="00F94643">
              <w:rPr>
                <w:rFonts w:ascii="Calibri" w:eastAsia="Times New Roman" w:hAnsi="Calibri" w:cs="Times New Roman"/>
                <w:color w:val="008000"/>
                <w:sz w:val="22"/>
                <w:szCs w:val="18"/>
                <w:lang w:val="en-GB"/>
              </w:rPr>
              <w:t>Unknown 6/1(low)</w:t>
            </w:r>
          </w:p>
        </w:tc>
        <w:tc>
          <w:tcPr>
            <w:tcW w:w="0" w:type="auto"/>
            <w:tcBorders>
              <w:top w:val="nil"/>
              <w:left w:val="single" w:sz="4" w:space="0" w:color="auto"/>
              <w:bottom w:val="nil"/>
              <w:right w:val="nil"/>
            </w:tcBorders>
            <w:shd w:val="clear" w:color="000000" w:fill="FFEB9C"/>
            <w:noWrap/>
            <w:vAlign w:val="bottom"/>
            <w:hideMark/>
          </w:tcPr>
          <w:p w14:paraId="6FF96334" w14:textId="77777777" w:rsidR="008A36FD" w:rsidRPr="00F94643" w:rsidRDefault="008A36FD" w:rsidP="008A36FD">
            <w:pPr>
              <w:rPr>
                <w:rFonts w:ascii="Calibri" w:eastAsia="Times New Roman" w:hAnsi="Calibri" w:cs="Times New Roman"/>
                <w:color w:val="9C6500"/>
                <w:sz w:val="22"/>
                <w:szCs w:val="18"/>
                <w:lang w:val="en-GB"/>
              </w:rPr>
            </w:pPr>
            <w:r w:rsidRPr="00F94643">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nil"/>
            </w:tcBorders>
            <w:shd w:val="clear" w:color="000000" w:fill="FFEB9C"/>
            <w:noWrap/>
            <w:vAlign w:val="bottom"/>
            <w:hideMark/>
          </w:tcPr>
          <w:p w14:paraId="4D5FBA3A" w14:textId="77777777" w:rsidR="008A36FD" w:rsidRPr="00F94643" w:rsidRDefault="008A36FD" w:rsidP="008A36FD">
            <w:pPr>
              <w:rPr>
                <w:rFonts w:ascii="Calibri" w:eastAsia="Times New Roman" w:hAnsi="Calibri" w:cs="Times New Roman"/>
                <w:color w:val="008000"/>
                <w:sz w:val="22"/>
                <w:szCs w:val="18"/>
                <w:lang w:val="en-GB"/>
              </w:rPr>
            </w:pPr>
            <w:r w:rsidRPr="00F94643">
              <w:rPr>
                <w:rFonts w:ascii="Calibri" w:eastAsia="Times New Roman" w:hAnsi="Calibri" w:cs="Times New Roman"/>
                <w:color w:val="008000"/>
                <w:sz w:val="22"/>
                <w:szCs w:val="18"/>
                <w:lang w:val="en-GB"/>
              </w:rPr>
              <w:t>Unknown 6/7</w:t>
            </w:r>
          </w:p>
        </w:tc>
        <w:tc>
          <w:tcPr>
            <w:tcW w:w="0" w:type="auto"/>
            <w:tcBorders>
              <w:top w:val="nil"/>
              <w:left w:val="single" w:sz="4" w:space="0" w:color="auto"/>
              <w:bottom w:val="nil"/>
              <w:right w:val="nil"/>
            </w:tcBorders>
            <w:shd w:val="clear" w:color="000000" w:fill="FFEB9C"/>
            <w:noWrap/>
            <w:vAlign w:val="bottom"/>
            <w:hideMark/>
          </w:tcPr>
          <w:p w14:paraId="6C78121E" w14:textId="77777777" w:rsidR="008A36FD" w:rsidRPr="00F94643" w:rsidRDefault="008A36FD" w:rsidP="008A36FD">
            <w:pPr>
              <w:rPr>
                <w:rFonts w:ascii="Calibri" w:eastAsia="Times New Roman" w:hAnsi="Calibri" w:cs="Times New Roman"/>
                <w:color w:val="008000"/>
                <w:sz w:val="22"/>
                <w:szCs w:val="18"/>
                <w:lang w:val="en-GB"/>
              </w:rPr>
            </w:pPr>
            <w:r w:rsidRPr="00F94643">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FFEB9C"/>
            <w:noWrap/>
            <w:vAlign w:val="bottom"/>
            <w:hideMark/>
          </w:tcPr>
          <w:p w14:paraId="555BFAF0" w14:textId="77777777" w:rsidR="008A36FD" w:rsidRPr="00F94643" w:rsidRDefault="008A36FD" w:rsidP="008A36FD">
            <w:pPr>
              <w:rPr>
                <w:rFonts w:ascii="Calibri" w:eastAsia="Times New Roman" w:hAnsi="Calibri" w:cs="Times New Roman"/>
                <w:color w:val="008000"/>
                <w:sz w:val="22"/>
                <w:szCs w:val="18"/>
                <w:lang w:val="en-GB"/>
              </w:rPr>
            </w:pPr>
            <w:r w:rsidRPr="00F94643">
              <w:rPr>
                <w:rFonts w:ascii="Calibri" w:eastAsia="Times New Roman" w:hAnsi="Calibri" w:cs="Times New Roman"/>
                <w:color w:val="008000"/>
                <w:sz w:val="22"/>
                <w:szCs w:val="18"/>
                <w:lang w:val="en-GB"/>
              </w:rPr>
              <w:t>Unknown 7/6</w:t>
            </w:r>
          </w:p>
        </w:tc>
        <w:tc>
          <w:tcPr>
            <w:tcW w:w="0" w:type="auto"/>
            <w:tcBorders>
              <w:top w:val="nil"/>
              <w:left w:val="single" w:sz="4" w:space="0" w:color="auto"/>
              <w:bottom w:val="nil"/>
              <w:right w:val="nil"/>
            </w:tcBorders>
            <w:shd w:val="clear" w:color="000000" w:fill="C6EFCE"/>
            <w:noWrap/>
            <w:vAlign w:val="bottom"/>
            <w:hideMark/>
          </w:tcPr>
          <w:p w14:paraId="44B6B4B6"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03F76B2"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r>
      <w:tr w:rsidR="00DB3CF8" w:rsidRPr="00F94643" w14:paraId="598A46C1" w14:textId="77777777" w:rsidTr="007A6E37">
        <w:trPr>
          <w:trHeight w:val="300"/>
        </w:trPr>
        <w:tc>
          <w:tcPr>
            <w:tcW w:w="0" w:type="auto"/>
            <w:tcBorders>
              <w:top w:val="nil"/>
              <w:left w:val="nil"/>
              <w:bottom w:val="nil"/>
              <w:right w:val="nil"/>
            </w:tcBorders>
            <w:shd w:val="clear" w:color="auto" w:fill="auto"/>
            <w:noWrap/>
            <w:vAlign w:val="bottom"/>
            <w:hideMark/>
          </w:tcPr>
          <w:p w14:paraId="1A3AD298" w14:textId="77777777" w:rsidR="008A36FD" w:rsidRPr="00F94643" w:rsidRDefault="008A36FD" w:rsidP="008A36FD">
            <w:pPr>
              <w:rPr>
                <w:rFonts w:ascii="Calibri" w:eastAsia="Times New Roman" w:hAnsi="Calibri" w:cs="Times New Roman"/>
                <w:sz w:val="22"/>
                <w:szCs w:val="18"/>
                <w:lang w:val="en-GB"/>
              </w:rPr>
            </w:pPr>
            <w:proofErr w:type="gramStart"/>
            <w:r w:rsidRPr="00F94643">
              <w:rPr>
                <w:rFonts w:ascii="Calibri" w:eastAsia="Times New Roman" w:hAnsi="Calibri" w:cs="Times New Roman"/>
                <w:sz w:val="22"/>
                <w:szCs w:val="18"/>
                <w:lang w:val="en-GB"/>
              </w:rPr>
              <w:t>godefroyae2</w:t>
            </w:r>
            <w:proofErr w:type="gramEnd"/>
            <w:r w:rsidRPr="00F94643">
              <w:rPr>
                <w:rFonts w:ascii="Calibri" w:eastAsia="Times New Roman" w:hAnsi="Calibri" w:cs="Times New Roman"/>
                <w:sz w:val="22"/>
                <w:szCs w:val="18"/>
                <w:lang w:val="en-GB"/>
              </w:rPr>
              <w:t>_11</w:t>
            </w:r>
          </w:p>
        </w:tc>
        <w:tc>
          <w:tcPr>
            <w:tcW w:w="0" w:type="auto"/>
            <w:tcBorders>
              <w:top w:val="nil"/>
              <w:left w:val="single" w:sz="4" w:space="0" w:color="auto"/>
              <w:bottom w:val="nil"/>
              <w:right w:val="nil"/>
            </w:tcBorders>
            <w:shd w:val="clear" w:color="000000" w:fill="FFEB9C"/>
            <w:noWrap/>
            <w:vAlign w:val="bottom"/>
            <w:hideMark/>
          </w:tcPr>
          <w:p w14:paraId="5DADC37F" w14:textId="77777777" w:rsidR="008A36FD" w:rsidRPr="00F94643" w:rsidRDefault="008A36FD" w:rsidP="008A36FD">
            <w:pPr>
              <w:rPr>
                <w:rFonts w:ascii="Calibri" w:eastAsia="Times New Roman" w:hAnsi="Calibri" w:cs="Times New Roman"/>
                <w:color w:val="008000"/>
                <w:sz w:val="22"/>
                <w:szCs w:val="18"/>
                <w:lang w:val="en-GB"/>
              </w:rPr>
            </w:pPr>
            <w:r w:rsidRPr="00F94643">
              <w:rPr>
                <w:rFonts w:ascii="Calibri" w:eastAsia="Times New Roman" w:hAnsi="Calibri" w:cs="Times New Roman"/>
                <w:color w:val="008000"/>
                <w:sz w:val="22"/>
                <w:szCs w:val="18"/>
                <w:lang w:val="en-GB"/>
              </w:rPr>
              <w:t>Unknown 6/3</w:t>
            </w:r>
          </w:p>
        </w:tc>
        <w:tc>
          <w:tcPr>
            <w:tcW w:w="0" w:type="auto"/>
            <w:tcBorders>
              <w:top w:val="nil"/>
              <w:left w:val="single" w:sz="4" w:space="0" w:color="auto"/>
              <w:bottom w:val="nil"/>
              <w:right w:val="nil"/>
            </w:tcBorders>
            <w:shd w:val="clear" w:color="000000" w:fill="C6EFCE"/>
            <w:noWrap/>
            <w:vAlign w:val="bottom"/>
            <w:hideMark/>
          </w:tcPr>
          <w:p w14:paraId="6E31B467"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03E2C863" w14:textId="77777777" w:rsidR="008A36FD" w:rsidRPr="00F94643" w:rsidRDefault="008A36FD" w:rsidP="008A36FD">
            <w:pPr>
              <w:rPr>
                <w:rFonts w:ascii="Calibri" w:eastAsia="Times New Roman" w:hAnsi="Calibri" w:cs="Times New Roman"/>
                <w:color w:val="008000"/>
                <w:sz w:val="22"/>
                <w:szCs w:val="18"/>
                <w:lang w:val="en-GB"/>
              </w:rPr>
            </w:pPr>
            <w:r w:rsidRPr="00F94643">
              <w:rPr>
                <w:rFonts w:ascii="Calibri" w:eastAsia="Times New Roman" w:hAnsi="Calibri" w:cs="Times New Roman"/>
                <w:color w:val="008000"/>
                <w:sz w:val="22"/>
                <w:szCs w:val="18"/>
                <w:lang w:val="en-GB"/>
              </w:rPr>
              <w:t>Unknown 6/3</w:t>
            </w:r>
          </w:p>
        </w:tc>
        <w:tc>
          <w:tcPr>
            <w:tcW w:w="0" w:type="auto"/>
            <w:tcBorders>
              <w:top w:val="nil"/>
              <w:left w:val="single" w:sz="4" w:space="0" w:color="auto"/>
              <w:bottom w:val="nil"/>
              <w:right w:val="nil"/>
            </w:tcBorders>
            <w:shd w:val="clear" w:color="000000" w:fill="C6EFCE"/>
            <w:noWrap/>
            <w:vAlign w:val="bottom"/>
            <w:hideMark/>
          </w:tcPr>
          <w:p w14:paraId="2E2E1FE9"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A8AEBFC"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E8C012E"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C162B5C"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r>
      <w:tr w:rsidR="00DB3CF8" w:rsidRPr="00F94643" w14:paraId="5B9D63EA" w14:textId="77777777" w:rsidTr="007A6E37">
        <w:trPr>
          <w:trHeight w:val="300"/>
        </w:trPr>
        <w:tc>
          <w:tcPr>
            <w:tcW w:w="0" w:type="auto"/>
            <w:tcBorders>
              <w:top w:val="nil"/>
              <w:left w:val="nil"/>
              <w:bottom w:val="nil"/>
              <w:right w:val="nil"/>
            </w:tcBorders>
            <w:shd w:val="clear" w:color="auto" w:fill="auto"/>
            <w:noWrap/>
            <w:vAlign w:val="bottom"/>
            <w:hideMark/>
          </w:tcPr>
          <w:p w14:paraId="28C94E41" w14:textId="77777777" w:rsidR="008A36FD" w:rsidRPr="00F94643" w:rsidRDefault="008A36FD" w:rsidP="008A36FD">
            <w:pPr>
              <w:rPr>
                <w:rFonts w:ascii="Calibri" w:eastAsia="Times New Roman" w:hAnsi="Calibri" w:cs="Times New Roman"/>
                <w:sz w:val="22"/>
                <w:szCs w:val="18"/>
                <w:lang w:val="en-GB"/>
              </w:rPr>
            </w:pPr>
            <w:proofErr w:type="gramStart"/>
            <w:r w:rsidRPr="00F94643">
              <w:rPr>
                <w:rFonts w:ascii="Calibri" w:eastAsia="Times New Roman" w:hAnsi="Calibri" w:cs="Times New Roman"/>
                <w:sz w:val="22"/>
                <w:szCs w:val="18"/>
                <w:lang w:val="en-GB"/>
              </w:rPr>
              <w:t>godefroyae2</w:t>
            </w:r>
            <w:proofErr w:type="gramEnd"/>
            <w:r w:rsidRPr="00F94643">
              <w:rPr>
                <w:rFonts w:ascii="Calibri" w:eastAsia="Times New Roman" w:hAnsi="Calibri" w:cs="Times New Roman"/>
                <w:sz w:val="22"/>
                <w:szCs w:val="18"/>
                <w:lang w:val="en-GB"/>
              </w:rPr>
              <w:t>_13</w:t>
            </w:r>
          </w:p>
        </w:tc>
        <w:tc>
          <w:tcPr>
            <w:tcW w:w="0" w:type="auto"/>
            <w:tcBorders>
              <w:top w:val="nil"/>
              <w:left w:val="single" w:sz="4" w:space="0" w:color="auto"/>
              <w:bottom w:val="nil"/>
              <w:right w:val="nil"/>
            </w:tcBorders>
            <w:shd w:val="clear" w:color="000000" w:fill="C6EFCE"/>
            <w:noWrap/>
            <w:vAlign w:val="bottom"/>
            <w:hideMark/>
          </w:tcPr>
          <w:p w14:paraId="4DCBDBEB"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20C0AB14" w14:textId="77777777" w:rsidR="008A36FD" w:rsidRPr="00F94643" w:rsidRDefault="008A36FD" w:rsidP="008A36FD">
            <w:pPr>
              <w:rPr>
                <w:rFonts w:ascii="Calibri" w:eastAsia="Times New Roman" w:hAnsi="Calibri" w:cs="Times New Roman"/>
                <w:color w:val="9C6500"/>
                <w:sz w:val="22"/>
                <w:szCs w:val="18"/>
                <w:lang w:val="en-GB"/>
              </w:rPr>
            </w:pPr>
            <w:r w:rsidRPr="00F94643">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nil"/>
            </w:tcBorders>
            <w:shd w:val="clear" w:color="000000" w:fill="FFEB9C"/>
            <w:noWrap/>
            <w:vAlign w:val="bottom"/>
            <w:hideMark/>
          </w:tcPr>
          <w:p w14:paraId="1A6FD68A" w14:textId="77777777" w:rsidR="008A36FD" w:rsidRPr="00F94643" w:rsidRDefault="008A36FD" w:rsidP="008A36FD">
            <w:pPr>
              <w:rPr>
                <w:rFonts w:ascii="Calibri" w:eastAsia="Times New Roman" w:hAnsi="Calibri" w:cs="Times New Roman"/>
                <w:color w:val="9C6500"/>
                <w:sz w:val="22"/>
                <w:szCs w:val="18"/>
                <w:lang w:val="en-GB"/>
              </w:rPr>
            </w:pPr>
            <w:r w:rsidRPr="00F94643">
              <w:rPr>
                <w:rFonts w:ascii="Calibri" w:eastAsia="Times New Roman" w:hAnsi="Calibri" w:cs="Times New Roman"/>
                <w:color w:val="9C6500"/>
                <w:sz w:val="22"/>
                <w:szCs w:val="18"/>
                <w:lang w:val="en-GB"/>
              </w:rPr>
              <w:t>Unknown 1/3</w:t>
            </w:r>
          </w:p>
        </w:tc>
        <w:tc>
          <w:tcPr>
            <w:tcW w:w="0" w:type="auto"/>
            <w:tcBorders>
              <w:top w:val="nil"/>
              <w:left w:val="single" w:sz="4" w:space="0" w:color="auto"/>
              <w:bottom w:val="nil"/>
              <w:right w:val="nil"/>
            </w:tcBorders>
            <w:shd w:val="clear" w:color="000000" w:fill="C6EFCE"/>
            <w:noWrap/>
            <w:vAlign w:val="bottom"/>
            <w:hideMark/>
          </w:tcPr>
          <w:p w14:paraId="4F862F6B"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9D5FA0E"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0E6D14A"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1F7D46E" w14:textId="77777777" w:rsidR="008A36FD" w:rsidRPr="00F94643" w:rsidRDefault="008A36FD" w:rsidP="008A36FD">
            <w:pPr>
              <w:rPr>
                <w:rFonts w:ascii="Calibri" w:eastAsia="Times New Roman" w:hAnsi="Calibri" w:cs="Times New Roman"/>
                <w:color w:val="006100"/>
                <w:sz w:val="22"/>
                <w:szCs w:val="18"/>
                <w:lang w:val="en-GB"/>
              </w:rPr>
            </w:pPr>
            <w:proofErr w:type="gramStart"/>
            <w:r w:rsidRPr="00F94643">
              <w:rPr>
                <w:rFonts w:ascii="Calibri" w:eastAsia="Times New Roman" w:hAnsi="Calibri" w:cs="Times New Roman"/>
                <w:color w:val="006100"/>
                <w:sz w:val="22"/>
                <w:szCs w:val="18"/>
                <w:lang w:val="en-GB"/>
              </w:rPr>
              <w:t>Correct(</w:t>
            </w:r>
            <w:proofErr w:type="gramEnd"/>
            <w:r w:rsidRPr="00F94643">
              <w:rPr>
                <w:rFonts w:ascii="Calibri" w:eastAsia="Times New Roman" w:hAnsi="Calibri" w:cs="Times New Roman"/>
                <w:color w:val="006100"/>
                <w:sz w:val="22"/>
                <w:szCs w:val="18"/>
                <w:lang w:val="en-GB"/>
              </w:rPr>
              <w:t>low)</w:t>
            </w:r>
          </w:p>
        </w:tc>
      </w:tr>
      <w:tr w:rsidR="00DB3CF8" w:rsidRPr="00F94643" w14:paraId="2A264FDD" w14:textId="77777777" w:rsidTr="007A6E37">
        <w:trPr>
          <w:trHeight w:val="300"/>
        </w:trPr>
        <w:tc>
          <w:tcPr>
            <w:tcW w:w="0" w:type="auto"/>
            <w:tcBorders>
              <w:top w:val="nil"/>
              <w:left w:val="nil"/>
              <w:bottom w:val="nil"/>
              <w:right w:val="nil"/>
            </w:tcBorders>
            <w:shd w:val="clear" w:color="auto" w:fill="auto"/>
            <w:noWrap/>
            <w:vAlign w:val="bottom"/>
            <w:hideMark/>
          </w:tcPr>
          <w:p w14:paraId="400EEDB0" w14:textId="77777777" w:rsidR="008A36FD" w:rsidRPr="00F94643" w:rsidRDefault="008A36FD" w:rsidP="008A36FD">
            <w:pPr>
              <w:rPr>
                <w:rFonts w:ascii="Calibri" w:eastAsia="Times New Roman" w:hAnsi="Calibri" w:cs="Times New Roman"/>
                <w:sz w:val="22"/>
                <w:szCs w:val="18"/>
                <w:lang w:val="en-GB"/>
              </w:rPr>
            </w:pPr>
            <w:proofErr w:type="gramStart"/>
            <w:r w:rsidRPr="00F94643">
              <w:rPr>
                <w:rFonts w:ascii="Calibri" w:eastAsia="Times New Roman" w:hAnsi="Calibri" w:cs="Times New Roman"/>
                <w:sz w:val="22"/>
                <w:szCs w:val="18"/>
                <w:lang w:val="en-GB"/>
              </w:rPr>
              <w:t>godefroyae2</w:t>
            </w:r>
            <w:proofErr w:type="gramEnd"/>
            <w:r w:rsidRPr="00F94643">
              <w:rPr>
                <w:rFonts w:ascii="Calibri" w:eastAsia="Times New Roman" w:hAnsi="Calibri" w:cs="Times New Roman"/>
                <w:sz w:val="22"/>
                <w:szCs w:val="18"/>
                <w:lang w:val="en-GB"/>
              </w:rPr>
              <w:t>_15</w:t>
            </w:r>
          </w:p>
        </w:tc>
        <w:tc>
          <w:tcPr>
            <w:tcW w:w="0" w:type="auto"/>
            <w:tcBorders>
              <w:top w:val="nil"/>
              <w:left w:val="single" w:sz="4" w:space="0" w:color="auto"/>
              <w:bottom w:val="nil"/>
              <w:right w:val="nil"/>
            </w:tcBorders>
            <w:shd w:val="clear" w:color="000000" w:fill="C6EFCE"/>
            <w:noWrap/>
            <w:vAlign w:val="bottom"/>
            <w:hideMark/>
          </w:tcPr>
          <w:p w14:paraId="17C13F13"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B9D6FFA"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1DDACE1"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03DEC50"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29F71DB"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9DFD2A0"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AA013D9"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r>
      <w:tr w:rsidR="00DB3CF8" w:rsidRPr="00F94643" w14:paraId="029B8436" w14:textId="77777777" w:rsidTr="007A6E37">
        <w:trPr>
          <w:trHeight w:val="300"/>
        </w:trPr>
        <w:tc>
          <w:tcPr>
            <w:tcW w:w="0" w:type="auto"/>
            <w:tcBorders>
              <w:top w:val="nil"/>
              <w:left w:val="nil"/>
              <w:bottom w:val="nil"/>
              <w:right w:val="nil"/>
            </w:tcBorders>
            <w:shd w:val="clear" w:color="auto" w:fill="auto"/>
            <w:noWrap/>
            <w:vAlign w:val="bottom"/>
            <w:hideMark/>
          </w:tcPr>
          <w:p w14:paraId="1AD29792" w14:textId="77777777" w:rsidR="008A36FD" w:rsidRPr="00F94643" w:rsidRDefault="008A36FD" w:rsidP="008A36FD">
            <w:pPr>
              <w:rPr>
                <w:rFonts w:ascii="Calibri" w:eastAsia="Times New Roman" w:hAnsi="Calibri" w:cs="Times New Roman"/>
                <w:sz w:val="22"/>
                <w:szCs w:val="18"/>
                <w:lang w:val="en-GB"/>
              </w:rPr>
            </w:pPr>
            <w:proofErr w:type="gramStart"/>
            <w:r w:rsidRPr="00F94643">
              <w:rPr>
                <w:rFonts w:ascii="Calibri" w:eastAsia="Times New Roman" w:hAnsi="Calibri" w:cs="Times New Roman"/>
                <w:sz w:val="22"/>
                <w:szCs w:val="18"/>
                <w:lang w:val="en-GB"/>
              </w:rPr>
              <w:t>godefroyae2</w:t>
            </w:r>
            <w:proofErr w:type="gramEnd"/>
            <w:r w:rsidRPr="00F94643">
              <w:rPr>
                <w:rFonts w:ascii="Calibri" w:eastAsia="Times New Roman" w:hAnsi="Calibri" w:cs="Times New Roman"/>
                <w:sz w:val="22"/>
                <w:szCs w:val="18"/>
                <w:lang w:val="en-GB"/>
              </w:rPr>
              <w:t>_1</w:t>
            </w:r>
          </w:p>
        </w:tc>
        <w:tc>
          <w:tcPr>
            <w:tcW w:w="0" w:type="auto"/>
            <w:tcBorders>
              <w:top w:val="nil"/>
              <w:left w:val="single" w:sz="4" w:space="0" w:color="auto"/>
              <w:bottom w:val="nil"/>
              <w:right w:val="nil"/>
            </w:tcBorders>
            <w:shd w:val="clear" w:color="000000" w:fill="C6EFCE"/>
            <w:noWrap/>
            <w:vAlign w:val="bottom"/>
            <w:hideMark/>
          </w:tcPr>
          <w:p w14:paraId="1C0D7E0E"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CA99389"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08DCE4E"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B305083"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78DAB0D"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0E7D621"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90EA9F9"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r>
      <w:tr w:rsidR="00DB3CF8" w:rsidRPr="00F94643" w14:paraId="3D3CA5FE" w14:textId="77777777" w:rsidTr="007A6E37">
        <w:trPr>
          <w:trHeight w:val="300"/>
        </w:trPr>
        <w:tc>
          <w:tcPr>
            <w:tcW w:w="0" w:type="auto"/>
            <w:tcBorders>
              <w:top w:val="nil"/>
              <w:left w:val="nil"/>
              <w:bottom w:val="nil"/>
              <w:right w:val="nil"/>
            </w:tcBorders>
            <w:shd w:val="clear" w:color="auto" w:fill="auto"/>
            <w:noWrap/>
            <w:vAlign w:val="bottom"/>
            <w:hideMark/>
          </w:tcPr>
          <w:p w14:paraId="232BBB6C" w14:textId="77777777" w:rsidR="008A36FD" w:rsidRPr="00F94643" w:rsidRDefault="008A36FD" w:rsidP="008A36FD">
            <w:pPr>
              <w:rPr>
                <w:rFonts w:ascii="Calibri" w:eastAsia="Times New Roman" w:hAnsi="Calibri" w:cs="Times New Roman"/>
                <w:sz w:val="22"/>
                <w:szCs w:val="18"/>
                <w:lang w:val="en-GB"/>
              </w:rPr>
            </w:pPr>
            <w:proofErr w:type="gramStart"/>
            <w:r w:rsidRPr="00F94643">
              <w:rPr>
                <w:rFonts w:ascii="Calibri" w:eastAsia="Times New Roman" w:hAnsi="Calibri" w:cs="Times New Roman"/>
                <w:sz w:val="22"/>
                <w:szCs w:val="18"/>
                <w:lang w:val="en-GB"/>
              </w:rPr>
              <w:t>godefroyae2</w:t>
            </w:r>
            <w:proofErr w:type="gramEnd"/>
            <w:r w:rsidRPr="00F94643">
              <w:rPr>
                <w:rFonts w:ascii="Calibri" w:eastAsia="Times New Roman" w:hAnsi="Calibri" w:cs="Times New Roman"/>
                <w:sz w:val="22"/>
                <w:szCs w:val="18"/>
                <w:lang w:val="en-GB"/>
              </w:rPr>
              <w:t>_3</w:t>
            </w:r>
          </w:p>
        </w:tc>
        <w:tc>
          <w:tcPr>
            <w:tcW w:w="0" w:type="auto"/>
            <w:tcBorders>
              <w:top w:val="nil"/>
              <w:left w:val="single" w:sz="4" w:space="0" w:color="auto"/>
              <w:bottom w:val="nil"/>
              <w:right w:val="nil"/>
            </w:tcBorders>
            <w:shd w:val="clear" w:color="000000" w:fill="C6EFCE"/>
            <w:noWrap/>
            <w:vAlign w:val="bottom"/>
            <w:hideMark/>
          </w:tcPr>
          <w:p w14:paraId="5FC1F3BA"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EB02114"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5F1D56E"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995BCA6"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072DE0F"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1BDB04D"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521656C"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r>
      <w:tr w:rsidR="00DB3CF8" w:rsidRPr="00F94643" w14:paraId="575AFFDE" w14:textId="77777777" w:rsidTr="007A6E37">
        <w:trPr>
          <w:trHeight w:val="300"/>
        </w:trPr>
        <w:tc>
          <w:tcPr>
            <w:tcW w:w="0" w:type="auto"/>
            <w:tcBorders>
              <w:top w:val="nil"/>
              <w:left w:val="nil"/>
              <w:bottom w:val="nil"/>
              <w:right w:val="nil"/>
            </w:tcBorders>
            <w:shd w:val="clear" w:color="auto" w:fill="auto"/>
            <w:noWrap/>
            <w:vAlign w:val="bottom"/>
            <w:hideMark/>
          </w:tcPr>
          <w:p w14:paraId="5AB8DF3B" w14:textId="77777777" w:rsidR="008A36FD" w:rsidRPr="00F94643" w:rsidRDefault="008A36FD" w:rsidP="008A36FD">
            <w:pPr>
              <w:rPr>
                <w:rFonts w:ascii="Calibri" w:eastAsia="Times New Roman" w:hAnsi="Calibri" w:cs="Times New Roman"/>
                <w:sz w:val="22"/>
                <w:szCs w:val="18"/>
                <w:lang w:val="en-GB"/>
              </w:rPr>
            </w:pPr>
            <w:proofErr w:type="gramStart"/>
            <w:r w:rsidRPr="00F94643">
              <w:rPr>
                <w:rFonts w:ascii="Calibri" w:eastAsia="Times New Roman" w:hAnsi="Calibri" w:cs="Times New Roman"/>
                <w:sz w:val="22"/>
                <w:szCs w:val="18"/>
                <w:lang w:val="en-GB"/>
              </w:rPr>
              <w:t>godefroyae2</w:t>
            </w:r>
            <w:proofErr w:type="gramEnd"/>
            <w:r w:rsidRPr="00F94643">
              <w:rPr>
                <w:rFonts w:ascii="Calibri" w:eastAsia="Times New Roman" w:hAnsi="Calibri" w:cs="Times New Roman"/>
                <w:sz w:val="22"/>
                <w:szCs w:val="18"/>
                <w:lang w:val="en-GB"/>
              </w:rPr>
              <w:t>_5</w:t>
            </w:r>
          </w:p>
        </w:tc>
        <w:tc>
          <w:tcPr>
            <w:tcW w:w="0" w:type="auto"/>
            <w:tcBorders>
              <w:top w:val="nil"/>
              <w:left w:val="single" w:sz="4" w:space="0" w:color="auto"/>
              <w:bottom w:val="nil"/>
              <w:right w:val="nil"/>
            </w:tcBorders>
            <w:shd w:val="clear" w:color="000000" w:fill="C6EFCE"/>
            <w:noWrap/>
            <w:vAlign w:val="bottom"/>
            <w:hideMark/>
          </w:tcPr>
          <w:p w14:paraId="0158D219"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780BFA1"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1446652"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8162D22"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5CE46EB"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5838FD9"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23322FA8" w14:textId="77777777" w:rsidR="008A36FD" w:rsidRPr="00F94643" w:rsidRDefault="008A36FD" w:rsidP="008A36FD">
            <w:pPr>
              <w:rPr>
                <w:rFonts w:ascii="Calibri" w:eastAsia="Times New Roman" w:hAnsi="Calibri" w:cs="Times New Roman"/>
                <w:color w:val="008000"/>
                <w:sz w:val="22"/>
                <w:szCs w:val="18"/>
                <w:lang w:val="en-GB"/>
              </w:rPr>
            </w:pPr>
            <w:r w:rsidRPr="00F94643">
              <w:rPr>
                <w:rFonts w:ascii="Calibri" w:eastAsia="Times New Roman" w:hAnsi="Calibri" w:cs="Times New Roman"/>
                <w:color w:val="008000"/>
                <w:sz w:val="22"/>
                <w:szCs w:val="18"/>
                <w:lang w:val="en-GB"/>
              </w:rPr>
              <w:t>Unknown 6/3</w:t>
            </w:r>
          </w:p>
        </w:tc>
      </w:tr>
      <w:tr w:rsidR="00DB3CF8" w:rsidRPr="00F94643" w14:paraId="7CDD3597" w14:textId="77777777" w:rsidTr="007A6E37">
        <w:trPr>
          <w:trHeight w:val="300"/>
        </w:trPr>
        <w:tc>
          <w:tcPr>
            <w:tcW w:w="0" w:type="auto"/>
            <w:tcBorders>
              <w:top w:val="nil"/>
              <w:left w:val="nil"/>
              <w:bottom w:val="nil"/>
              <w:right w:val="nil"/>
            </w:tcBorders>
            <w:shd w:val="clear" w:color="auto" w:fill="auto"/>
            <w:noWrap/>
            <w:vAlign w:val="bottom"/>
            <w:hideMark/>
          </w:tcPr>
          <w:p w14:paraId="5916DE8F" w14:textId="77777777" w:rsidR="008A36FD" w:rsidRPr="00F94643" w:rsidRDefault="008A36FD" w:rsidP="008A36FD">
            <w:pPr>
              <w:rPr>
                <w:rFonts w:ascii="Calibri" w:eastAsia="Times New Roman" w:hAnsi="Calibri" w:cs="Times New Roman"/>
                <w:sz w:val="22"/>
                <w:szCs w:val="18"/>
                <w:lang w:val="en-GB"/>
              </w:rPr>
            </w:pPr>
            <w:proofErr w:type="gramStart"/>
            <w:r w:rsidRPr="00F94643">
              <w:rPr>
                <w:rFonts w:ascii="Calibri" w:eastAsia="Times New Roman" w:hAnsi="Calibri" w:cs="Times New Roman"/>
                <w:sz w:val="22"/>
                <w:szCs w:val="18"/>
                <w:lang w:val="en-GB"/>
              </w:rPr>
              <w:t>godefroyae2</w:t>
            </w:r>
            <w:proofErr w:type="gramEnd"/>
            <w:r w:rsidRPr="00F94643">
              <w:rPr>
                <w:rFonts w:ascii="Calibri" w:eastAsia="Times New Roman" w:hAnsi="Calibri" w:cs="Times New Roman"/>
                <w:sz w:val="22"/>
                <w:szCs w:val="18"/>
                <w:lang w:val="en-GB"/>
              </w:rPr>
              <w:t>_7</w:t>
            </w:r>
          </w:p>
        </w:tc>
        <w:tc>
          <w:tcPr>
            <w:tcW w:w="0" w:type="auto"/>
            <w:tcBorders>
              <w:top w:val="nil"/>
              <w:left w:val="single" w:sz="4" w:space="0" w:color="auto"/>
              <w:bottom w:val="nil"/>
              <w:right w:val="nil"/>
            </w:tcBorders>
            <w:shd w:val="clear" w:color="000000" w:fill="C6EFCE"/>
            <w:noWrap/>
            <w:vAlign w:val="bottom"/>
            <w:hideMark/>
          </w:tcPr>
          <w:p w14:paraId="5D64F7E7"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5873E99"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07939B7"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5A7FBEB"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878496E"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9A5B963"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5C5B5D3"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r>
      <w:tr w:rsidR="00DB3CF8" w:rsidRPr="00F94643" w14:paraId="72AFC810" w14:textId="77777777" w:rsidTr="007A6E37">
        <w:trPr>
          <w:trHeight w:val="300"/>
        </w:trPr>
        <w:tc>
          <w:tcPr>
            <w:tcW w:w="0" w:type="auto"/>
            <w:tcBorders>
              <w:top w:val="nil"/>
              <w:left w:val="nil"/>
              <w:bottom w:val="nil"/>
              <w:right w:val="nil"/>
            </w:tcBorders>
            <w:shd w:val="clear" w:color="auto" w:fill="auto"/>
            <w:noWrap/>
            <w:vAlign w:val="bottom"/>
            <w:hideMark/>
          </w:tcPr>
          <w:p w14:paraId="4D5DEF2B" w14:textId="77777777" w:rsidR="008A36FD" w:rsidRPr="00F94643" w:rsidRDefault="008A36FD" w:rsidP="008A36FD">
            <w:pPr>
              <w:rPr>
                <w:rFonts w:ascii="Calibri" w:eastAsia="Times New Roman" w:hAnsi="Calibri" w:cs="Times New Roman"/>
                <w:sz w:val="22"/>
                <w:szCs w:val="18"/>
                <w:lang w:val="en-GB"/>
              </w:rPr>
            </w:pPr>
            <w:proofErr w:type="gramStart"/>
            <w:r w:rsidRPr="00F94643">
              <w:rPr>
                <w:rFonts w:ascii="Calibri" w:eastAsia="Times New Roman" w:hAnsi="Calibri" w:cs="Times New Roman"/>
                <w:sz w:val="22"/>
                <w:szCs w:val="18"/>
                <w:lang w:val="en-GB"/>
              </w:rPr>
              <w:t>godefroyae2</w:t>
            </w:r>
            <w:proofErr w:type="gramEnd"/>
            <w:r w:rsidRPr="00F94643">
              <w:rPr>
                <w:rFonts w:ascii="Calibri" w:eastAsia="Times New Roman" w:hAnsi="Calibri" w:cs="Times New Roman"/>
                <w:sz w:val="22"/>
                <w:szCs w:val="18"/>
                <w:lang w:val="en-GB"/>
              </w:rPr>
              <w:t>_9</w:t>
            </w:r>
          </w:p>
        </w:tc>
        <w:tc>
          <w:tcPr>
            <w:tcW w:w="0" w:type="auto"/>
            <w:tcBorders>
              <w:top w:val="nil"/>
              <w:left w:val="single" w:sz="4" w:space="0" w:color="auto"/>
              <w:bottom w:val="nil"/>
              <w:right w:val="nil"/>
            </w:tcBorders>
            <w:shd w:val="clear" w:color="000000" w:fill="C6EFCE"/>
            <w:noWrap/>
            <w:vAlign w:val="bottom"/>
            <w:hideMark/>
          </w:tcPr>
          <w:p w14:paraId="27AD34A4"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AC94042"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5B30528"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FD9BFEC"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FA4AC41"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B712C8E"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FC70FA3"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r>
      <w:tr w:rsidR="00DB3CF8" w:rsidRPr="00F94643" w14:paraId="2A446E82" w14:textId="77777777" w:rsidTr="007A6E37">
        <w:trPr>
          <w:trHeight w:val="300"/>
        </w:trPr>
        <w:tc>
          <w:tcPr>
            <w:tcW w:w="0" w:type="auto"/>
            <w:tcBorders>
              <w:top w:val="nil"/>
              <w:left w:val="nil"/>
              <w:bottom w:val="nil"/>
              <w:right w:val="nil"/>
            </w:tcBorders>
            <w:shd w:val="clear" w:color="auto" w:fill="auto"/>
            <w:noWrap/>
            <w:vAlign w:val="bottom"/>
            <w:hideMark/>
          </w:tcPr>
          <w:p w14:paraId="5C9B0493" w14:textId="77777777" w:rsidR="008A36FD" w:rsidRPr="00F94643" w:rsidRDefault="008A36FD" w:rsidP="008A36FD">
            <w:pPr>
              <w:rPr>
                <w:rFonts w:ascii="Calibri" w:eastAsia="Times New Roman" w:hAnsi="Calibri" w:cs="Times New Roman"/>
                <w:sz w:val="22"/>
                <w:szCs w:val="18"/>
                <w:lang w:val="en-GB"/>
              </w:rPr>
            </w:pPr>
            <w:proofErr w:type="gramStart"/>
            <w:r w:rsidRPr="00F94643">
              <w:rPr>
                <w:rFonts w:ascii="Calibri" w:eastAsia="Times New Roman" w:hAnsi="Calibri" w:cs="Times New Roman"/>
                <w:sz w:val="22"/>
                <w:szCs w:val="18"/>
                <w:lang w:val="en-GB"/>
              </w:rPr>
              <w:t>godefroyae2</w:t>
            </w:r>
            <w:proofErr w:type="gramEnd"/>
          </w:p>
        </w:tc>
        <w:tc>
          <w:tcPr>
            <w:tcW w:w="0" w:type="auto"/>
            <w:tcBorders>
              <w:top w:val="nil"/>
              <w:left w:val="single" w:sz="4" w:space="0" w:color="auto"/>
              <w:bottom w:val="nil"/>
              <w:right w:val="nil"/>
            </w:tcBorders>
            <w:shd w:val="clear" w:color="000000" w:fill="C6EFCE"/>
            <w:noWrap/>
            <w:vAlign w:val="bottom"/>
            <w:hideMark/>
          </w:tcPr>
          <w:p w14:paraId="420B517F"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74243A9"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42A9205"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030ABAD"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636C7DD"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E9E5615"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B5941F6"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r>
      <w:tr w:rsidR="00DB3CF8" w:rsidRPr="00F94643" w14:paraId="51991105" w14:textId="77777777" w:rsidTr="007A6E37">
        <w:trPr>
          <w:trHeight w:val="300"/>
        </w:trPr>
        <w:tc>
          <w:tcPr>
            <w:tcW w:w="0" w:type="auto"/>
            <w:tcBorders>
              <w:top w:val="nil"/>
              <w:left w:val="nil"/>
              <w:bottom w:val="nil"/>
              <w:right w:val="nil"/>
            </w:tcBorders>
            <w:shd w:val="clear" w:color="auto" w:fill="auto"/>
            <w:noWrap/>
            <w:vAlign w:val="bottom"/>
            <w:hideMark/>
          </w:tcPr>
          <w:p w14:paraId="1E5039AF" w14:textId="77777777" w:rsidR="008A36FD" w:rsidRPr="00F94643" w:rsidRDefault="008A36FD" w:rsidP="008A36FD">
            <w:pPr>
              <w:rPr>
                <w:rFonts w:ascii="Calibri" w:eastAsia="Times New Roman" w:hAnsi="Calibri" w:cs="Times New Roman"/>
                <w:sz w:val="22"/>
                <w:szCs w:val="18"/>
                <w:lang w:val="en-GB"/>
              </w:rPr>
            </w:pPr>
            <w:proofErr w:type="gramStart"/>
            <w:r w:rsidRPr="00F94643">
              <w:rPr>
                <w:rFonts w:ascii="Calibri" w:eastAsia="Times New Roman" w:hAnsi="Calibri" w:cs="Times New Roman"/>
                <w:sz w:val="22"/>
                <w:szCs w:val="18"/>
                <w:lang w:val="en-GB"/>
              </w:rPr>
              <w:t>niveum1</w:t>
            </w:r>
            <w:proofErr w:type="gramEnd"/>
          </w:p>
        </w:tc>
        <w:tc>
          <w:tcPr>
            <w:tcW w:w="0" w:type="auto"/>
            <w:tcBorders>
              <w:top w:val="nil"/>
              <w:left w:val="single" w:sz="4" w:space="0" w:color="auto"/>
              <w:bottom w:val="nil"/>
              <w:right w:val="nil"/>
            </w:tcBorders>
            <w:shd w:val="clear" w:color="000000" w:fill="C6EFCE"/>
            <w:noWrap/>
            <w:vAlign w:val="bottom"/>
            <w:hideMark/>
          </w:tcPr>
          <w:p w14:paraId="06C1BADB"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12A1396"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63E4BE4"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EF240F9"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EB34D73"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FAF0912"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8FBDEA4"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r>
      <w:tr w:rsidR="00DB3CF8" w:rsidRPr="00F94643" w14:paraId="21DB68BC" w14:textId="77777777" w:rsidTr="007A6E37">
        <w:trPr>
          <w:trHeight w:val="300"/>
        </w:trPr>
        <w:tc>
          <w:tcPr>
            <w:tcW w:w="0" w:type="auto"/>
            <w:tcBorders>
              <w:top w:val="nil"/>
              <w:left w:val="nil"/>
              <w:bottom w:val="nil"/>
              <w:right w:val="nil"/>
            </w:tcBorders>
            <w:shd w:val="clear" w:color="auto" w:fill="auto"/>
            <w:noWrap/>
            <w:vAlign w:val="bottom"/>
            <w:hideMark/>
          </w:tcPr>
          <w:p w14:paraId="782EC5AE" w14:textId="77777777" w:rsidR="008A36FD" w:rsidRPr="00F94643" w:rsidRDefault="008A36FD" w:rsidP="008A36FD">
            <w:pPr>
              <w:rPr>
                <w:rFonts w:ascii="Calibri" w:eastAsia="Times New Roman" w:hAnsi="Calibri" w:cs="Times New Roman"/>
                <w:sz w:val="22"/>
                <w:szCs w:val="18"/>
                <w:lang w:val="en-GB"/>
              </w:rPr>
            </w:pPr>
            <w:proofErr w:type="gramStart"/>
            <w:r w:rsidRPr="00F94643">
              <w:rPr>
                <w:rFonts w:ascii="Calibri" w:eastAsia="Times New Roman" w:hAnsi="Calibri" w:cs="Times New Roman"/>
                <w:sz w:val="22"/>
                <w:szCs w:val="18"/>
                <w:lang w:val="en-GB"/>
              </w:rPr>
              <w:t>niveum2</w:t>
            </w:r>
            <w:proofErr w:type="gramEnd"/>
            <w:r w:rsidRPr="00F94643">
              <w:rPr>
                <w:rFonts w:ascii="Calibri" w:eastAsia="Times New Roman" w:hAnsi="Calibri" w:cs="Times New Roman"/>
                <w:sz w:val="22"/>
                <w:szCs w:val="18"/>
                <w:lang w:val="en-GB"/>
              </w:rPr>
              <w:t>_4</w:t>
            </w:r>
          </w:p>
        </w:tc>
        <w:tc>
          <w:tcPr>
            <w:tcW w:w="0" w:type="auto"/>
            <w:tcBorders>
              <w:top w:val="nil"/>
              <w:left w:val="single" w:sz="4" w:space="0" w:color="auto"/>
              <w:bottom w:val="nil"/>
              <w:right w:val="nil"/>
            </w:tcBorders>
            <w:shd w:val="clear" w:color="000000" w:fill="FFEB9C"/>
            <w:noWrap/>
            <w:vAlign w:val="bottom"/>
            <w:hideMark/>
          </w:tcPr>
          <w:p w14:paraId="35628E63" w14:textId="77777777" w:rsidR="008A36FD" w:rsidRPr="00F94643" w:rsidRDefault="008A36FD" w:rsidP="008A36FD">
            <w:pPr>
              <w:rPr>
                <w:rFonts w:ascii="Calibri" w:eastAsia="Times New Roman" w:hAnsi="Calibri" w:cs="Times New Roman"/>
                <w:color w:val="008000"/>
                <w:sz w:val="22"/>
                <w:szCs w:val="18"/>
                <w:lang w:val="en-GB"/>
              </w:rPr>
            </w:pPr>
            <w:r w:rsidRPr="00F94643">
              <w:rPr>
                <w:rFonts w:ascii="Calibri" w:eastAsia="Times New Roman" w:hAnsi="Calibri" w:cs="Times New Roman"/>
                <w:color w:val="008000"/>
                <w:sz w:val="22"/>
                <w:szCs w:val="18"/>
                <w:lang w:val="en-GB"/>
              </w:rPr>
              <w:t>Unknown 6/2(low)</w:t>
            </w:r>
          </w:p>
        </w:tc>
        <w:tc>
          <w:tcPr>
            <w:tcW w:w="0" w:type="auto"/>
            <w:tcBorders>
              <w:top w:val="nil"/>
              <w:left w:val="single" w:sz="4" w:space="0" w:color="auto"/>
              <w:bottom w:val="nil"/>
              <w:right w:val="nil"/>
            </w:tcBorders>
            <w:shd w:val="clear" w:color="000000" w:fill="C6EFCE"/>
            <w:noWrap/>
            <w:vAlign w:val="bottom"/>
            <w:hideMark/>
          </w:tcPr>
          <w:p w14:paraId="20FD2E47"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BE52A1E"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18D8FF3"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ED828F4"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5A80403"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9AECC2B"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r>
      <w:tr w:rsidR="00DB3CF8" w:rsidRPr="00F94643" w14:paraId="3143AC6C" w14:textId="77777777" w:rsidTr="007A6E37">
        <w:trPr>
          <w:trHeight w:val="300"/>
        </w:trPr>
        <w:tc>
          <w:tcPr>
            <w:tcW w:w="0" w:type="auto"/>
            <w:tcBorders>
              <w:top w:val="nil"/>
              <w:left w:val="nil"/>
              <w:bottom w:val="nil"/>
              <w:right w:val="nil"/>
            </w:tcBorders>
            <w:shd w:val="clear" w:color="auto" w:fill="auto"/>
            <w:noWrap/>
            <w:vAlign w:val="bottom"/>
            <w:hideMark/>
          </w:tcPr>
          <w:p w14:paraId="794DC956" w14:textId="77777777" w:rsidR="008A36FD" w:rsidRPr="00F94643" w:rsidRDefault="008A36FD" w:rsidP="008A36FD">
            <w:pPr>
              <w:rPr>
                <w:rFonts w:ascii="Calibri" w:eastAsia="Times New Roman" w:hAnsi="Calibri" w:cs="Times New Roman"/>
                <w:sz w:val="22"/>
                <w:szCs w:val="18"/>
                <w:lang w:val="en-GB"/>
              </w:rPr>
            </w:pPr>
            <w:proofErr w:type="gramStart"/>
            <w:r w:rsidRPr="00F94643">
              <w:rPr>
                <w:rFonts w:ascii="Calibri" w:eastAsia="Times New Roman" w:hAnsi="Calibri" w:cs="Times New Roman"/>
                <w:sz w:val="22"/>
                <w:szCs w:val="18"/>
                <w:lang w:val="en-GB"/>
              </w:rPr>
              <w:t>niveum2</w:t>
            </w:r>
            <w:proofErr w:type="gramEnd"/>
            <w:r w:rsidRPr="00F94643">
              <w:rPr>
                <w:rFonts w:ascii="Calibri" w:eastAsia="Times New Roman" w:hAnsi="Calibri" w:cs="Times New Roman"/>
                <w:sz w:val="22"/>
                <w:szCs w:val="18"/>
                <w:lang w:val="en-GB"/>
              </w:rPr>
              <w:t>_5</w:t>
            </w:r>
          </w:p>
        </w:tc>
        <w:tc>
          <w:tcPr>
            <w:tcW w:w="0" w:type="auto"/>
            <w:tcBorders>
              <w:top w:val="nil"/>
              <w:left w:val="single" w:sz="4" w:space="0" w:color="auto"/>
              <w:bottom w:val="nil"/>
              <w:right w:val="nil"/>
            </w:tcBorders>
            <w:shd w:val="clear" w:color="000000" w:fill="C6EFCE"/>
            <w:noWrap/>
            <w:vAlign w:val="bottom"/>
            <w:hideMark/>
          </w:tcPr>
          <w:p w14:paraId="3831EEAA"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E9DC480"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5884D0D"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900AA96"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99D258B"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5CB6124C" w14:textId="77777777" w:rsidR="008A36FD" w:rsidRPr="00F94643" w:rsidRDefault="008A36FD" w:rsidP="008A36FD">
            <w:pPr>
              <w:rPr>
                <w:rFonts w:ascii="Calibri" w:eastAsia="Times New Roman" w:hAnsi="Calibri" w:cs="Times New Roman"/>
                <w:color w:val="9C6500"/>
                <w:sz w:val="22"/>
                <w:szCs w:val="18"/>
                <w:lang w:val="en-GB"/>
              </w:rPr>
            </w:pPr>
            <w:r w:rsidRPr="00F94643">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4FE8CE6B"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r>
      <w:tr w:rsidR="00DB3CF8" w:rsidRPr="00F94643" w14:paraId="775E9793" w14:textId="77777777" w:rsidTr="00992641">
        <w:trPr>
          <w:trHeight w:val="300"/>
        </w:trPr>
        <w:tc>
          <w:tcPr>
            <w:tcW w:w="0" w:type="auto"/>
            <w:tcBorders>
              <w:top w:val="nil"/>
              <w:left w:val="nil"/>
              <w:bottom w:val="nil"/>
              <w:right w:val="nil"/>
            </w:tcBorders>
            <w:shd w:val="clear" w:color="auto" w:fill="auto"/>
            <w:noWrap/>
            <w:vAlign w:val="bottom"/>
            <w:hideMark/>
          </w:tcPr>
          <w:p w14:paraId="0C3A8501" w14:textId="77777777" w:rsidR="008A36FD" w:rsidRPr="00F94643" w:rsidRDefault="008A36FD" w:rsidP="008A36FD">
            <w:pPr>
              <w:rPr>
                <w:rFonts w:ascii="Calibri" w:eastAsia="Times New Roman" w:hAnsi="Calibri" w:cs="Times New Roman"/>
                <w:sz w:val="22"/>
                <w:szCs w:val="18"/>
                <w:lang w:val="en-GB"/>
              </w:rPr>
            </w:pPr>
            <w:proofErr w:type="gramStart"/>
            <w:r w:rsidRPr="00F94643">
              <w:rPr>
                <w:rFonts w:ascii="Calibri" w:eastAsia="Times New Roman" w:hAnsi="Calibri" w:cs="Times New Roman"/>
                <w:sz w:val="22"/>
                <w:szCs w:val="18"/>
                <w:lang w:val="en-GB"/>
              </w:rPr>
              <w:t>niveum2</w:t>
            </w:r>
            <w:proofErr w:type="gramEnd"/>
            <w:r w:rsidRPr="00F94643">
              <w:rPr>
                <w:rFonts w:ascii="Calibri" w:eastAsia="Times New Roman" w:hAnsi="Calibri" w:cs="Times New Roman"/>
                <w:sz w:val="22"/>
                <w:szCs w:val="18"/>
                <w:lang w:val="en-GB"/>
              </w:rPr>
              <w:t>_7</w:t>
            </w:r>
          </w:p>
        </w:tc>
        <w:tc>
          <w:tcPr>
            <w:tcW w:w="0" w:type="auto"/>
            <w:tcBorders>
              <w:top w:val="nil"/>
              <w:left w:val="single" w:sz="4" w:space="0" w:color="auto"/>
              <w:bottom w:val="nil"/>
              <w:right w:val="nil"/>
            </w:tcBorders>
            <w:shd w:val="clear" w:color="000000" w:fill="C6EFCE"/>
            <w:noWrap/>
            <w:vAlign w:val="bottom"/>
            <w:hideMark/>
          </w:tcPr>
          <w:p w14:paraId="3C0D1BB4"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DECA5E6"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single" w:sz="4" w:space="0" w:color="auto"/>
              <w:right w:val="nil"/>
            </w:tcBorders>
            <w:shd w:val="clear" w:color="000000" w:fill="C6EFCE"/>
            <w:noWrap/>
            <w:vAlign w:val="bottom"/>
            <w:hideMark/>
          </w:tcPr>
          <w:p w14:paraId="5AA55CC4"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single" w:sz="4" w:space="0" w:color="auto"/>
              <w:right w:val="nil"/>
            </w:tcBorders>
            <w:shd w:val="clear" w:color="000000" w:fill="C6EFCE"/>
            <w:noWrap/>
            <w:vAlign w:val="bottom"/>
            <w:hideMark/>
          </w:tcPr>
          <w:p w14:paraId="14E4C0D8"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6C6D8B1"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573B6F3"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33E480B" w14:textId="77777777" w:rsidR="008A36FD" w:rsidRPr="00F94643" w:rsidRDefault="008A36FD" w:rsidP="008A36FD">
            <w:pPr>
              <w:rPr>
                <w:rFonts w:ascii="Calibri" w:eastAsia="Times New Roman" w:hAnsi="Calibri" w:cs="Times New Roman"/>
                <w:color w:val="006100"/>
                <w:sz w:val="22"/>
                <w:szCs w:val="18"/>
                <w:lang w:val="en-GB"/>
              </w:rPr>
            </w:pPr>
            <w:r w:rsidRPr="00F94643">
              <w:rPr>
                <w:rFonts w:ascii="Calibri" w:eastAsia="Times New Roman" w:hAnsi="Calibri" w:cs="Times New Roman"/>
                <w:color w:val="006100"/>
                <w:sz w:val="22"/>
                <w:szCs w:val="18"/>
                <w:lang w:val="en-GB"/>
              </w:rPr>
              <w:t>Correct</w:t>
            </w:r>
          </w:p>
        </w:tc>
      </w:tr>
      <w:tr w:rsidR="00992641" w:rsidRPr="00F94643" w14:paraId="11A3A84D" w14:textId="77777777" w:rsidTr="00992641">
        <w:trPr>
          <w:trHeight w:val="300"/>
        </w:trPr>
        <w:tc>
          <w:tcPr>
            <w:tcW w:w="0" w:type="auto"/>
            <w:tcBorders>
              <w:top w:val="nil"/>
              <w:left w:val="nil"/>
              <w:bottom w:val="nil"/>
              <w:right w:val="nil"/>
            </w:tcBorders>
            <w:shd w:val="clear" w:color="auto" w:fill="auto"/>
            <w:noWrap/>
            <w:vAlign w:val="bottom"/>
            <w:hideMark/>
          </w:tcPr>
          <w:p w14:paraId="02E9CA7B" w14:textId="77777777" w:rsidR="00992641" w:rsidRPr="00F94643" w:rsidRDefault="00992641" w:rsidP="008A36F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5E098FB2" w14:textId="77777777" w:rsidR="00992641" w:rsidRPr="00F94643" w:rsidRDefault="00992641" w:rsidP="008A36FD">
            <w:pPr>
              <w:rPr>
                <w:rFonts w:ascii="Calibri" w:eastAsia="Times New Roman" w:hAnsi="Calibri" w:cs="Times New Roman"/>
                <w:sz w:val="22"/>
                <w:lang w:val="en-GB"/>
              </w:rPr>
            </w:pPr>
            <w:r w:rsidRPr="00F9464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2FDA96A7" w14:textId="77777777" w:rsidR="00992641" w:rsidRPr="00F94643" w:rsidRDefault="00992641" w:rsidP="008A36FD">
            <w:pPr>
              <w:rPr>
                <w:rFonts w:ascii="Calibri" w:eastAsia="Times New Roman" w:hAnsi="Calibri" w:cs="Times New Roman"/>
                <w:sz w:val="22"/>
                <w:lang w:val="en-GB"/>
              </w:rPr>
            </w:pPr>
            <w:r w:rsidRPr="00F94643">
              <w:rPr>
                <w:rFonts w:ascii="Calibri" w:eastAsia="Times New Roman" w:hAnsi="Calibri" w:cs="Times New Roman"/>
                <w:sz w:val="22"/>
                <w:lang w:val="en-GB"/>
              </w:rPr>
              <w:t> </w:t>
            </w:r>
          </w:p>
        </w:tc>
        <w:tc>
          <w:tcPr>
            <w:tcW w:w="0" w:type="auto"/>
            <w:tcBorders>
              <w:top w:val="single" w:sz="4" w:space="0" w:color="auto"/>
              <w:left w:val="single" w:sz="4" w:space="0" w:color="auto"/>
              <w:bottom w:val="nil"/>
            </w:tcBorders>
            <w:shd w:val="clear" w:color="auto" w:fill="auto"/>
            <w:noWrap/>
            <w:vAlign w:val="bottom"/>
            <w:hideMark/>
          </w:tcPr>
          <w:p w14:paraId="6FD2603A" w14:textId="24969010" w:rsidR="00992641" w:rsidRPr="00F94643" w:rsidRDefault="00992641" w:rsidP="008A36FD">
            <w:pPr>
              <w:rPr>
                <w:rFonts w:ascii="Calibri" w:eastAsia="Times New Roman" w:hAnsi="Calibri" w:cs="Times New Roman"/>
                <w:sz w:val="22"/>
                <w:lang w:val="en-GB"/>
              </w:rPr>
            </w:pPr>
            <w:r w:rsidRPr="00F94643">
              <w:rPr>
                <w:rFonts w:ascii="Calibri" w:eastAsia="Times New Roman" w:hAnsi="Calibri" w:cs="Times New Roman"/>
                <w:color w:val="000000"/>
                <w:sz w:val="22"/>
                <w:szCs w:val="18"/>
                <w:lang w:val="en-GB"/>
              </w:rPr>
              <w:t>1:</w:t>
            </w:r>
            <w:r w:rsidRPr="00F94643">
              <w:rPr>
                <w:rFonts w:ascii="Calibri" w:eastAsia="Times New Roman" w:hAnsi="Calibri" w:cs="Times New Roman"/>
                <w:i/>
                <w:color w:val="000000"/>
                <w:sz w:val="22"/>
                <w:szCs w:val="18"/>
                <w:lang w:val="en-GB"/>
              </w:rPr>
              <w:t>Parvisepalum</w:t>
            </w:r>
          </w:p>
        </w:tc>
        <w:tc>
          <w:tcPr>
            <w:tcW w:w="0" w:type="auto"/>
            <w:tcBorders>
              <w:top w:val="single" w:sz="4" w:space="0" w:color="auto"/>
              <w:bottom w:val="nil"/>
              <w:right w:val="nil"/>
            </w:tcBorders>
            <w:shd w:val="clear" w:color="auto" w:fill="auto"/>
            <w:noWrap/>
            <w:vAlign w:val="bottom"/>
          </w:tcPr>
          <w:p w14:paraId="74C28FEC" w14:textId="3F216A30" w:rsidR="00992641" w:rsidRPr="00F94643" w:rsidRDefault="00992641" w:rsidP="008A36FD">
            <w:pPr>
              <w:rPr>
                <w:rFonts w:ascii="Calibri" w:eastAsia="Times New Roman" w:hAnsi="Calibri" w:cs="Times New Roman"/>
                <w:color w:val="000000"/>
                <w:sz w:val="22"/>
                <w:szCs w:val="18"/>
                <w:lang w:val="en-GB"/>
              </w:rPr>
            </w:pPr>
            <w:r w:rsidRPr="00F94643">
              <w:rPr>
                <w:rFonts w:ascii="Calibri" w:eastAsia="Times New Roman" w:hAnsi="Calibri" w:cs="Times New Roman"/>
                <w:color w:val="000000"/>
                <w:sz w:val="22"/>
                <w:szCs w:val="18"/>
                <w:lang w:val="en-GB"/>
              </w:rPr>
              <w:t>2:</w:t>
            </w:r>
            <w:r w:rsidRPr="00F94643">
              <w:rPr>
                <w:rFonts w:ascii="Calibri" w:eastAsia="Times New Roman" w:hAnsi="Calibri" w:cs="Times New Roman"/>
                <w:i/>
                <w:color w:val="000000"/>
                <w:sz w:val="22"/>
                <w:szCs w:val="18"/>
                <w:lang w:val="en-GB"/>
              </w:rPr>
              <w:t>Pardalopetalum</w:t>
            </w:r>
          </w:p>
        </w:tc>
        <w:tc>
          <w:tcPr>
            <w:tcW w:w="0" w:type="auto"/>
            <w:tcBorders>
              <w:top w:val="single" w:sz="4" w:space="0" w:color="auto"/>
              <w:left w:val="nil"/>
              <w:bottom w:val="nil"/>
              <w:right w:val="nil"/>
            </w:tcBorders>
            <w:shd w:val="clear" w:color="auto" w:fill="auto"/>
            <w:noWrap/>
            <w:vAlign w:val="bottom"/>
          </w:tcPr>
          <w:p w14:paraId="67183E81" w14:textId="7FF38C00" w:rsidR="00992641" w:rsidRPr="00F94643" w:rsidRDefault="00992641" w:rsidP="008A36FD">
            <w:pPr>
              <w:rPr>
                <w:rFonts w:ascii="Calibri" w:eastAsia="Times New Roman" w:hAnsi="Calibri" w:cs="Times New Roman"/>
                <w:color w:val="000000"/>
                <w:sz w:val="22"/>
                <w:szCs w:val="18"/>
                <w:lang w:val="en-GB"/>
              </w:rPr>
            </w:pPr>
            <w:r w:rsidRPr="00F94643">
              <w:rPr>
                <w:rFonts w:ascii="Calibri" w:eastAsia="Times New Roman" w:hAnsi="Calibri" w:cs="Times New Roman"/>
                <w:color w:val="000000"/>
                <w:sz w:val="22"/>
                <w:szCs w:val="18"/>
                <w:lang w:val="en-GB"/>
              </w:rPr>
              <w:t>3:</w:t>
            </w:r>
            <w:r w:rsidRPr="00F94643">
              <w:rPr>
                <w:rFonts w:ascii="Calibri" w:eastAsia="Times New Roman" w:hAnsi="Calibri" w:cs="Times New Roman"/>
                <w:i/>
                <w:color w:val="000000"/>
                <w:sz w:val="22"/>
                <w:szCs w:val="18"/>
                <w:lang w:val="en-GB"/>
              </w:rPr>
              <w:t>Paphiopedilum</w:t>
            </w:r>
          </w:p>
        </w:tc>
        <w:tc>
          <w:tcPr>
            <w:tcW w:w="0" w:type="auto"/>
            <w:tcBorders>
              <w:top w:val="single" w:sz="4" w:space="0" w:color="auto"/>
              <w:left w:val="nil"/>
              <w:bottom w:val="nil"/>
              <w:right w:val="nil"/>
            </w:tcBorders>
            <w:shd w:val="clear" w:color="auto" w:fill="auto"/>
            <w:noWrap/>
            <w:vAlign w:val="bottom"/>
          </w:tcPr>
          <w:p w14:paraId="2822B8C0" w14:textId="3D4ED0AA" w:rsidR="00992641" w:rsidRPr="00F94643" w:rsidRDefault="00992641" w:rsidP="008A36FD">
            <w:pPr>
              <w:rPr>
                <w:rFonts w:ascii="Calibri" w:eastAsia="Times New Roman" w:hAnsi="Calibri" w:cs="Times New Roman"/>
                <w:color w:val="000000"/>
                <w:sz w:val="22"/>
                <w:szCs w:val="18"/>
                <w:lang w:val="en-GB"/>
              </w:rPr>
            </w:pPr>
            <w:r w:rsidRPr="00F94643">
              <w:rPr>
                <w:rFonts w:ascii="Calibri" w:eastAsia="Times New Roman" w:hAnsi="Calibri" w:cs="Times New Roman"/>
                <w:color w:val="000000"/>
                <w:sz w:val="22"/>
                <w:szCs w:val="18"/>
                <w:lang w:val="en-GB"/>
              </w:rPr>
              <w:t>4:</w:t>
            </w:r>
            <w:r w:rsidRPr="00F94643">
              <w:rPr>
                <w:rFonts w:ascii="Calibri" w:eastAsia="Times New Roman" w:hAnsi="Calibri" w:cs="Times New Roman"/>
                <w:i/>
                <w:color w:val="000000"/>
                <w:sz w:val="22"/>
                <w:szCs w:val="18"/>
                <w:lang w:val="en-GB"/>
              </w:rPr>
              <w:t>Coryopedilum</w:t>
            </w:r>
          </w:p>
        </w:tc>
        <w:tc>
          <w:tcPr>
            <w:tcW w:w="0" w:type="auto"/>
            <w:tcBorders>
              <w:top w:val="single" w:sz="4" w:space="0" w:color="auto"/>
              <w:left w:val="nil"/>
              <w:bottom w:val="nil"/>
              <w:right w:val="single" w:sz="4" w:space="0" w:color="auto"/>
            </w:tcBorders>
            <w:shd w:val="clear" w:color="auto" w:fill="auto"/>
            <w:noWrap/>
            <w:vAlign w:val="bottom"/>
          </w:tcPr>
          <w:p w14:paraId="57166814" w14:textId="2B0AEEEE" w:rsidR="00992641" w:rsidRPr="00F94643" w:rsidRDefault="00992641" w:rsidP="008A36FD">
            <w:pPr>
              <w:rPr>
                <w:rFonts w:ascii="Calibri" w:eastAsia="Times New Roman" w:hAnsi="Calibri" w:cs="Times New Roman"/>
                <w:color w:val="000000"/>
                <w:sz w:val="22"/>
                <w:szCs w:val="18"/>
                <w:lang w:val="en-GB"/>
              </w:rPr>
            </w:pPr>
            <w:r w:rsidRPr="00F94643">
              <w:rPr>
                <w:rFonts w:ascii="Calibri" w:eastAsia="Times New Roman" w:hAnsi="Calibri" w:cs="Times New Roman"/>
                <w:color w:val="000000"/>
                <w:sz w:val="22"/>
                <w:szCs w:val="18"/>
                <w:lang w:val="en-GB"/>
              </w:rPr>
              <w:t xml:space="preserve">5: </w:t>
            </w:r>
            <w:proofErr w:type="spellStart"/>
            <w:r w:rsidRPr="00F94643">
              <w:rPr>
                <w:rFonts w:ascii="Calibri" w:eastAsia="Times New Roman" w:hAnsi="Calibri" w:cs="Times New Roman"/>
                <w:i/>
                <w:color w:val="000000"/>
                <w:sz w:val="22"/>
                <w:szCs w:val="18"/>
                <w:lang w:val="en-GB"/>
              </w:rPr>
              <w:t>Cochlopetalum</w:t>
            </w:r>
            <w:proofErr w:type="spellEnd"/>
          </w:p>
        </w:tc>
      </w:tr>
      <w:tr w:rsidR="00992641" w:rsidRPr="00F94643" w14:paraId="2881B480" w14:textId="77777777" w:rsidTr="00992641">
        <w:trPr>
          <w:trHeight w:val="300"/>
        </w:trPr>
        <w:tc>
          <w:tcPr>
            <w:tcW w:w="0" w:type="auto"/>
            <w:tcBorders>
              <w:top w:val="nil"/>
              <w:left w:val="nil"/>
              <w:bottom w:val="nil"/>
              <w:right w:val="nil"/>
            </w:tcBorders>
            <w:shd w:val="clear" w:color="auto" w:fill="auto"/>
            <w:noWrap/>
            <w:vAlign w:val="bottom"/>
            <w:hideMark/>
          </w:tcPr>
          <w:p w14:paraId="4E7C4E11" w14:textId="77777777" w:rsidR="00992641" w:rsidRPr="00F94643" w:rsidRDefault="00992641" w:rsidP="008A36F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11CBAF94" w14:textId="77777777" w:rsidR="00992641" w:rsidRPr="00F94643" w:rsidRDefault="00992641" w:rsidP="008A36FD">
            <w:pPr>
              <w:rPr>
                <w:rFonts w:ascii="Calibri" w:eastAsia="Times New Roman" w:hAnsi="Calibri" w:cs="Times New Roman"/>
                <w:sz w:val="22"/>
                <w:lang w:val="en-GB"/>
              </w:rPr>
            </w:pPr>
            <w:r w:rsidRPr="00F9464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4E1B8C98" w14:textId="77777777" w:rsidR="00992641" w:rsidRPr="00F94643" w:rsidRDefault="00992641" w:rsidP="008A36FD">
            <w:pPr>
              <w:rPr>
                <w:rFonts w:ascii="Calibri" w:eastAsia="Times New Roman" w:hAnsi="Calibri" w:cs="Times New Roman"/>
                <w:sz w:val="22"/>
                <w:lang w:val="en-GB"/>
              </w:rPr>
            </w:pPr>
            <w:r w:rsidRPr="00F94643">
              <w:rPr>
                <w:rFonts w:ascii="Calibri" w:eastAsia="Times New Roman" w:hAnsi="Calibri" w:cs="Times New Roman"/>
                <w:sz w:val="22"/>
                <w:lang w:val="en-GB"/>
              </w:rPr>
              <w:t> </w:t>
            </w:r>
          </w:p>
        </w:tc>
        <w:tc>
          <w:tcPr>
            <w:tcW w:w="0" w:type="auto"/>
            <w:tcBorders>
              <w:top w:val="nil"/>
              <w:left w:val="single" w:sz="4" w:space="0" w:color="auto"/>
            </w:tcBorders>
            <w:shd w:val="clear" w:color="auto" w:fill="auto"/>
            <w:noWrap/>
            <w:vAlign w:val="bottom"/>
            <w:hideMark/>
          </w:tcPr>
          <w:p w14:paraId="11ED762B" w14:textId="57661825" w:rsidR="00992641" w:rsidRPr="00F94643" w:rsidRDefault="00992641" w:rsidP="008A36FD">
            <w:pPr>
              <w:rPr>
                <w:rFonts w:ascii="Calibri" w:eastAsia="Times New Roman" w:hAnsi="Calibri" w:cs="Times New Roman"/>
                <w:sz w:val="22"/>
                <w:lang w:val="en-GB"/>
              </w:rPr>
            </w:pPr>
            <w:r w:rsidRPr="00F94643">
              <w:rPr>
                <w:rFonts w:ascii="Calibri" w:eastAsia="Times New Roman" w:hAnsi="Calibri" w:cs="Times New Roman"/>
                <w:color w:val="000000"/>
                <w:sz w:val="22"/>
                <w:szCs w:val="18"/>
                <w:lang w:val="en-GB"/>
              </w:rPr>
              <w:t>6:</w:t>
            </w:r>
            <w:r w:rsidRPr="00F94643">
              <w:rPr>
                <w:rFonts w:ascii="Calibri" w:eastAsia="Times New Roman" w:hAnsi="Calibri" w:cs="Times New Roman"/>
                <w:i/>
                <w:color w:val="000000"/>
                <w:sz w:val="22"/>
                <w:szCs w:val="18"/>
                <w:lang w:val="en-GB"/>
              </w:rPr>
              <w:t>Brachypetalum</w:t>
            </w:r>
          </w:p>
        </w:tc>
        <w:tc>
          <w:tcPr>
            <w:tcW w:w="0" w:type="auto"/>
            <w:tcBorders>
              <w:top w:val="nil"/>
              <w:right w:val="nil"/>
            </w:tcBorders>
            <w:shd w:val="clear" w:color="auto" w:fill="auto"/>
            <w:noWrap/>
            <w:vAlign w:val="bottom"/>
          </w:tcPr>
          <w:p w14:paraId="5DDB0604" w14:textId="76271C23" w:rsidR="00992641" w:rsidRPr="00F94643" w:rsidRDefault="00992641" w:rsidP="008A36FD">
            <w:pPr>
              <w:rPr>
                <w:rFonts w:ascii="Calibri" w:eastAsia="Times New Roman" w:hAnsi="Calibri" w:cs="Times New Roman"/>
                <w:color w:val="000000"/>
                <w:sz w:val="22"/>
                <w:szCs w:val="18"/>
                <w:lang w:val="en-GB"/>
              </w:rPr>
            </w:pPr>
            <w:r w:rsidRPr="00F94643">
              <w:rPr>
                <w:rFonts w:ascii="Calibri" w:eastAsia="Times New Roman" w:hAnsi="Calibri" w:cs="Times New Roman"/>
                <w:color w:val="000000"/>
                <w:sz w:val="22"/>
                <w:szCs w:val="18"/>
                <w:lang w:val="en-GB"/>
              </w:rPr>
              <w:t>7:</w:t>
            </w:r>
            <w:r w:rsidRPr="00F94643">
              <w:rPr>
                <w:rFonts w:ascii="Calibri" w:eastAsia="Times New Roman" w:hAnsi="Calibri" w:cs="Times New Roman"/>
                <w:i/>
                <w:color w:val="000000"/>
                <w:sz w:val="22"/>
                <w:szCs w:val="18"/>
                <w:lang w:val="en-GB"/>
              </w:rPr>
              <w:t>Barbata</w:t>
            </w:r>
          </w:p>
        </w:tc>
        <w:tc>
          <w:tcPr>
            <w:tcW w:w="0" w:type="auto"/>
            <w:tcBorders>
              <w:top w:val="nil"/>
              <w:left w:val="nil"/>
              <w:right w:val="nil"/>
            </w:tcBorders>
            <w:shd w:val="clear" w:color="auto" w:fill="auto"/>
            <w:noWrap/>
            <w:vAlign w:val="bottom"/>
          </w:tcPr>
          <w:p w14:paraId="3682C2B6" w14:textId="4DADD1E4" w:rsidR="00992641" w:rsidRPr="00F94643" w:rsidRDefault="00992641" w:rsidP="008A36FD">
            <w:pPr>
              <w:rPr>
                <w:rFonts w:ascii="Calibri" w:eastAsia="Times New Roman" w:hAnsi="Calibri" w:cs="Times New Roman"/>
                <w:color w:val="000000"/>
                <w:sz w:val="22"/>
                <w:szCs w:val="18"/>
                <w:lang w:val="en-GB"/>
              </w:rPr>
            </w:pPr>
          </w:p>
        </w:tc>
        <w:tc>
          <w:tcPr>
            <w:tcW w:w="0" w:type="auto"/>
            <w:tcBorders>
              <w:top w:val="nil"/>
              <w:left w:val="nil"/>
              <w:right w:val="nil"/>
            </w:tcBorders>
            <w:shd w:val="clear" w:color="auto" w:fill="auto"/>
            <w:noWrap/>
            <w:vAlign w:val="bottom"/>
          </w:tcPr>
          <w:p w14:paraId="5174923D" w14:textId="2E4950CF" w:rsidR="00992641" w:rsidRPr="00F94643" w:rsidRDefault="00992641" w:rsidP="00DB3CF8">
            <w:pPr>
              <w:rPr>
                <w:rFonts w:ascii="Calibri" w:eastAsia="Times New Roman" w:hAnsi="Calibri" w:cs="Times New Roman"/>
                <w:color w:val="000000"/>
                <w:sz w:val="22"/>
                <w:szCs w:val="18"/>
                <w:lang w:val="en-GB"/>
              </w:rPr>
            </w:pPr>
          </w:p>
        </w:tc>
        <w:tc>
          <w:tcPr>
            <w:tcW w:w="0" w:type="auto"/>
            <w:tcBorders>
              <w:top w:val="nil"/>
              <w:left w:val="nil"/>
              <w:right w:val="single" w:sz="4" w:space="0" w:color="auto"/>
            </w:tcBorders>
            <w:shd w:val="clear" w:color="auto" w:fill="auto"/>
            <w:noWrap/>
            <w:vAlign w:val="bottom"/>
            <w:hideMark/>
          </w:tcPr>
          <w:p w14:paraId="001B0B00" w14:textId="77777777" w:rsidR="00992641" w:rsidRPr="00F94643" w:rsidRDefault="00992641" w:rsidP="008A36FD">
            <w:pPr>
              <w:rPr>
                <w:rFonts w:ascii="Calibri" w:eastAsia="Times New Roman" w:hAnsi="Calibri" w:cs="Times New Roman"/>
                <w:color w:val="000000"/>
                <w:sz w:val="22"/>
                <w:szCs w:val="18"/>
                <w:lang w:val="en-GB"/>
              </w:rPr>
            </w:pPr>
            <w:r w:rsidRPr="00F94643">
              <w:rPr>
                <w:rFonts w:ascii="Calibri" w:eastAsia="Times New Roman" w:hAnsi="Calibri" w:cs="Times New Roman"/>
                <w:color w:val="000000"/>
                <w:sz w:val="22"/>
                <w:szCs w:val="18"/>
                <w:lang w:val="en-GB"/>
              </w:rPr>
              <w:t> </w:t>
            </w:r>
          </w:p>
        </w:tc>
      </w:tr>
      <w:tr w:rsidR="00992641" w:rsidRPr="00F94643" w14:paraId="3DD0F888" w14:textId="77777777" w:rsidTr="00992641">
        <w:trPr>
          <w:trHeight w:val="300"/>
        </w:trPr>
        <w:tc>
          <w:tcPr>
            <w:tcW w:w="0" w:type="auto"/>
            <w:tcBorders>
              <w:top w:val="nil"/>
              <w:left w:val="nil"/>
              <w:bottom w:val="nil"/>
              <w:right w:val="nil"/>
            </w:tcBorders>
            <w:shd w:val="clear" w:color="auto" w:fill="auto"/>
            <w:noWrap/>
            <w:vAlign w:val="bottom"/>
            <w:hideMark/>
          </w:tcPr>
          <w:p w14:paraId="12F66081" w14:textId="77777777" w:rsidR="00992641" w:rsidRPr="00F94643" w:rsidRDefault="00992641" w:rsidP="008A36F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10E0FA1A" w14:textId="77777777" w:rsidR="00992641" w:rsidRPr="00F94643" w:rsidRDefault="00992641" w:rsidP="008A36FD">
            <w:pPr>
              <w:rPr>
                <w:rFonts w:ascii="Calibri" w:eastAsia="Times New Roman" w:hAnsi="Calibri" w:cs="Times New Roman"/>
                <w:sz w:val="22"/>
                <w:lang w:val="en-GB"/>
              </w:rPr>
            </w:pPr>
            <w:r w:rsidRPr="00F9464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21E764A1" w14:textId="77777777" w:rsidR="00992641" w:rsidRPr="00F94643" w:rsidRDefault="00992641" w:rsidP="008A36FD">
            <w:pPr>
              <w:rPr>
                <w:rFonts w:ascii="Calibri" w:eastAsia="Times New Roman" w:hAnsi="Calibri" w:cs="Times New Roman"/>
                <w:sz w:val="22"/>
                <w:lang w:val="en-GB"/>
              </w:rPr>
            </w:pPr>
            <w:r w:rsidRPr="00F94643">
              <w:rPr>
                <w:rFonts w:ascii="Calibri" w:eastAsia="Times New Roman" w:hAnsi="Calibri" w:cs="Times New Roman"/>
                <w:sz w:val="22"/>
                <w:lang w:val="en-GB"/>
              </w:rPr>
              <w:t> </w:t>
            </w:r>
          </w:p>
        </w:tc>
        <w:tc>
          <w:tcPr>
            <w:tcW w:w="0" w:type="auto"/>
            <w:gridSpan w:val="5"/>
            <w:tcBorders>
              <w:top w:val="nil"/>
              <w:left w:val="single" w:sz="4" w:space="0" w:color="auto"/>
              <w:bottom w:val="single" w:sz="4" w:space="0" w:color="auto"/>
              <w:right w:val="single" w:sz="4" w:space="0" w:color="auto"/>
            </w:tcBorders>
            <w:shd w:val="clear" w:color="auto" w:fill="auto"/>
            <w:noWrap/>
            <w:vAlign w:val="bottom"/>
            <w:hideMark/>
          </w:tcPr>
          <w:p w14:paraId="09F958D1" w14:textId="03238226" w:rsidR="00992641" w:rsidRPr="00F94643" w:rsidRDefault="00992641" w:rsidP="008A36FD">
            <w:pPr>
              <w:rPr>
                <w:rFonts w:ascii="Calibri" w:eastAsia="Times New Roman" w:hAnsi="Calibri" w:cs="Times New Roman"/>
                <w:color w:val="000000"/>
                <w:sz w:val="22"/>
                <w:szCs w:val="18"/>
                <w:lang w:val="en-GB"/>
              </w:rPr>
            </w:pPr>
            <w:r w:rsidRPr="00F94643">
              <w:rPr>
                <w:rFonts w:ascii="Calibri" w:eastAsia="Times New Roman" w:hAnsi="Calibri" w:cs="Times New Roman"/>
                <w:sz w:val="22"/>
                <w:lang w:val="en-GB"/>
              </w:rPr>
              <w:t>The order in Unknown x/y is &lt;</w:t>
            </w:r>
            <w:proofErr w:type="spellStart"/>
            <w:r w:rsidRPr="00F94643">
              <w:rPr>
                <w:rFonts w:ascii="Calibri" w:eastAsia="Times New Roman" w:hAnsi="Calibri" w:cs="Times New Roman"/>
                <w:sz w:val="22"/>
                <w:lang w:val="en-GB"/>
              </w:rPr>
              <w:t>best_score</w:t>
            </w:r>
            <w:proofErr w:type="spellEnd"/>
            <w:r w:rsidRPr="00F94643">
              <w:rPr>
                <w:rFonts w:ascii="Calibri" w:eastAsia="Times New Roman" w:hAnsi="Calibri" w:cs="Times New Roman"/>
                <w:sz w:val="22"/>
                <w:lang w:val="en-GB"/>
              </w:rPr>
              <w:t>&gt;/&lt;</w:t>
            </w:r>
            <w:proofErr w:type="spellStart"/>
            <w:r w:rsidRPr="00F94643">
              <w:rPr>
                <w:rFonts w:ascii="Calibri" w:eastAsia="Times New Roman" w:hAnsi="Calibri" w:cs="Times New Roman"/>
                <w:sz w:val="22"/>
                <w:lang w:val="en-GB"/>
              </w:rPr>
              <w:t>lower_score</w:t>
            </w:r>
            <w:proofErr w:type="spellEnd"/>
            <w:r w:rsidRPr="00F94643">
              <w:rPr>
                <w:rFonts w:ascii="Calibri" w:eastAsia="Times New Roman" w:hAnsi="Calibri" w:cs="Times New Roman"/>
                <w:sz w:val="22"/>
                <w:lang w:val="en-GB"/>
              </w:rPr>
              <w:t>&gt;. No numbers? All scores are negative!</w:t>
            </w:r>
          </w:p>
        </w:tc>
      </w:tr>
    </w:tbl>
    <w:p w14:paraId="22E1491E" w14:textId="77777777" w:rsidR="00DB3CF8" w:rsidRPr="00F94643" w:rsidRDefault="00DB3CF8" w:rsidP="00F7449E">
      <w:pPr>
        <w:rPr>
          <w:lang w:val="en-GB"/>
        </w:rPr>
        <w:sectPr w:rsidR="00DB3CF8" w:rsidRPr="00F94643" w:rsidSect="002A2451">
          <w:type w:val="continuous"/>
          <w:pgSz w:w="16840" w:h="11900" w:orient="landscape"/>
          <w:pgMar w:top="567" w:right="1417" w:bottom="0" w:left="1417" w:header="708" w:footer="708" w:gutter="0"/>
          <w:cols w:space="708"/>
          <w:docGrid w:linePitch="360"/>
        </w:sectPr>
      </w:pPr>
    </w:p>
    <w:p w14:paraId="45BED1A1" w14:textId="77777777" w:rsidR="002A2451" w:rsidRPr="00F94643" w:rsidRDefault="002A2451" w:rsidP="00F7449E">
      <w:pPr>
        <w:rPr>
          <w:lang w:val="en-GB"/>
        </w:rPr>
        <w:sectPr w:rsidR="002A2451" w:rsidRPr="00F94643" w:rsidSect="008A36FD">
          <w:type w:val="continuous"/>
          <w:pgSz w:w="16840" w:h="11900" w:orient="landscape"/>
          <w:pgMar w:top="1417" w:right="1417" w:bottom="851" w:left="1417" w:header="708" w:footer="708" w:gutter="0"/>
          <w:cols w:space="708"/>
          <w:titlePg/>
          <w:docGrid w:linePitch="360"/>
        </w:sectPr>
      </w:pPr>
    </w:p>
    <w:p w14:paraId="36AA0B0A" w14:textId="2BCAA940" w:rsidR="00C525AF" w:rsidRPr="00F94643" w:rsidRDefault="00C525AF" w:rsidP="00C525AF">
      <w:pPr>
        <w:pStyle w:val="Bijschrift"/>
        <w:keepNext/>
        <w:rPr>
          <w:lang w:val="en-GB"/>
        </w:rPr>
      </w:pPr>
      <w:r w:rsidRPr="00F94643">
        <w:rPr>
          <w:lang w:val="en-GB"/>
        </w:rPr>
        <w:lastRenderedPageBreak/>
        <w:t xml:space="preserve">Table </w:t>
      </w:r>
      <w:r w:rsidR="000A64B8" w:rsidRPr="00F94643">
        <w:rPr>
          <w:lang w:val="en-GB"/>
        </w:rPr>
        <w:fldChar w:fldCharType="begin"/>
      </w:r>
      <w:r w:rsidR="000A64B8" w:rsidRPr="00F94643">
        <w:rPr>
          <w:lang w:val="en-GB"/>
        </w:rPr>
        <w:instrText xml:space="preserve"> SEQ Table \* ARABIC </w:instrText>
      </w:r>
      <w:r w:rsidR="000A64B8" w:rsidRPr="00F94643">
        <w:rPr>
          <w:lang w:val="en-GB"/>
        </w:rPr>
        <w:fldChar w:fldCharType="separate"/>
      </w:r>
      <w:r w:rsidR="00020E87">
        <w:rPr>
          <w:noProof/>
          <w:lang w:val="en-GB"/>
        </w:rPr>
        <w:t>5</w:t>
      </w:r>
      <w:r w:rsidR="000A64B8" w:rsidRPr="00F94643">
        <w:rPr>
          <w:lang w:val="en-GB"/>
        </w:rPr>
        <w:fldChar w:fldCharType="end"/>
      </w:r>
      <w:r w:rsidRPr="00F94643">
        <w:rPr>
          <w:lang w:val="en-GB"/>
        </w:rPr>
        <w:t xml:space="preserve"> Results of first test of </w:t>
      </w:r>
      <w:proofErr w:type="spellStart"/>
      <w:r w:rsidR="00481A6A" w:rsidRPr="00F94643">
        <w:rPr>
          <w:i/>
          <w:lang w:val="en-GB"/>
        </w:rPr>
        <w:t>Paphiopedilum</w:t>
      </w:r>
      <w:proofErr w:type="spellEnd"/>
      <w:r w:rsidR="00481A6A" w:rsidRPr="00F94643">
        <w:rPr>
          <w:i/>
          <w:lang w:val="en-GB"/>
        </w:rPr>
        <w:t xml:space="preserve"> </w:t>
      </w:r>
      <w:r w:rsidRPr="00F94643">
        <w:rPr>
          <w:lang w:val="en-GB"/>
        </w:rPr>
        <w:t xml:space="preserve">section </w:t>
      </w:r>
      <w:proofErr w:type="spellStart"/>
      <w:r w:rsidRPr="00F94643">
        <w:rPr>
          <w:i/>
          <w:lang w:val="en-GB"/>
        </w:rPr>
        <w:t>Coryopedilum</w:t>
      </w:r>
      <w:proofErr w:type="spellEnd"/>
      <w:r w:rsidRPr="00F94643">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1470"/>
        <w:gridCol w:w="1470"/>
        <w:gridCol w:w="1698"/>
        <w:gridCol w:w="1698"/>
        <w:gridCol w:w="1601"/>
        <w:gridCol w:w="1470"/>
        <w:gridCol w:w="1705"/>
      </w:tblGrid>
      <w:tr w:rsidR="00553570" w:rsidRPr="00F94643" w14:paraId="5CDC2429" w14:textId="77777777" w:rsidTr="00553570">
        <w:trPr>
          <w:trHeight w:val="100"/>
        </w:trPr>
        <w:tc>
          <w:tcPr>
            <w:tcW w:w="0" w:type="auto"/>
            <w:tcBorders>
              <w:top w:val="nil"/>
              <w:left w:val="nil"/>
              <w:bottom w:val="nil"/>
              <w:right w:val="nil"/>
            </w:tcBorders>
            <w:shd w:val="clear" w:color="auto" w:fill="auto"/>
            <w:noWrap/>
            <w:vAlign w:val="bottom"/>
            <w:hideMark/>
          </w:tcPr>
          <w:p w14:paraId="1798491A" w14:textId="77777777" w:rsidR="00553570" w:rsidRPr="00F94643" w:rsidRDefault="00553570" w:rsidP="002A2451">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483933F3" w14:textId="77777777" w:rsidR="00553570" w:rsidRPr="00F94643" w:rsidRDefault="00553570" w:rsidP="002A2451">
            <w:pPr>
              <w:rPr>
                <w:rFonts w:ascii="Calibri" w:eastAsia="Times New Roman" w:hAnsi="Calibri" w:cs="Times New Roman"/>
                <w:b/>
                <w:bCs/>
                <w:lang w:val="en-GB"/>
              </w:rPr>
            </w:pPr>
            <w:r w:rsidRPr="00F94643">
              <w:rPr>
                <w:rFonts w:ascii="Calibri" w:eastAsia="Times New Roman" w:hAnsi="Calibri" w:cs="Times New Roman"/>
                <w:b/>
                <w:bCs/>
                <w:lang w:val="en-GB"/>
              </w:rPr>
              <w:t> </w:t>
            </w:r>
          </w:p>
        </w:tc>
        <w:tc>
          <w:tcPr>
            <w:tcW w:w="0" w:type="auto"/>
            <w:gridSpan w:val="4"/>
            <w:tcBorders>
              <w:top w:val="nil"/>
              <w:left w:val="single" w:sz="4" w:space="0" w:color="auto"/>
              <w:bottom w:val="nil"/>
              <w:right w:val="nil"/>
            </w:tcBorders>
            <w:shd w:val="clear" w:color="auto" w:fill="auto"/>
            <w:noWrap/>
            <w:vAlign w:val="bottom"/>
            <w:hideMark/>
          </w:tcPr>
          <w:p w14:paraId="61D34CD2" w14:textId="6865A1BF" w:rsidR="00553570" w:rsidRPr="00F94643" w:rsidRDefault="00553570" w:rsidP="00553570">
            <w:pPr>
              <w:jc w:val="center"/>
              <w:rPr>
                <w:rFonts w:ascii="Calibri" w:eastAsia="Times New Roman" w:hAnsi="Calibri" w:cs="Times New Roman"/>
                <w:b/>
                <w:bCs/>
                <w:lang w:val="en-GB"/>
              </w:rPr>
            </w:pPr>
            <w:proofErr w:type="spellStart"/>
            <w:r w:rsidRPr="00F94643">
              <w:rPr>
                <w:rFonts w:ascii="Calibri" w:eastAsia="Times New Roman" w:hAnsi="Calibri" w:cs="Times New Roman"/>
                <w:b/>
                <w:bCs/>
                <w:i/>
                <w:sz w:val="32"/>
                <w:szCs w:val="20"/>
                <w:lang w:val="en-GB"/>
              </w:rPr>
              <w:t>Paphiopedilum</w:t>
            </w:r>
            <w:proofErr w:type="spellEnd"/>
            <w:r w:rsidRPr="00F94643">
              <w:rPr>
                <w:rFonts w:ascii="Calibri" w:eastAsia="Times New Roman" w:hAnsi="Calibri" w:cs="Times New Roman"/>
                <w:b/>
                <w:bCs/>
                <w:sz w:val="32"/>
                <w:szCs w:val="20"/>
                <w:lang w:val="en-GB"/>
              </w:rPr>
              <w:t xml:space="preserve"> sect. </w:t>
            </w:r>
            <w:proofErr w:type="spellStart"/>
            <w:r w:rsidRPr="00F94643">
              <w:rPr>
                <w:rFonts w:ascii="Calibri" w:eastAsia="Times New Roman" w:hAnsi="Calibri" w:cs="Times New Roman"/>
                <w:b/>
                <w:bCs/>
                <w:i/>
                <w:sz w:val="32"/>
                <w:szCs w:val="40"/>
                <w:lang w:val="en-GB"/>
              </w:rPr>
              <w:t>Coryopedilum</w:t>
            </w:r>
            <w:proofErr w:type="spellEnd"/>
            <w:r w:rsidRPr="00F94643">
              <w:rPr>
                <w:rFonts w:ascii="Calibri" w:eastAsia="Times New Roman" w:hAnsi="Calibri" w:cs="Times New Roman"/>
                <w:b/>
                <w:bCs/>
                <w:sz w:val="32"/>
                <w:szCs w:val="40"/>
                <w:lang w:val="en-GB"/>
              </w:rPr>
              <w:t xml:space="preserve"> run1</w:t>
            </w:r>
          </w:p>
        </w:tc>
        <w:tc>
          <w:tcPr>
            <w:tcW w:w="0" w:type="auto"/>
            <w:tcBorders>
              <w:top w:val="nil"/>
              <w:left w:val="single" w:sz="4" w:space="0" w:color="auto"/>
              <w:bottom w:val="nil"/>
              <w:right w:val="nil"/>
            </w:tcBorders>
            <w:shd w:val="clear" w:color="auto" w:fill="auto"/>
            <w:noWrap/>
            <w:vAlign w:val="bottom"/>
            <w:hideMark/>
          </w:tcPr>
          <w:p w14:paraId="023706DC" w14:textId="77777777" w:rsidR="00553570" w:rsidRPr="00F94643" w:rsidRDefault="00553570" w:rsidP="002A2451">
            <w:pPr>
              <w:rPr>
                <w:rFonts w:ascii="Calibri" w:eastAsia="Times New Roman" w:hAnsi="Calibri" w:cs="Times New Roman"/>
                <w:b/>
                <w:bCs/>
                <w:lang w:val="en-GB"/>
              </w:rPr>
            </w:pPr>
            <w:r w:rsidRPr="00F94643">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140ECEFC" w14:textId="77777777" w:rsidR="00553570" w:rsidRPr="00F94643" w:rsidRDefault="00553570" w:rsidP="002A2451">
            <w:pPr>
              <w:rPr>
                <w:rFonts w:ascii="Calibri" w:eastAsia="Times New Roman" w:hAnsi="Calibri" w:cs="Times New Roman"/>
                <w:b/>
                <w:bCs/>
                <w:lang w:val="en-GB"/>
              </w:rPr>
            </w:pPr>
            <w:r w:rsidRPr="00F94643">
              <w:rPr>
                <w:rFonts w:ascii="Calibri" w:eastAsia="Times New Roman" w:hAnsi="Calibri" w:cs="Times New Roman"/>
                <w:b/>
                <w:bCs/>
                <w:lang w:val="en-GB"/>
              </w:rPr>
              <w:t> </w:t>
            </w:r>
          </w:p>
        </w:tc>
      </w:tr>
      <w:tr w:rsidR="002A2451" w:rsidRPr="00F94643" w14:paraId="61B34F8A" w14:textId="77777777" w:rsidTr="007A6E37">
        <w:trPr>
          <w:trHeight w:val="300"/>
        </w:trPr>
        <w:tc>
          <w:tcPr>
            <w:tcW w:w="0" w:type="auto"/>
            <w:tcBorders>
              <w:top w:val="nil"/>
              <w:left w:val="nil"/>
              <w:bottom w:val="nil"/>
              <w:right w:val="nil"/>
            </w:tcBorders>
            <w:shd w:val="clear" w:color="auto" w:fill="auto"/>
            <w:noWrap/>
            <w:vAlign w:val="bottom"/>
            <w:hideMark/>
          </w:tcPr>
          <w:p w14:paraId="046416B5" w14:textId="77777777" w:rsidR="002A2451" w:rsidRPr="00F94643" w:rsidRDefault="002A2451" w:rsidP="002A2451">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0EC7E11E" w14:textId="77777777" w:rsidR="002A2451" w:rsidRPr="00F94643" w:rsidRDefault="002A2451" w:rsidP="002A2451">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513FAB1" w14:textId="77777777" w:rsidR="002A2451" w:rsidRPr="00F94643" w:rsidRDefault="002A2451" w:rsidP="002A2451">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A851406" w14:textId="77777777" w:rsidR="002A2451" w:rsidRPr="00F94643" w:rsidRDefault="002A2451" w:rsidP="002A2451">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E5DD4BE" w14:textId="77777777" w:rsidR="002A2451" w:rsidRPr="00F94643" w:rsidRDefault="002A2451" w:rsidP="002A2451">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0B73717" w14:textId="77777777" w:rsidR="002A2451" w:rsidRPr="00F94643" w:rsidRDefault="002A2451" w:rsidP="002A2451">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FC964CA" w14:textId="77777777" w:rsidR="002A2451" w:rsidRPr="00F94643" w:rsidRDefault="002A2451" w:rsidP="002A2451">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C2C87C1" w14:textId="77777777" w:rsidR="002A2451" w:rsidRPr="00F94643" w:rsidRDefault="002A2451" w:rsidP="002A2451">
            <w:pPr>
              <w:rPr>
                <w:rFonts w:ascii="Calibri" w:eastAsia="Times New Roman" w:hAnsi="Calibri" w:cs="Times New Roman"/>
                <w:lang w:val="en-GB"/>
              </w:rPr>
            </w:pPr>
            <w:r w:rsidRPr="00F94643">
              <w:rPr>
                <w:rFonts w:ascii="Calibri" w:eastAsia="Times New Roman" w:hAnsi="Calibri" w:cs="Times New Roman"/>
                <w:lang w:val="en-GB"/>
              </w:rPr>
              <w:t> </w:t>
            </w:r>
          </w:p>
        </w:tc>
      </w:tr>
      <w:tr w:rsidR="002A2451" w:rsidRPr="00F94643" w14:paraId="535AA945" w14:textId="77777777" w:rsidTr="007A6E37">
        <w:trPr>
          <w:trHeight w:val="300"/>
        </w:trPr>
        <w:tc>
          <w:tcPr>
            <w:tcW w:w="0" w:type="auto"/>
            <w:tcBorders>
              <w:top w:val="nil"/>
              <w:left w:val="nil"/>
              <w:bottom w:val="single" w:sz="4" w:space="0" w:color="auto"/>
              <w:right w:val="nil"/>
            </w:tcBorders>
            <w:shd w:val="clear" w:color="auto" w:fill="auto"/>
            <w:noWrap/>
            <w:vAlign w:val="bottom"/>
            <w:hideMark/>
          </w:tcPr>
          <w:p w14:paraId="36FF452A" w14:textId="77777777" w:rsidR="002A2451" w:rsidRPr="00F94643" w:rsidRDefault="002A2451" w:rsidP="002A2451">
            <w:pPr>
              <w:rPr>
                <w:rFonts w:ascii="Calibri" w:eastAsia="Times New Roman" w:hAnsi="Calibri" w:cs="Times New Roman"/>
                <w:b/>
                <w:bCs/>
                <w:szCs w:val="20"/>
                <w:lang w:val="en-GB"/>
              </w:rPr>
            </w:pPr>
            <w:r w:rsidRPr="00F94643">
              <w:rPr>
                <w:rFonts w:ascii="Calibri" w:eastAsia="Times New Roman" w:hAnsi="Calibri" w:cs="Times New Roman"/>
                <w:b/>
                <w:bCs/>
                <w:szCs w:val="2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A0D228A" w14:textId="77777777" w:rsidR="002A2451" w:rsidRPr="00F94643" w:rsidRDefault="002A2451" w:rsidP="002A2451">
            <w:pPr>
              <w:jc w:val="right"/>
              <w:rPr>
                <w:rFonts w:ascii="Calibri" w:eastAsia="Times New Roman" w:hAnsi="Calibri" w:cs="Times New Roman"/>
                <w:b/>
                <w:bCs/>
                <w:szCs w:val="20"/>
                <w:lang w:val="en-GB"/>
              </w:rPr>
            </w:pPr>
            <w:r w:rsidRPr="00F94643">
              <w:rPr>
                <w:rFonts w:ascii="Calibri" w:eastAsia="Times New Roman" w:hAnsi="Calibri" w:cs="Times New Roman"/>
                <w:b/>
                <w:bCs/>
                <w:szCs w:val="2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64F2F082" w14:textId="77777777" w:rsidR="002A2451" w:rsidRPr="00F94643" w:rsidRDefault="002A2451" w:rsidP="002A2451">
            <w:pPr>
              <w:jc w:val="right"/>
              <w:rPr>
                <w:rFonts w:ascii="Calibri" w:eastAsia="Times New Roman" w:hAnsi="Calibri" w:cs="Times New Roman"/>
                <w:b/>
                <w:bCs/>
                <w:szCs w:val="20"/>
                <w:lang w:val="en-GB"/>
              </w:rPr>
            </w:pPr>
            <w:r w:rsidRPr="00F94643">
              <w:rPr>
                <w:rFonts w:ascii="Calibri" w:eastAsia="Times New Roman" w:hAnsi="Calibri" w:cs="Times New Roman"/>
                <w:b/>
                <w:bCs/>
                <w:szCs w:val="2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5701861D" w14:textId="77777777" w:rsidR="002A2451" w:rsidRPr="00F94643" w:rsidRDefault="002A2451" w:rsidP="002A2451">
            <w:pPr>
              <w:jc w:val="right"/>
              <w:rPr>
                <w:rFonts w:ascii="Calibri" w:eastAsia="Times New Roman" w:hAnsi="Calibri" w:cs="Times New Roman"/>
                <w:b/>
                <w:bCs/>
                <w:szCs w:val="20"/>
                <w:lang w:val="en-GB"/>
              </w:rPr>
            </w:pPr>
            <w:r w:rsidRPr="00F94643">
              <w:rPr>
                <w:rFonts w:ascii="Calibri" w:eastAsia="Times New Roman" w:hAnsi="Calibri" w:cs="Times New Roman"/>
                <w:b/>
                <w:bCs/>
                <w:szCs w:val="2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7082ED09" w14:textId="77777777" w:rsidR="002A2451" w:rsidRPr="00F94643" w:rsidRDefault="002A2451" w:rsidP="002A2451">
            <w:pPr>
              <w:jc w:val="right"/>
              <w:rPr>
                <w:rFonts w:ascii="Calibri" w:eastAsia="Times New Roman" w:hAnsi="Calibri" w:cs="Times New Roman"/>
                <w:b/>
                <w:bCs/>
                <w:szCs w:val="20"/>
                <w:lang w:val="en-GB"/>
              </w:rPr>
            </w:pPr>
            <w:r w:rsidRPr="00F94643">
              <w:rPr>
                <w:rFonts w:ascii="Calibri" w:eastAsia="Times New Roman" w:hAnsi="Calibri" w:cs="Times New Roman"/>
                <w:b/>
                <w:bCs/>
                <w:szCs w:val="2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69CC5EB0" w14:textId="77777777" w:rsidR="002A2451" w:rsidRPr="00F94643" w:rsidRDefault="002A2451" w:rsidP="002A2451">
            <w:pPr>
              <w:jc w:val="right"/>
              <w:rPr>
                <w:rFonts w:ascii="Calibri" w:eastAsia="Times New Roman" w:hAnsi="Calibri" w:cs="Times New Roman"/>
                <w:b/>
                <w:bCs/>
                <w:szCs w:val="20"/>
                <w:lang w:val="en-GB"/>
              </w:rPr>
            </w:pPr>
            <w:r w:rsidRPr="00F94643">
              <w:rPr>
                <w:rFonts w:ascii="Calibri" w:eastAsia="Times New Roman" w:hAnsi="Calibri" w:cs="Times New Roman"/>
                <w:b/>
                <w:bCs/>
                <w:szCs w:val="2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60597FD8" w14:textId="77777777" w:rsidR="002A2451" w:rsidRPr="00F94643" w:rsidRDefault="002A2451" w:rsidP="002A2451">
            <w:pPr>
              <w:jc w:val="right"/>
              <w:rPr>
                <w:rFonts w:ascii="Calibri" w:eastAsia="Times New Roman" w:hAnsi="Calibri" w:cs="Times New Roman"/>
                <w:b/>
                <w:bCs/>
                <w:szCs w:val="20"/>
                <w:lang w:val="en-GB"/>
              </w:rPr>
            </w:pPr>
            <w:r w:rsidRPr="00F94643">
              <w:rPr>
                <w:rFonts w:ascii="Calibri" w:eastAsia="Times New Roman" w:hAnsi="Calibri" w:cs="Times New Roman"/>
                <w:b/>
                <w:bCs/>
                <w:szCs w:val="20"/>
                <w:lang w:val="en-GB"/>
              </w:rPr>
              <w:t>46</w:t>
            </w:r>
          </w:p>
        </w:tc>
        <w:tc>
          <w:tcPr>
            <w:tcW w:w="0" w:type="auto"/>
            <w:tcBorders>
              <w:top w:val="nil"/>
              <w:left w:val="single" w:sz="4" w:space="0" w:color="auto"/>
              <w:bottom w:val="single" w:sz="4" w:space="0" w:color="auto"/>
              <w:right w:val="nil"/>
            </w:tcBorders>
            <w:shd w:val="clear" w:color="auto" w:fill="auto"/>
            <w:noWrap/>
            <w:vAlign w:val="bottom"/>
            <w:hideMark/>
          </w:tcPr>
          <w:p w14:paraId="648A6F9D" w14:textId="77777777" w:rsidR="002A2451" w:rsidRPr="00F94643" w:rsidRDefault="002A2451" w:rsidP="002A2451">
            <w:pPr>
              <w:jc w:val="right"/>
              <w:rPr>
                <w:rFonts w:ascii="Calibri" w:eastAsia="Times New Roman" w:hAnsi="Calibri" w:cs="Times New Roman"/>
                <w:b/>
                <w:bCs/>
                <w:szCs w:val="20"/>
                <w:lang w:val="en-GB"/>
              </w:rPr>
            </w:pPr>
            <w:r w:rsidRPr="00F94643">
              <w:rPr>
                <w:rFonts w:ascii="Calibri" w:eastAsia="Times New Roman" w:hAnsi="Calibri" w:cs="Times New Roman"/>
                <w:b/>
                <w:bCs/>
                <w:szCs w:val="20"/>
                <w:lang w:val="en-GB"/>
              </w:rPr>
              <w:t>47</w:t>
            </w:r>
          </w:p>
        </w:tc>
      </w:tr>
      <w:tr w:rsidR="002A2451" w:rsidRPr="00F94643" w14:paraId="49704485" w14:textId="77777777" w:rsidTr="007A6E37">
        <w:trPr>
          <w:trHeight w:val="300"/>
        </w:trPr>
        <w:tc>
          <w:tcPr>
            <w:tcW w:w="0" w:type="auto"/>
            <w:tcBorders>
              <w:top w:val="nil"/>
              <w:left w:val="single" w:sz="4" w:space="0" w:color="auto"/>
              <w:bottom w:val="nil"/>
              <w:right w:val="nil"/>
            </w:tcBorders>
            <w:shd w:val="clear" w:color="auto" w:fill="auto"/>
            <w:noWrap/>
            <w:vAlign w:val="bottom"/>
            <w:hideMark/>
          </w:tcPr>
          <w:p w14:paraId="581CA317" w14:textId="77777777" w:rsidR="002A2451" w:rsidRPr="00F94643" w:rsidRDefault="002A2451" w:rsidP="002A2451">
            <w:pPr>
              <w:rPr>
                <w:rFonts w:ascii="Calibri" w:eastAsia="Times New Roman" w:hAnsi="Calibri" w:cs="Times New Roman"/>
                <w:b/>
                <w:bCs/>
                <w:szCs w:val="20"/>
                <w:lang w:val="en-GB"/>
              </w:rPr>
            </w:pPr>
            <w:r w:rsidRPr="00F94643">
              <w:rPr>
                <w:rFonts w:ascii="Calibri" w:eastAsia="Times New Roman" w:hAnsi="Calibri" w:cs="Times New Roman"/>
                <w:b/>
                <w:bCs/>
                <w:szCs w:val="20"/>
                <w:lang w:val="en-GB"/>
              </w:rPr>
              <w:t>Desired Error</w:t>
            </w:r>
          </w:p>
        </w:tc>
        <w:tc>
          <w:tcPr>
            <w:tcW w:w="0" w:type="auto"/>
            <w:tcBorders>
              <w:top w:val="nil"/>
              <w:left w:val="single" w:sz="4" w:space="0" w:color="auto"/>
              <w:bottom w:val="nil"/>
              <w:right w:val="nil"/>
            </w:tcBorders>
            <w:shd w:val="clear" w:color="auto" w:fill="auto"/>
            <w:noWrap/>
            <w:vAlign w:val="bottom"/>
            <w:hideMark/>
          </w:tcPr>
          <w:p w14:paraId="5DA9A031" w14:textId="77777777" w:rsidR="002A2451" w:rsidRPr="00F94643" w:rsidRDefault="002A2451" w:rsidP="002A2451">
            <w:pPr>
              <w:jc w:val="right"/>
              <w:rPr>
                <w:rFonts w:ascii="Calibri" w:eastAsia="Times New Roman" w:hAnsi="Calibri" w:cs="Times New Roman"/>
                <w:szCs w:val="20"/>
                <w:lang w:val="en-GB"/>
              </w:rPr>
            </w:pPr>
            <w:r w:rsidRPr="00F94643">
              <w:rPr>
                <w:rFonts w:ascii="Calibri" w:eastAsia="Times New Roman" w:hAnsi="Calibri" w:cs="Times New Roman"/>
                <w:szCs w:val="20"/>
                <w:lang w:val="en-GB"/>
              </w:rPr>
              <w:t>1,00E-04</w:t>
            </w:r>
          </w:p>
        </w:tc>
        <w:tc>
          <w:tcPr>
            <w:tcW w:w="0" w:type="auto"/>
            <w:tcBorders>
              <w:top w:val="nil"/>
              <w:left w:val="single" w:sz="4" w:space="0" w:color="auto"/>
              <w:bottom w:val="nil"/>
              <w:right w:val="nil"/>
            </w:tcBorders>
            <w:shd w:val="clear" w:color="auto" w:fill="auto"/>
            <w:noWrap/>
            <w:vAlign w:val="bottom"/>
            <w:hideMark/>
          </w:tcPr>
          <w:p w14:paraId="4F7354C9" w14:textId="77777777" w:rsidR="002A2451" w:rsidRPr="00F94643" w:rsidRDefault="002A2451" w:rsidP="002A2451">
            <w:pPr>
              <w:jc w:val="right"/>
              <w:rPr>
                <w:rFonts w:ascii="Calibri" w:eastAsia="Times New Roman" w:hAnsi="Calibri" w:cs="Times New Roman"/>
                <w:szCs w:val="20"/>
                <w:lang w:val="en-GB"/>
              </w:rPr>
            </w:pPr>
            <w:r w:rsidRPr="00F94643">
              <w:rPr>
                <w:rFonts w:ascii="Calibri" w:eastAsia="Times New Roman" w:hAnsi="Calibri" w:cs="Times New Roman"/>
                <w:szCs w:val="20"/>
                <w:lang w:val="en-GB"/>
              </w:rPr>
              <w:t>1,00E-05</w:t>
            </w:r>
          </w:p>
        </w:tc>
        <w:tc>
          <w:tcPr>
            <w:tcW w:w="0" w:type="auto"/>
            <w:tcBorders>
              <w:top w:val="nil"/>
              <w:left w:val="single" w:sz="4" w:space="0" w:color="auto"/>
              <w:bottom w:val="nil"/>
              <w:right w:val="nil"/>
            </w:tcBorders>
            <w:shd w:val="clear" w:color="auto" w:fill="auto"/>
            <w:noWrap/>
            <w:vAlign w:val="bottom"/>
            <w:hideMark/>
          </w:tcPr>
          <w:p w14:paraId="16888CD2" w14:textId="77777777" w:rsidR="002A2451" w:rsidRPr="00F94643" w:rsidRDefault="002A2451" w:rsidP="002A2451">
            <w:pPr>
              <w:jc w:val="right"/>
              <w:rPr>
                <w:rFonts w:ascii="Calibri" w:eastAsia="Times New Roman" w:hAnsi="Calibri" w:cs="Times New Roman"/>
                <w:szCs w:val="20"/>
                <w:lang w:val="en-GB"/>
              </w:rPr>
            </w:pPr>
            <w:r w:rsidRPr="00F94643">
              <w:rPr>
                <w:rFonts w:ascii="Calibri" w:eastAsia="Times New Roman" w:hAnsi="Calibri" w:cs="Times New Roman"/>
                <w:szCs w:val="20"/>
                <w:lang w:val="en-GB"/>
              </w:rPr>
              <w:t>1,00E-06</w:t>
            </w:r>
          </w:p>
        </w:tc>
        <w:tc>
          <w:tcPr>
            <w:tcW w:w="0" w:type="auto"/>
            <w:tcBorders>
              <w:top w:val="nil"/>
              <w:left w:val="single" w:sz="4" w:space="0" w:color="auto"/>
              <w:bottom w:val="nil"/>
              <w:right w:val="nil"/>
            </w:tcBorders>
            <w:shd w:val="clear" w:color="auto" w:fill="auto"/>
            <w:noWrap/>
            <w:vAlign w:val="bottom"/>
            <w:hideMark/>
          </w:tcPr>
          <w:p w14:paraId="0F8F1A0D" w14:textId="77777777" w:rsidR="002A2451" w:rsidRPr="00F94643" w:rsidRDefault="002A2451" w:rsidP="002A2451">
            <w:pPr>
              <w:jc w:val="right"/>
              <w:rPr>
                <w:rFonts w:ascii="Calibri" w:eastAsia="Times New Roman" w:hAnsi="Calibri" w:cs="Times New Roman"/>
                <w:szCs w:val="20"/>
                <w:lang w:val="en-GB"/>
              </w:rPr>
            </w:pPr>
            <w:r w:rsidRPr="00F94643">
              <w:rPr>
                <w:rFonts w:ascii="Calibri" w:eastAsia="Times New Roman" w:hAnsi="Calibri" w:cs="Times New Roman"/>
                <w:szCs w:val="20"/>
                <w:lang w:val="en-GB"/>
              </w:rPr>
              <w:t>1,00E-07</w:t>
            </w:r>
          </w:p>
        </w:tc>
        <w:tc>
          <w:tcPr>
            <w:tcW w:w="0" w:type="auto"/>
            <w:tcBorders>
              <w:top w:val="nil"/>
              <w:left w:val="single" w:sz="4" w:space="0" w:color="auto"/>
              <w:bottom w:val="nil"/>
              <w:right w:val="nil"/>
            </w:tcBorders>
            <w:shd w:val="clear" w:color="auto" w:fill="auto"/>
            <w:noWrap/>
            <w:vAlign w:val="bottom"/>
            <w:hideMark/>
          </w:tcPr>
          <w:p w14:paraId="7FE71C51" w14:textId="77777777" w:rsidR="002A2451" w:rsidRPr="00F94643" w:rsidRDefault="002A2451" w:rsidP="002A2451">
            <w:pPr>
              <w:jc w:val="right"/>
              <w:rPr>
                <w:rFonts w:ascii="Calibri" w:eastAsia="Times New Roman" w:hAnsi="Calibri" w:cs="Times New Roman"/>
                <w:szCs w:val="20"/>
                <w:lang w:val="en-GB"/>
              </w:rPr>
            </w:pPr>
            <w:r w:rsidRPr="00F94643">
              <w:rPr>
                <w:rFonts w:ascii="Calibri" w:eastAsia="Times New Roman" w:hAnsi="Calibri" w:cs="Times New Roman"/>
                <w:szCs w:val="20"/>
                <w:lang w:val="en-GB"/>
              </w:rPr>
              <w:t>1,00E-08</w:t>
            </w:r>
          </w:p>
        </w:tc>
        <w:tc>
          <w:tcPr>
            <w:tcW w:w="0" w:type="auto"/>
            <w:tcBorders>
              <w:top w:val="nil"/>
              <w:left w:val="single" w:sz="4" w:space="0" w:color="auto"/>
              <w:bottom w:val="nil"/>
              <w:right w:val="nil"/>
            </w:tcBorders>
            <w:shd w:val="clear" w:color="auto" w:fill="auto"/>
            <w:noWrap/>
            <w:vAlign w:val="bottom"/>
            <w:hideMark/>
          </w:tcPr>
          <w:p w14:paraId="60364716" w14:textId="77777777" w:rsidR="002A2451" w:rsidRPr="00F94643" w:rsidRDefault="002A2451" w:rsidP="002A2451">
            <w:pPr>
              <w:jc w:val="right"/>
              <w:rPr>
                <w:rFonts w:ascii="Calibri" w:eastAsia="Times New Roman" w:hAnsi="Calibri" w:cs="Times New Roman"/>
                <w:szCs w:val="20"/>
                <w:lang w:val="en-GB"/>
              </w:rPr>
            </w:pPr>
            <w:r w:rsidRPr="00F94643">
              <w:rPr>
                <w:rFonts w:ascii="Calibri" w:eastAsia="Times New Roman" w:hAnsi="Calibri" w:cs="Times New Roman"/>
                <w:szCs w:val="20"/>
                <w:lang w:val="en-GB"/>
              </w:rPr>
              <w:t>1,00E-09</w:t>
            </w:r>
          </w:p>
        </w:tc>
        <w:tc>
          <w:tcPr>
            <w:tcW w:w="0" w:type="auto"/>
            <w:tcBorders>
              <w:top w:val="nil"/>
              <w:left w:val="single" w:sz="4" w:space="0" w:color="auto"/>
              <w:bottom w:val="nil"/>
              <w:right w:val="nil"/>
            </w:tcBorders>
            <w:shd w:val="clear" w:color="auto" w:fill="auto"/>
            <w:noWrap/>
            <w:vAlign w:val="bottom"/>
            <w:hideMark/>
          </w:tcPr>
          <w:p w14:paraId="1D51F3FB" w14:textId="77777777" w:rsidR="002A2451" w:rsidRPr="00F94643" w:rsidRDefault="002A2451" w:rsidP="002A2451">
            <w:pPr>
              <w:jc w:val="right"/>
              <w:rPr>
                <w:rFonts w:ascii="Calibri" w:eastAsia="Times New Roman" w:hAnsi="Calibri" w:cs="Times New Roman"/>
                <w:szCs w:val="20"/>
                <w:lang w:val="en-GB"/>
              </w:rPr>
            </w:pPr>
            <w:r w:rsidRPr="00F94643">
              <w:rPr>
                <w:rFonts w:ascii="Calibri" w:eastAsia="Times New Roman" w:hAnsi="Calibri" w:cs="Times New Roman"/>
                <w:szCs w:val="20"/>
                <w:lang w:val="en-GB"/>
              </w:rPr>
              <w:t>1,00E-10</w:t>
            </w:r>
          </w:p>
        </w:tc>
      </w:tr>
      <w:tr w:rsidR="002A2451" w:rsidRPr="00F94643" w14:paraId="0181886C" w14:textId="77777777" w:rsidTr="007A6E3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3018059" w14:textId="77777777" w:rsidR="002A2451" w:rsidRPr="00F94643" w:rsidRDefault="002A2451" w:rsidP="002A2451">
            <w:pPr>
              <w:rPr>
                <w:rFonts w:ascii="Calibri" w:eastAsia="Times New Roman" w:hAnsi="Calibri" w:cs="Times New Roman"/>
                <w:b/>
                <w:bCs/>
                <w:color w:val="000000"/>
                <w:szCs w:val="20"/>
                <w:lang w:val="en-GB"/>
              </w:rPr>
            </w:pPr>
            <w:r w:rsidRPr="00F94643">
              <w:rPr>
                <w:rFonts w:ascii="Calibri" w:eastAsia="Times New Roman" w:hAnsi="Calibri" w:cs="Times New Roman"/>
                <w:b/>
                <w:bCs/>
                <w:color w:val="000000"/>
                <w:szCs w:val="2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1BA5D4F7" w14:textId="77777777" w:rsidR="002A2451" w:rsidRPr="00F94643" w:rsidRDefault="002A2451" w:rsidP="002A2451">
            <w:pPr>
              <w:jc w:val="right"/>
              <w:rPr>
                <w:rFonts w:ascii="Calibri" w:eastAsia="Times New Roman" w:hAnsi="Calibri" w:cs="Times New Roman"/>
                <w:szCs w:val="20"/>
                <w:lang w:val="en-GB"/>
              </w:rPr>
            </w:pPr>
            <w:r w:rsidRPr="00F94643">
              <w:rPr>
                <w:rFonts w:ascii="Calibri" w:eastAsia="Times New Roman" w:hAnsi="Calibri" w:cs="Times New Roman"/>
                <w:szCs w:val="2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43E7BA4F" w14:textId="77777777" w:rsidR="002A2451" w:rsidRPr="00F94643" w:rsidRDefault="002A2451" w:rsidP="002A2451">
            <w:pPr>
              <w:jc w:val="right"/>
              <w:rPr>
                <w:rFonts w:ascii="Calibri" w:eastAsia="Times New Roman" w:hAnsi="Calibri" w:cs="Times New Roman"/>
                <w:szCs w:val="20"/>
                <w:lang w:val="en-GB"/>
              </w:rPr>
            </w:pPr>
            <w:r w:rsidRPr="00F94643">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2BE3337B" w14:textId="77777777" w:rsidR="002A2451" w:rsidRPr="00F94643" w:rsidRDefault="002A2451" w:rsidP="002A2451">
            <w:pPr>
              <w:jc w:val="right"/>
              <w:rPr>
                <w:rFonts w:ascii="Calibri" w:eastAsia="Times New Roman" w:hAnsi="Calibri" w:cs="Times New Roman"/>
                <w:szCs w:val="20"/>
                <w:lang w:val="en-GB"/>
              </w:rPr>
            </w:pPr>
            <w:r w:rsidRPr="00F94643">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463AB3CD" w14:textId="77777777" w:rsidR="002A2451" w:rsidRPr="00F94643" w:rsidRDefault="002A2451" w:rsidP="002A2451">
            <w:pPr>
              <w:jc w:val="right"/>
              <w:rPr>
                <w:rFonts w:ascii="Calibri" w:eastAsia="Times New Roman" w:hAnsi="Calibri" w:cs="Times New Roman"/>
                <w:szCs w:val="20"/>
                <w:lang w:val="en-GB"/>
              </w:rPr>
            </w:pPr>
            <w:r w:rsidRPr="00F94643">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55108933" w14:textId="77777777" w:rsidR="002A2451" w:rsidRPr="00F94643" w:rsidRDefault="002A2451" w:rsidP="002A2451">
            <w:pPr>
              <w:jc w:val="right"/>
              <w:rPr>
                <w:rFonts w:ascii="Calibri" w:eastAsia="Times New Roman" w:hAnsi="Calibri" w:cs="Times New Roman"/>
                <w:szCs w:val="20"/>
                <w:lang w:val="en-GB"/>
              </w:rPr>
            </w:pPr>
            <w:r w:rsidRPr="00F94643">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766C5F89" w14:textId="77777777" w:rsidR="002A2451" w:rsidRPr="00F94643" w:rsidRDefault="002A2451" w:rsidP="002A2451">
            <w:pPr>
              <w:jc w:val="right"/>
              <w:rPr>
                <w:rFonts w:ascii="Calibri" w:eastAsia="Times New Roman" w:hAnsi="Calibri" w:cs="Times New Roman"/>
                <w:szCs w:val="20"/>
                <w:lang w:val="en-GB"/>
              </w:rPr>
            </w:pPr>
            <w:r w:rsidRPr="00F94643">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369A0E32" w14:textId="77777777" w:rsidR="002A2451" w:rsidRPr="00F94643" w:rsidRDefault="002A2451" w:rsidP="002A2451">
            <w:pPr>
              <w:jc w:val="right"/>
              <w:rPr>
                <w:rFonts w:ascii="Calibri" w:eastAsia="Times New Roman" w:hAnsi="Calibri" w:cs="Times New Roman"/>
                <w:szCs w:val="20"/>
                <w:lang w:val="en-GB"/>
              </w:rPr>
            </w:pPr>
            <w:r w:rsidRPr="00F94643">
              <w:rPr>
                <w:rFonts w:ascii="Calibri" w:eastAsia="Times New Roman" w:hAnsi="Calibri" w:cs="Times New Roman"/>
                <w:szCs w:val="20"/>
                <w:lang w:val="en-GB"/>
              </w:rPr>
              <w:t>3</w:t>
            </w:r>
          </w:p>
        </w:tc>
      </w:tr>
      <w:tr w:rsidR="002A2451" w:rsidRPr="00F94643" w14:paraId="54368BEA" w14:textId="77777777" w:rsidTr="007A6E37">
        <w:trPr>
          <w:trHeight w:val="300"/>
        </w:trPr>
        <w:tc>
          <w:tcPr>
            <w:tcW w:w="0" w:type="auto"/>
            <w:tcBorders>
              <w:top w:val="nil"/>
              <w:left w:val="nil"/>
              <w:bottom w:val="nil"/>
              <w:right w:val="nil"/>
            </w:tcBorders>
            <w:shd w:val="clear" w:color="auto" w:fill="auto"/>
            <w:noWrap/>
            <w:vAlign w:val="bottom"/>
            <w:hideMark/>
          </w:tcPr>
          <w:p w14:paraId="615B46F6" w14:textId="50AB88A5" w:rsidR="002A2451" w:rsidRPr="00F94643" w:rsidRDefault="002A2451" w:rsidP="002A2451">
            <w:pPr>
              <w:rPr>
                <w:rFonts w:ascii="Calibri" w:eastAsia="Times New Roman" w:hAnsi="Calibri" w:cs="Times New Roman"/>
                <w:b/>
                <w:szCs w:val="20"/>
                <w:lang w:val="en-GB"/>
              </w:rPr>
            </w:pPr>
            <w:r w:rsidRPr="00F94643">
              <w:rPr>
                <w:rFonts w:ascii="Calibri" w:eastAsia="Times New Roman" w:hAnsi="Calibri" w:cs="Times New Roman"/>
                <w:b/>
                <w:szCs w:val="20"/>
                <w:lang w:val="en-GB"/>
              </w:rPr>
              <w:t>Pictures</w:t>
            </w:r>
          </w:p>
        </w:tc>
        <w:tc>
          <w:tcPr>
            <w:tcW w:w="0" w:type="auto"/>
            <w:tcBorders>
              <w:top w:val="nil"/>
              <w:left w:val="single" w:sz="4" w:space="0" w:color="auto"/>
              <w:bottom w:val="nil"/>
              <w:right w:val="nil"/>
            </w:tcBorders>
            <w:shd w:val="clear" w:color="auto" w:fill="auto"/>
            <w:noWrap/>
            <w:vAlign w:val="bottom"/>
            <w:hideMark/>
          </w:tcPr>
          <w:p w14:paraId="05BE4043" w14:textId="77777777" w:rsidR="002A2451" w:rsidRPr="00F94643" w:rsidRDefault="002A2451" w:rsidP="002A2451">
            <w:pPr>
              <w:rPr>
                <w:rFonts w:ascii="Calibri" w:eastAsia="Times New Roman" w:hAnsi="Calibri" w:cs="Times New Roman"/>
                <w:szCs w:val="20"/>
                <w:lang w:val="en-GB"/>
              </w:rPr>
            </w:pPr>
            <w:r w:rsidRPr="00F94643">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6EB3F0B3" w14:textId="77777777" w:rsidR="002A2451" w:rsidRPr="00F94643" w:rsidRDefault="002A2451" w:rsidP="002A2451">
            <w:pPr>
              <w:rPr>
                <w:rFonts w:ascii="Calibri" w:eastAsia="Times New Roman" w:hAnsi="Calibri" w:cs="Times New Roman"/>
                <w:szCs w:val="20"/>
                <w:lang w:val="en-GB"/>
              </w:rPr>
            </w:pPr>
            <w:r w:rsidRPr="00F94643">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0826033C" w14:textId="77777777" w:rsidR="002A2451" w:rsidRPr="00F94643" w:rsidRDefault="002A2451" w:rsidP="002A2451">
            <w:pPr>
              <w:rPr>
                <w:rFonts w:ascii="Calibri" w:eastAsia="Times New Roman" w:hAnsi="Calibri" w:cs="Times New Roman"/>
                <w:szCs w:val="20"/>
                <w:lang w:val="en-GB"/>
              </w:rPr>
            </w:pPr>
            <w:r w:rsidRPr="00F94643">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3556C02E" w14:textId="77777777" w:rsidR="002A2451" w:rsidRPr="00F94643" w:rsidRDefault="002A2451" w:rsidP="002A2451">
            <w:pPr>
              <w:rPr>
                <w:rFonts w:ascii="Calibri" w:eastAsia="Times New Roman" w:hAnsi="Calibri" w:cs="Times New Roman"/>
                <w:szCs w:val="20"/>
                <w:lang w:val="en-GB"/>
              </w:rPr>
            </w:pPr>
            <w:r w:rsidRPr="00F94643">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5C178511" w14:textId="77777777" w:rsidR="002A2451" w:rsidRPr="00F94643" w:rsidRDefault="002A2451" w:rsidP="002A2451">
            <w:pPr>
              <w:rPr>
                <w:rFonts w:ascii="Calibri" w:eastAsia="Times New Roman" w:hAnsi="Calibri" w:cs="Times New Roman"/>
                <w:szCs w:val="20"/>
                <w:lang w:val="en-GB"/>
              </w:rPr>
            </w:pPr>
            <w:r w:rsidRPr="00F94643">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0D58CDA6" w14:textId="77777777" w:rsidR="002A2451" w:rsidRPr="00F94643" w:rsidRDefault="002A2451" w:rsidP="002A2451">
            <w:pPr>
              <w:rPr>
                <w:rFonts w:ascii="Calibri" w:eastAsia="Times New Roman" w:hAnsi="Calibri" w:cs="Times New Roman"/>
                <w:szCs w:val="20"/>
                <w:lang w:val="en-GB"/>
              </w:rPr>
            </w:pPr>
            <w:r w:rsidRPr="00F94643">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22D5FF12" w14:textId="77777777" w:rsidR="002A2451" w:rsidRPr="00F94643" w:rsidRDefault="002A2451" w:rsidP="002A2451">
            <w:pPr>
              <w:rPr>
                <w:rFonts w:ascii="Calibri" w:eastAsia="Times New Roman" w:hAnsi="Calibri" w:cs="Times New Roman"/>
                <w:szCs w:val="20"/>
                <w:lang w:val="en-GB"/>
              </w:rPr>
            </w:pPr>
            <w:r w:rsidRPr="00F94643">
              <w:rPr>
                <w:rFonts w:ascii="Calibri" w:eastAsia="Times New Roman" w:hAnsi="Calibri" w:cs="Times New Roman"/>
                <w:szCs w:val="20"/>
                <w:lang w:val="en-GB"/>
              </w:rPr>
              <w:t> </w:t>
            </w:r>
          </w:p>
        </w:tc>
      </w:tr>
      <w:tr w:rsidR="002A2451" w:rsidRPr="00F94643" w14:paraId="59D91DC3" w14:textId="77777777" w:rsidTr="007A6E37">
        <w:trPr>
          <w:trHeight w:val="300"/>
        </w:trPr>
        <w:tc>
          <w:tcPr>
            <w:tcW w:w="0" w:type="auto"/>
            <w:tcBorders>
              <w:top w:val="nil"/>
              <w:left w:val="nil"/>
              <w:bottom w:val="nil"/>
              <w:right w:val="nil"/>
            </w:tcBorders>
            <w:shd w:val="clear" w:color="auto" w:fill="auto"/>
            <w:noWrap/>
            <w:vAlign w:val="bottom"/>
            <w:hideMark/>
          </w:tcPr>
          <w:p w14:paraId="4BA26666" w14:textId="77777777" w:rsidR="002A2451" w:rsidRPr="00F94643" w:rsidRDefault="002A2451" w:rsidP="002A2451">
            <w:pPr>
              <w:rPr>
                <w:rFonts w:ascii="Calibri" w:eastAsia="Times New Roman" w:hAnsi="Calibri" w:cs="Times New Roman"/>
                <w:szCs w:val="20"/>
                <w:lang w:val="en-GB"/>
              </w:rPr>
            </w:pPr>
            <w:proofErr w:type="gramStart"/>
            <w:r w:rsidRPr="00F94643">
              <w:rPr>
                <w:rFonts w:ascii="Calibri" w:eastAsia="Times New Roman" w:hAnsi="Calibri" w:cs="Times New Roman"/>
                <w:szCs w:val="20"/>
                <w:lang w:val="en-GB"/>
              </w:rPr>
              <w:t>glanduliferum3</w:t>
            </w:r>
            <w:proofErr w:type="gramEnd"/>
          </w:p>
        </w:tc>
        <w:tc>
          <w:tcPr>
            <w:tcW w:w="0" w:type="auto"/>
            <w:tcBorders>
              <w:top w:val="nil"/>
              <w:left w:val="single" w:sz="4" w:space="0" w:color="auto"/>
              <w:bottom w:val="nil"/>
              <w:right w:val="nil"/>
            </w:tcBorders>
            <w:shd w:val="clear" w:color="000000" w:fill="FFC7CE"/>
            <w:noWrap/>
            <w:vAlign w:val="bottom"/>
            <w:hideMark/>
          </w:tcPr>
          <w:p w14:paraId="303F4174" w14:textId="77777777" w:rsidR="002A2451" w:rsidRPr="00F94643" w:rsidRDefault="002A2451" w:rsidP="002A2451">
            <w:pPr>
              <w:rPr>
                <w:rFonts w:ascii="Calibri" w:eastAsia="Times New Roman" w:hAnsi="Calibri" w:cs="Times New Roman"/>
                <w:color w:val="9C0006"/>
                <w:szCs w:val="20"/>
                <w:lang w:val="en-GB"/>
              </w:rPr>
            </w:pPr>
            <w:r w:rsidRPr="00F94643">
              <w:rPr>
                <w:rFonts w:ascii="Calibri" w:eastAsia="Times New Roman" w:hAnsi="Calibri" w:cs="Times New Roman"/>
                <w:color w:val="9C0006"/>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5BED649" w14:textId="77777777" w:rsidR="002A2451" w:rsidRPr="00F94643" w:rsidRDefault="002A2451" w:rsidP="002A2451">
            <w:pPr>
              <w:rPr>
                <w:rFonts w:ascii="Calibri" w:eastAsia="Times New Roman" w:hAnsi="Calibri" w:cs="Times New Roman"/>
                <w:color w:val="9C6500"/>
                <w:szCs w:val="20"/>
                <w:lang w:val="en-GB"/>
              </w:rPr>
            </w:pPr>
            <w:r w:rsidRPr="00F94643">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52F6B84" w14:textId="77777777" w:rsidR="002A2451" w:rsidRPr="00F94643" w:rsidRDefault="002A2451" w:rsidP="002A2451">
            <w:pPr>
              <w:rPr>
                <w:rFonts w:ascii="Calibri" w:eastAsia="Times New Roman" w:hAnsi="Calibri" w:cs="Times New Roman"/>
                <w:color w:val="9C6500"/>
                <w:szCs w:val="20"/>
                <w:lang w:val="en-GB"/>
              </w:rPr>
            </w:pPr>
            <w:r w:rsidRPr="00F94643">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073C54E3" w14:textId="77777777" w:rsidR="002A2451" w:rsidRPr="00F94643" w:rsidRDefault="002A2451" w:rsidP="002A2451">
            <w:pPr>
              <w:rPr>
                <w:rFonts w:ascii="Calibri" w:eastAsia="Times New Roman" w:hAnsi="Calibri" w:cs="Times New Roman"/>
                <w:color w:val="9C0006"/>
                <w:szCs w:val="20"/>
                <w:lang w:val="en-GB"/>
              </w:rPr>
            </w:pPr>
            <w:r w:rsidRPr="00F94643">
              <w:rPr>
                <w:rFonts w:ascii="Calibri" w:eastAsia="Times New Roman" w:hAnsi="Calibri" w:cs="Times New Roman"/>
                <w:color w:val="9C0006"/>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0914934" w14:textId="77777777" w:rsidR="002A2451" w:rsidRPr="00F94643" w:rsidRDefault="002A2451" w:rsidP="002A2451">
            <w:pPr>
              <w:rPr>
                <w:rFonts w:ascii="Calibri" w:eastAsia="Times New Roman" w:hAnsi="Calibri" w:cs="Times New Roman"/>
                <w:color w:val="9C0006"/>
                <w:szCs w:val="20"/>
                <w:lang w:val="en-GB"/>
              </w:rPr>
            </w:pPr>
            <w:r w:rsidRPr="00F94643">
              <w:rPr>
                <w:rFonts w:ascii="Calibri" w:eastAsia="Times New Roman" w:hAnsi="Calibri" w:cs="Times New Roman"/>
                <w:color w:val="9C0006"/>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50B22755" w14:textId="77777777" w:rsidR="002A2451" w:rsidRPr="00F94643" w:rsidRDefault="002A2451" w:rsidP="002A2451">
            <w:pPr>
              <w:rPr>
                <w:rFonts w:ascii="Calibri" w:eastAsia="Times New Roman" w:hAnsi="Calibri" w:cs="Times New Roman"/>
                <w:color w:val="9C6500"/>
                <w:szCs w:val="20"/>
                <w:lang w:val="en-GB"/>
              </w:rPr>
            </w:pPr>
            <w:r w:rsidRPr="00F94643">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D9BC0BE" w14:textId="77777777" w:rsidR="002A2451" w:rsidRPr="00F94643" w:rsidRDefault="002A2451" w:rsidP="002A2451">
            <w:pPr>
              <w:rPr>
                <w:rFonts w:ascii="Calibri" w:eastAsia="Times New Roman" w:hAnsi="Calibri" w:cs="Times New Roman"/>
                <w:color w:val="9C6500"/>
                <w:szCs w:val="20"/>
                <w:lang w:val="en-GB"/>
              </w:rPr>
            </w:pPr>
            <w:r w:rsidRPr="00F94643">
              <w:rPr>
                <w:rFonts w:ascii="Calibri" w:eastAsia="Times New Roman" w:hAnsi="Calibri" w:cs="Times New Roman"/>
                <w:color w:val="9C6500"/>
                <w:szCs w:val="20"/>
                <w:lang w:val="en-GB"/>
              </w:rPr>
              <w:t>Unknown</w:t>
            </w:r>
          </w:p>
        </w:tc>
      </w:tr>
      <w:tr w:rsidR="002A2451" w:rsidRPr="00F94643" w14:paraId="20233D4E" w14:textId="77777777" w:rsidTr="007A6E37">
        <w:trPr>
          <w:trHeight w:val="300"/>
        </w:trPr>
        <w:tc>
          <w:tcPr>
            <w:tcW w:w="0" w:type="auto"/>
            <w:tcBorders>
              <w:top w:val="nil"/>
              <w:left w:val="nil"/>
              <w:bottom w:val="nil"/>
              <w:right w:val="nil"/>
            </w:tcBorders>
            <w:shd w:val="clear" w:color="auto" w:fill="auto"/>
            <w:noWrap/>
            <w:vAlign w:val="bottom"/>
            <w:hideMark/>
          </w:tcPr>
          <w:p w14:paraId="7957B18E" w14:textId="77777777" w:rsidR="002A2451" w:rsidRPr="00F94643" w:rsidRDefault="002A2451" w:rsidP="002A2451">
            <w:pPr>
              <w:rPr>
                <w:rFonts w:ascii="Calibri" w:eastAsia="Times New Roman" w:hAnsi="Calibri" w:cs="Times New Roman"/>
                <w:szCs w:val="20"/>
                <w:lang w:val="en-GB"/>
              </w:rPr>
            </w:pPr>
            <w:proofErr w:type="gramStart"/>
            <w:r w:rsidRPr="00F94643">
              <w:rPr>
                <w:rFonts w:ascii="Calibri" w:eastAsia="Times New Roman" w:hAnsi="Calibri" w:cs="Times New Roman"/>
                <w:szCs w:val="20"/>
                <w:lang w:val="en-GB"/>
              </w:rPr>
              <w:t>rothschildianium1</w:t>
            </w:r>
            <w:proofErr w:type="gramEnd"/>
          </w:p>
        </w:tc>
        <w:tc>
          <w:tcPr>
            <w:tcW w:w="0" w:type="auto"/>
            <w:tcBorders>
              <w:top w:val="nil"/>
              <w:left w:val="single" w:sz="4" w:space="0" w:color="auto"/>
              <w:bottom w:val="nil"/>
              <w:right w:val="nil"/>
            </w:tcBorders>
            <w:shd w:val="clear" w:color="000000" w:fill="C6EFCE"/>
            <w:noWrap/>
            <w:vAlign w:val="bottom"/>
            <w:hideMark/>
          </w:tcPr>
          <w:p w14:paraId="34438E1F" w14:textId="77777777" w:rsidR="002A2451" w:rsidRPr="00F94643" w:rsidRDefault="002A2451" w:rsidP="002A2451">
            <w:pPr>
              <w:rPr>
                <w:rFonts w:ascii="Calibri" w:eastAsia="Times New Roman" w:hAnsi="Calibri" w:cs="Times New Roman"/>
                <w:color w:val="006100"/>
                <w:szCs w:val="20"/>
                <w:lang w:val="en-GB"/>
              </w:rPr>
            </w:pPr>
            <w:r w:rsidRPr="00F94643">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EB006B8" w14:textId="77777777" w:rsidR="002A2451" w:rsidRPr="00F94643" w:rsidRDefault="002A2451" w:rsidP="002A2451">
            <w:pPr>
              <w:rPr>
                <w:rFonts w:ascii="Calibri" w:eastAsia="Times New Roman" w:hAnsi="Calibri" w:cs="Times New Roman"/>
                <w:color w:val="006100"/>
                <w:szCs w:val="20"/>
                <w:lang w:val="en-GB"/>
              </w:rPr>
            </w:pPr>
            <w:r w:rsidRPr="00F94643">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1FE70F2" w14:textId="77777777" w:rsidR="002A2451" w:rsidRPr="00F94643" w:rsidRDefault="002A2451" w:rsidP="002A2451">
            <w:pPr>
              <w:rPr>
                <w:rFonts w:ascii="Calibri" w:eastAsia="Times New Roman" w:hAnsi="Calibri" w:cs="Times New Roman"/>
                <w:color w:val="006100"/>
                <w:szCs w:val="20"/>
                <w:lang w:val="en-GB"/>
              </w:rPr>
            </w:pPr>
            <w:r w:rsidRPr="00F94643">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93FE547" w14:textId="77777777" w:rsidR="002A2451" w:rsidRPr="00F94643" w:rsidRDefault="002A2451" w:rsidP="002A2451">
            <w:pPr>
              <w:rPr>
                <w:rFonts w:ascii="Calibri" w:eastAsia="Times New Roman" w:hAnsi="Calibri" w:cs="Times New Roman"/>
                <w:color w:val="006100"/>
                <w:szCs w:val="20"/>
                <w:lang w:val="en-GB"/>
              </w:rPr>
            </w:pPr>
            <w:r w:rsidRPr="00F94643">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34BCE2E" w14:textId="77777777" w:rsidR="002A2451" w:rsidRPr="00F94643" w:rsidRDefault="002A2451" w:rsidP="002A2451">
            <w:pPr>
              <w:rPr>
                <w:rFonts w:ascii="Calibri" w:eastAsia="Times New Roman" w:hAnsi="Calibri" w:cs="Times New Roman"/>
                <w:color w:val="006100"/>
                <w:szCs w:val="20"/>
                <w:lang w:val="en-GB"/>
              </w:rPr>
            </w:pPr>
            <w:r w:rsidRPr="00F94643">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E317814" w14:textId="77777777" w:rsidR="002A2451" w:rsidRPr="00F94643" w:rsidRDefault="002A2451" w:rsidP="002A2451">
            <w:pPr>
              <w:rPr>
                <w:rFonts w:ascii="Calibri" w:eastAsia="Times New Roman" w:hAnsi="Calibri" w:cs="Times New Roman"/>
                <w:color w:val="006100"/>
                <w:szCs w:val="20"/>
                <w:lang w:val="en-GB"/>
              </w:rPr>
            </w:pPr>
            <w:r w:rsidRPr="00F94643">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AD8680A" w14:textId="77777777" w:rsidR="002A2451" w:rsidRPr="00F94643" w:rsidRDefault="002A2451" w:rsidP="002A2451">
            <w:pPr>
              <w:rPr>
                <w:rFonts w:ascii="Calibri" w:eastAsia="Times New Roman" w:hAnsi="Calibri" w:cs="Times New Roman"/>
                <w:color w:val="006100"/>
                <w:szCs w:val="20"/>
                <w:lang w:val="en-GB"/>
              </w:rPr>
            </w:pPr>
            <w:r w:rsidRPr="00F94643">
              <w:rPr>
                <w:rFonts w:ascii="Calibri" w:eastAsia="Times New Roman" w:hAnsi="Calibri" w:cs="Times New Roman"/>
                <w:color w:val="006100"/>
                <w:szCs w:val="20"/>
                <w:lang w:val="en-GB"/>
              </w:rPr>
              <w:t>Correct</w:t>
            </w:r>
          </w:p>
        </w:tc>
      </w:tr>
      <w:tr w:rsidR="002A2451" w:rsidRPr="00F94643" w14:paraId="4822E32A" w14:textId="77777777" w:rsidTr="007A6E37">
        <w:trPr>
          <w:trHeight w:val="300"/>
        </w:trPr>
        <w:tc>
          <w:tcPr>
            <w:tcW w:w="0" w:type="auto"/>
            <w:tcBorders>
              <w:top w:val="nil"/>
              <w:left w:val="nil"/>
              <w:bottom w:val="nil"/>
              <w:right w:val="nil"/>
            </w:tcBorders>
            <w:shd w:val="clear" w:color="auto" w:fill="auto"/>
            <w:noWrap/>
            <w:vAlign w:val="bottom"/>
            <w:hideMark/>
          </w:tcPr>
          <w:p w14:paraId="02F3A099" w14:textId="77777777" w:rsidR="002A2451" w:rsidRPr="00F94643" w:rsidRDefault="002A2451" w:rsidP="002A2451">
            <w:pPr>
              <w:rPr>
                <w:rFonts w:ascii="Calibri" w:eastAsia="Times New Roman" w:hAnsi="Calibri" w:cs="Times New Roman"/>
                <w:szCs w:val="20"/>
                <w:lang w:val="en-GB"/>
              </w:rPr>
            </w:pPr>
            <w:proofErr w:type="gramStart"/>
            <w:r w:rsidRPr="00F94643">
              <w:rPr>
                <w:rFonts w:ascii="Calibri" w:eastAsia="Times New Roman" w:hAnsi="Calibri" w:cs="Times New Roman"/>
                <w:szCs w:val="20"/>
                <w:lang w:val="en-GB"/>
              </w:rPr>
              <w:t>wilhelminiae1</w:t>
            </w:r>
            <w:proofErr w:type="gramEnd"/>
          </w:p>
        </w:tc>
        <w:tc>
          <w:tcPr>
            <w:tcW w:w="0" w:type="auto"/>
            <w:tcBorders>
              <w:top w:val="nil"/>
              <w:left w:val="single" w:sz="4" w:space="0" w:color="auto"/>
              <w:bottom w:val="nil"/>
              <w:right w:val="nil"/>
            </w:tcBorders>
            <w:shd w:val="clear" w:color="000000" w:fill="FFEB9C"/>
            <w:noWrap/>
            <w:vAlign w:val="bottom"/>
            <w:hideMark/>
          </w:tcPr>
          <w:p w14:paraId="5764B717" w14:textId="77777777" w:rsidR="002A2451" w:rsidRPr="00F94643" w:rsidRDefault="002A2451" w:rsidP="002A2451">
            <w:pPr>
              <w:rPr>
                <w:rFonts w:ascii="Calibri" w:eastAsia="Times New Roman" w:hAnsi="Calibri" w:cs="Times New Roman"/>
                <w:color w:val="9C6500"/>
                <w:szCs w:val="20"/>
                <w:lang w:val="en-GB"/>
              </w:rPr>
            </w:pPr>
            <w:r w:rsidRPr="00F94643">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DD0DF53" w14:textId="77777777" w:rsidR="002A2451" w:rsidRPr="00F94643" w:rsidRDefault="002A2451" w:rsidP="002A2451">
            <w:pPr>
              <w:rPr>
                <w:rFonts w:ascii="Calibri" w:eastAsia="Times New Roman" w:hAnsi="Calibri" w:cs="Times New Roman"/>
                <w:color w:val="008000"/>
                <w:szCs w:val="20"/>
                <w:lang w:val="en-GB"/>
              </w:rPr>
            </w:pPr>
            <w:r w:rsidRPr="00F94643">
              <w:rPr>
                <w:rFonts w:ascii="Calibri" w:eastAsia="Times New Roman" w:hAnsi="Calibri" w:cs="Times New Roman"/>
                <w:color w:val="008000"/>
                <w:szCs w:val="20"/>
                <w:lang w:val="en-GB"/>
              </w:rPr>
              <w:t>Unknown 4/3</w:t>
            </w:r>
          </w:p>
        </w:tc>
        <w:tc>
          <w:tcPr>
            <w:tcW w:w="0" w:type="auto"/>
            <w:tcBorders>
              <w:top w:val="nil"/>
              <w:left w:val="single" w:sz="4" w:space="0" w:color="auto"/>
              <w:bottom w:val="nil"/>
              <w:right w:val="nil"/>
            </w:tcBorders>
            <w:shd w:val="clear" w:color="000000" w:fill="FFEB9C"/>
            <w:noWrap/>
            <w:vAlign w:val="bottom"/>
            <w:hideMark/>
          </w:tcPr>
          <w:p w14:paraId="61144832" w14:textId="77777777" w:rsidR="002A2451" w:rsidRPr="00F94643" w:rsidRDefault="002A2451" w:rsidP="002A2451">
            <w:pPr>
              <w:rPr>
                <w:rFonts w:ascii="Calibri" w:eastAsia="Times New Roman" w:hAnsi="Calibri" w:cs="Times New Roman"/>
                <w:color w:val="9C6500"/>
                <w:szCs w:val="20"/>
                <w:lang w:val="en-GB"/>
              </w:rPr>
            </w:pPr>
            <w:r w:rsidRPr="00F94643">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2228638" w14:textId="77777777" w:rsidR="002A2451" w:rsidRPr="00F94643" w:rsidRDefault="002A2451" w:rsidP="002A2451">
            <w:pPr>
              <w:rPr>
                <w:rFonts w:ascii="Calibri" w:eastAsia="Times New Roman" w:hAnsi="Calibri" w:cs="Times New Roman"/>
                <w:color w:val="9C6500"/>
                <w:szCs w:val="20"/>
                <w:lang w:val="en-GB"/>
              </w:rPr>
            </w:pPr>
            <w:r w:rsidRPr="00F94643">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61840D4D" w14:textId="77777777" w:rsidR="002A2451" w:rsidRPr="00F94643" w:rsidRDefault="002A2451" w:rsidP="002A2451">
            <w:pPr>
              <w:rPr>
                <w:rFonts w:ascii="Calibri" w:eastAsia="Times New Roman" w:hAnsi="Calibri" w:cs="Times New Roman"/>
                <w:color w:val="006100"/>
                <w:szCs w:val="20"/>
                <w:lang w:val="en-GB"/>
              </w:rPr>
            </w:pPr>
            <w:r w:rsidRPr="00F94643">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1FF1F96" w14:textId="77777777" w:rsidR="002A2451" w:rsidRPr="00F94643" w:rsidRDefault="002A2451" w:rsidP="002A2451">
            <w:pPr>
              <w:rPr>
                <w:rFonts w:ascii="Calibri" w:eastAsia="Times New Roman" w:hAnsi="Calibri" w:cs="Times New Roman"/>
                <w:color w:val="006100"/>
                <w:szCs w:val="20"/>
                <w:lang w:val="en-GB"/>
              </w:rPr>
            </w:pPr>
            <w:r w:rsidRPr="00F94643">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36B8473" w14:textId="77777777" w:rsidR="002A2451" w:rsidRPr="00F94643" w:rsidRDefault="002A2451" w:rsidP="002A2451">
            <w:pPr>
              <w:rPr>
                <w:rFonts w:ascii="Calibri" w:eastAsia="Times New Roman" w:hAnsi="Calibri" w:cs="Times New Roman"/>
                <w:color w:val="006100"/>
                <w:szCs w:val="20"/>
                <w:lang w:val="en-GB"/>
              </w:rPr>
            </w:pPr>
            <w:r w:rsidRPr="00F94643">
              <w:rPr>
                <w:rFonts w:ascii="Calibri" w:eastAsia="Times New Roman" w:hAnsi="Calibri" w:cs="Times New Roman"/>
                <w:color w:val="006100"/>
                <w:szCs w:val="20"/>
                <w:lang w:val="en-GB"/>
              </w:rPr>
              <w:t>Correct</w:t>
            </w:r>
          </w:p>
        </w:tc>
      </w:tr>
      <w:tr w:rsidR="002A2451" w:rsidRPr="00F94643" w14:paraId="00B06EA6" w14:textId="77777777" w:rsidTr="007A6E37">
        <w:trPr>
          <w:trHeight w:val="300"/>
        </w:trPr>
        <w:tc>
          <w:tcPr>
            <w:tcW w:w="0" w:type="auto"/>
            <w:tcBorders>
              <w:top w:val="nil"/>
              <w:left w:val="nil"/>
              <w:bottom w:val="nil"/>
              <w:right w:val="nil"/>
            </w:tcBorders>
            <w:shd w:val="clear" w:color="auto" w:fill="auto"/>
            <w:noWrap/>
            <w:vAlign w:val="bottom"/>
            <w:hideMark/>
          </w:tcPr>
          <w:p w14:paraId="7D71A529" w14:textId="77777777" w:rsidR="002A2451" w:rsidRPr="00F94643" w:rsidRDefault="002A2451" w:rsidP="002A2451">
            <w:pPr>
              <w:rPr>
                <w:rFonts w:ascii="Calibri" w:eastAsia="Times New Roman" w:hAnsi="Calibri" w:cs="Times New Roman"/>
                <w:szCs w:val="20"/>
                <w:lang w:val="en-GB"/>
              </w:rPr>
            </w:pPr>
            <w:proofErr w:type="gramStart"/>
            <w:r w:rsidRPr="00F94643">
              <w:rPr>
                <w:rFonts w:ascii="Calibri" w:eastAsia="Times New Roman" w:hAnsi="Calibri" w:cs="Times New Roman"/>
                <w:szCs w:val="20"/>
                <w:lang w:val="en-GB"/>
              </w:rPr>
              <w:t>philippinense1</w:t>
            </w:r>
            <w:proofErr w:type="gramEnd"/>
          </w:p>
        </w:tc>
        <w:tc>
          <w:tcPr>
            <w:tcW w:w="0" w:type="auto"/>
            <w:tcBorders>
              <w:top w:val="nil"/>
              <w:left w:val="single" w:sz="4" w:space="0" w:color="auto"/>
              <w:bottom w:val="nil"/>
              <w:right w:val="nil"/>
            </w:tcBorders>
            <w:shd w:val="clear" w:color="000000" w:fill="C6EFCE"/>
            <w:noWrap/>
            <w:vAlign w:val="bottom"/>
            <w:hideMark/>
          </w:tcPr>
          <w:p w14:paraId="0BDA0D1C" w14:textId="77777777" w:rsidR="002A2451" w:rsidRPr="00F94643" w:rsidRDefault="002A2451" w:rsidP="002A2451">
            <w:pPr>
              <w:rPr>
                <w:rFonts w:ascii="Calibri" w:eastAsia="Times New Roman" w:hAnsi="Calibri" w:cs="Times New Roman"/>
                <w:color w:val="006100"/>
                <w:szCs w:val="20"/>
                <w:lang w:val="en-GB"/>
              </w:rPr>
            </w:pPr>
            <w:r w:rsidRPr="00F94643">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7359E59" w14:textId="77777777" w:rsidR="002A2451" w:rsidRPr="00F94643" w:rsidRDefault="002A2451" w:rsidP="002A2451">
            <w:pPr>
              <w:rPr>
                <w:rFonts w:ascii="Calibri" w:eastAsia="Times New Roman" w:hAnsi="Calibri" w:cs="Times New Roman"/>
                <w:color w:val="006100"/>
                <w:szCs w:val="20"/>
                <w:lang w:val="en-GB"/>
              </w:rPr>
            </w:pPr>
            <w:r w:rsidRPr="00F94643">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F08987E" w14:textId="77777777" w:rsidR="002A2451" w:rsidRPr="00F94643" w:rsidRDefault="002A2451" w:rsidP="002A2451">
            <w:pPr>
              <w:rPr>
                <w:rFonts w:ascii="Calibri" w:eastAsia="Times New Roman" w:hAnsi="Calibri" w:cs="Times New Roman"/>
                <w:color w:val="9C6500"/>
                <w:szCs w:val="20"/>
                <w:lang w:val="en-GB"/>
              </w:rPr>
            </w:pPr>
            <w:r w:rsidRPr="00F94643">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37CF03A6" w14:textId="77777777" w:rsidR="002A2451" w:rsidRPr="00F94643" w:rsidRDefault="002A2451" w:rsidP="002A2451">
            <w:pPr>
              <w:rPr>
                <w:rFonts w:ascii="Calibri" w:eastAsia="Times New Roman" w:hAnsi="Calibri" w:cs="Times New Roman"/>
                <w:color w:val="9C0006"/>
                <w:szCs w:val="20"/>
                <w:lang w:val="en-GB"/>
              </w:rPr>
            </w:pPr>
            <w:r w:rsidRPr="00F94643">
              <w:rPr>
                <w:rFonts w:ascii="Calibri" w:eastAsia="Times New Roman" w:hAnsi="Calibri" w:cs="Times New Roman"/>
                <w:color w:val="9C0006"/>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1BCBC41C" w14:textId="77777777" w:rsidR="002A2451" w:rsidRPr="00F94643" w:rsidRDefault="002A2451" w:rsidP="002A2451">
            <w:pPr>
              <w:rPr>
                <w:rFonts w:ascii="Calibri" w:eastAsia="Times New Roman" w:hAnsi="Calibri" w:cs="Times New Roman"/>
                <w:color w:val="9C6500"/>
                <w:szCs w:val="20"/>
                <w:lang w:val="en-GB"/>
              </w:rPr>
            </w:pPr>
            <w:r w:rsidRPr="00F94643">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32F209D" w14:textId="77777777" w:rsidR="002A2451" w:rsidRPr="00F94643" w:rsidRDefault="002A2451" w:rsidP="002A2451">
            <w:pPr>
              <w:rPr>
                <w:rFonts w:ascii="Calibri" w:eastAsia="Times New Roman" w:hAnsi="Calibri" w:cs="Times New Roman"/>
                <w:color w:val="9C6500"/>
                <w:szCs w:val="20"/>
                <w:lang w:val="en-GB"/>
              </w:rPr>
            </w:pPr>
            <w:r w:rsidRPr="00F94643">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2031AF2" w14:textId="77777777" w:rsidR="002A2451" w:rsidRPr="00F94643" w:rsidRDefault="002A2451" w:rsidP="002A2451">
            <w:pPr>
              <w:rPr>
                <w:rFonts w:ascii="Calibri" w:eastAsia="Times New Roman" w:hAnsi="Calibri" w:cs="Times New Roman"/>
                <w:color w:val="9C6500"/>
                <w:szCs w:val="20"/>
                <w:lang w:val="en-GB"/>
              </w:rPr>
            </w:pPr>
            <w:r w:rsidRPr="00F94643">
              <w:rPr>
                <w:rFonts w:ascii="Calibri" w:eastAsia="Times New Roman" w:hAnsi="Calibri" w:cs="Times New Roman"/>
                <w:color w:val="9C6500"/>
                <w:szCs w:val="20"/>
                <w:lang w:val="en-GB"/>
              </w:rPr>
              <w:t>Unknown</w:t>
            </w:r>
          </w:p>
        </w:tc>
      </w:tr>
      <w:tr w:rsidR="002A2451" w:rsidRPr="00F94643" w14:paraId="5A9434F1" w14:textId="77777777" w:rsidTr="007A6E37">
        <w:trPr>
          <w:trHeight w:val="300"/>
        </w:trPr>
        <w:tc>
          <w:tcPr>
            <w:tcW w:w="0" w:type="auto"/>
            <w:tcBorders>
              <w:top w:val="nil"/>
              <w:left w:val="nil"/>
              <w:bottom w:val="nil"/>
              <w:right w:val="nil"/>
            </w:tcBorders>
            <w:shd w:val="clear" w:color="auto" w:fill="auto"/>
            <w:noWrap/>
            <w:vAlign w:val="bottom"/>
            <w:hideMark/>
          </w:tcPr>
          <w:p w14:paraId="0B919061" w14:textId="77777777" w:rsidR="002A2451" w:rsidRPr="00F94643" w:rsidRDefault="002A2451" w:rsidP="002A2451">
            <w:pPr>
              <w:rPr>
                <w:rFonts w:ascii="Calibri" w:eastAsia="Times New Roman" w:hAnsi="Calibri" w:cs="Times New Roman"/>
                <w:szCs w:val="20"/>
                <w:lang w:val="en-GB"/>
              </w:rPr>
            </w:pPr>
            <w:proofErr w:type="gramStart"/>
            <w:r w:rsidRPr="00F94643">
              <w:rPr>
                <w:rFonts w:ascii="Calibri" w:eastAsia="Times New Roman" w:hAnsi="Calibri" w:cs="Times New Roman"/>
                <w:szCs w:val="20"/>
                <w:lang w:val="en-GB"/>
              </w:rPr>
              <w:t>rothschildianium2</w:t>
            </w:r>
            <w:proofErr w:type="gramEnd"/>
          </w:p>
        </w:tc>
        <w:tc>
          <w:tcPr>
            <w:tcW w:w="0" w:type="auto"/>
            <w:tcBorders>
              <w:top w:val="nil"/>
              <w:left w:val="single" w:sz="4" w:space="0" w:color="auto"/>
              <w:bottom w:val="nil"/>
              <w:right w:val="nil"/>
            </w:tcBorders>
            <w:shd w:val="clear" w:color="000000" w:fill="FFEB9C"/>
            <w:noWrap/>
            <w:vAlign w:val="bottom"/>
            <w:hideMark/>
          </w:tcPr>
          <w:p w14:paraId="6A5C83F2" w14:textId="77777777" w:rsidR="002A2451" w:rsidRPr="00F94643" w:rsidRDefault="002A2451" w:rsidP="002A2451">
            <w:pPr>
              <w:rPr>
                <w:rFonts w:ascii="Calibri" w:eastAsia="Times New Roman" w:hAnsi="Calibri" w:cs="Times New Roman"/>
                <w:color w:val="008000"/>
                <w:szCs w:val="20"/>
                <w:lang w:val="en-GB"/>
              </w:rPr>
            </w:pPr>
            <w:r w:rsidRPr="00F94643">
              <w:rPr>
                <w:rFonts w:ascii="Calibri" w:eastAsia="Times New Roman" w:hAnsi="Calibri" w:cs="Times New Roman"/>
                <w:color w:val="008000"/>
                <w:szCs w:val="20"/>
                <w:lang w:val="en-GB"/>
              </w:rPr>
              <w:t>Unknown 4/5</w:t>
            </w:r>
          </w:p>
        </w:tc>
        <w:tc>
          <w:tcPr>
            <w:tcW w:w="0" w:type="auto"/>
            <w:tcBorders>
              <w:top w:val="nil"/>
              <w:left w:val="single" w:sz="4" w:space="0" w:color="auto"/>
              <w:bottom w:val="nil"/>
              <w:right w:val="nil"/>
            </w:tcBorders>
            <w:shd w:val="clear" w:color="000000" w:fill="FFEB9C"/>
            <w:noWrap/>
            <w:vAlign w:val="bottom"/>
            <w:hideMark/>
          </w:tcPr>
          <w:p w14:paraId="7A3ED4C8" w14:textId="77777777" w:rsidR="002A2451" w:rsidRPr="00F94643" w:rsidRDefault="002A2451" w:rsidP="002A2451">
            <w:pPr>
              <w:rPr>
                <w:rFonts w:ascii="Calibri" w:eastAsia="Times New Roman" w:hAnsi="Calibri" w:cs="Times New Roman"/>
                <w:color w:val="9C6500"/>
                <w:szCs w:val="20"/>
                <w:lang w:val="en-GB"/>
              </w:rPr>
            </w:pPr>
            <w:r w:rsidRPr="00F94643">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775FA89" w14:textId="77777777" w:rsidR="002A2451" w:rsidRPr="00F94643" w:rsidRDefault="002A2451" w:rsidP="002A2451">
            <w:pPr>
              <w:rPr>
                <w:rFonts w:ascii="Calibri" w:eastAsia="Times New Roman" w:hAnsi="Calibri" w:cs="Times New Roman"/>
                <w:color w:val="9C0006"/>
                <w:szCs w:val="20"/>
                <w:lang w:val="en-GB"/>
              </w:rPr>
            </w:pPr>
            <w:r w:rsidRPr="00F94643">
              <w:rPr>
                <w:rFonts w:ascii="Calibri" w:eastAsia="Times New Roman" w:hAnsi="Calibri" w:cs="Times New Roman"/>
                <w:color w:val="9C0006"/>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6419399A" w14:textId="77777777" w:rsidR="002A2451" w:rsidRPr="00F94643" w:rsidRDefault="002A2451" w:rsidP="002A2451">
            <w:pPr>
              <w:rPr>
                <w:rFonts w:ascii="Calibri" w:eastAsia="Times New Roman" w:hAnsi="Calibri" w:cs="Times New Roman"/>
                <w:color w:val="006100"/>
                <w:szCs w:val="20"/>
                <w:lang w:val="en-GB"/>
              </w:rPr>
            </w:pPr>
            <w:r w:rsidRPr="00F94643">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6C3AF00" w14:textId="77777777" w:rsidR="002A2451" w:rsidRPr="00F94643" w:rsidRDefault="002A2451" w:rsidP="002A2451">
            <w:pPr>
              <w:rPr>
                <w:rFonts w:ascii="Calibri" w:eastAsia="Times New Roman" w:hAnsi="Calibri" w:cs="Times New Roman"/>
                <w:color w:val="006100"/>
                <w:szCs w:val="20"/>
                <w:lang w:val="en-GB"/>
              </w:rPr>
            </w:pPr>
            <w:r w:rsidRPr="00F94643">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C1D559D" w14:textId="77777777" w:rsidR="002A2451" w:rsidRPr="00F94643" w:rsidRDefault="002A2451" w:rsidP="002A2451">
            <w:pPr>
              <w:rPr>
                <w:rFonts w:ascii="Calibri" w:eastAsia="Times New Roman" w:hAnsi="Calibri" w:cs="Times New Roman"/>
                <w:color w:val="006100"/>
                <w:szCs w:val="20"/>
                <w:lang w:val="en-GB"/>
              </w:rPr>
            </w:pPr>
            <w:r w:rsidRPr="00F94643">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C6A2DDE" w14:textId="77777777" w:rsidR="002A2451" w:rsidRPr="00F94643" w:rsidRDefault="002A2451" w:rsidP="002A2451">
            <w:pPr>
              <w:rPr>
                <w:rFonts w:ascii="Calibri" w:eastAsia="Times New Roman" w:hAnsi="Calibri" w:cs="Times New Roman"/>
                <w:color w:val="006100"/>
                <w:szCs w:val="20"/>
                <w:lang w:val="en-GB"/>
              </w:rPr>
            </w:pPr>
            <w:r w:rsidRPr="00F94643">
              <w:rPr>
                <w:rFonts w:ascii="Calibri" w:eastAsia="Times New Roman" w:hAnsi="Calibri" w:cs="Times New Roman"/>
                <w:color w:val="006100"/>
                <w:szCs w:val="20"/>
                <w:lang w:val="en-GB"/>
              </w:rPr>
              <w:t>Correct</w:t>
            </w:r>
          </w:p>
        </w:tc>
      </w:tr>
      <w:tr w:rsidR="002A2451" w:rsidRPr="00F94643" w14:paraId="47DADDA6" w14:textId="77777777" w:rsidTr="007A6E37">
        <w:trPr>
          <w:trHeight w:val="300"/>
        </w:trPr>
        <w:tc>
          <w:tcPr>
            <w:tcW w:w="0" w:type="auto"/>
            <w:tcBorders>
              <w:top w:val="nil"/>
              <w:left w:val="nil"/>
              <w:bottom w:val="nil"/>
              <w:right w:val="nil"/>
            </w:tcBorders>
            <w:shd w:val="clear" w:color="auto" w:fill="auto"/>
            <w:noWrap/>
            <w:vAlign w:val="bottom"/>
            <w:hideMark/>
          </w:tcPr>
          <w:p w14:paraId="02BFDEFE" w14:textId="77777777" w:rsidR="002A2451" w:rsidRPr="00F94643" w:rsidRDefault="002A2451" w:rsidP="002A2451">
            <w:pPr>
              <w:rPr>
                <w:rFonts w:ascii="Calibri" w:eastAsia="Times New Roman" w:hAnsi="Calibri" w:cs="Times New Roman"/>
                <w:szCs w:val="20"/>
                <w:lang w:val="en-GB"/>
              </w:rPr>
            </w:pPr>
            <w:proofErr w:type="gramStart"/>
            <w:r w:rsidRPr="00F94643">
              <w:rPr>
                <w:rFonts w:ascii="Calibri" w:eastAsia="Times New Roman" w:hAnsi="Calibri" w:cs="Times New Roman"/>
                <w:szCs w:val="20"/>
                <w:lang w:val="en-GB"/>
              </w:rPr>
              <w:t>rothschildianium3</w:t>
            </w:r>
            <w:proofErr w:type="gramEnd"/>
          </w:p>
        </w:tc>
        <w:tc>
          <w:tcPr>
            <w:tcW w:w="0" w:type="auto"/>
            <w:tcBorders>
              <w:top w:val="nil"/>
              <w:left w:val="single" w:sz="4" w:space="0" w:color="auto"/>
              <w:bottom w:val="nil"/>
              <w:right w:val="nil"/>
            </w:tcBorders>
            <w:shd w:val="clear" w:color="000000" w:fill="C6EFCE"/>
            <w:noWrap/>
            <w:vAlign w:val="bottom"/>
            <w:hideMark/>
          </w:tcPr>
          <w:p w14:paraId="15DA56CC" w14:textId="77777777" w:rsidR="002A2451" w:rsidRPr="00F94643" w:rsidRDefault="002A2451" w:rsidP="002A2451">
            <w:pPr>
              <w:rPr>
                <w:rFonts w:ascii="Calibri" w:eastAsia="Times New Roman" w:hAnsi="Calibri" w:cs="Times New Roman"/>
                <w:color w:val="006100"/>
                <w:szCs w:val="20"/>
                <w:lang w:val="en-GB"/>
              </w:rPr>
            </w:pPr>
            <w:r w:rsidRPr="00F94643">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407D24" w14:textId="77777777" w:rsidR="002A2451" w:rsidRPr="00F94643" w:rsidRDefault="002A2451" w:rsidP="002A2451">
            <w:pPr>
              <w:rPr>
                <w:rFonts w:ascii="Calibri" w:eastAsia="Times New Roman" w:hAnsi="Calibri" w:cs="Times New Roman"/>
                <w:color w:val="006100"/>
                <w:szCs w:val="20"/>
                <w:lang w:val="en-GB"/>
              </w:rPr>
            </w:pPr>
            <w:r w:rsidRPr="00F94643">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690DC549" w14:textId="77777777" w:rsidR="002A2451" w:rsidRPr="00F94643" w:rsidRDefault="002A2451" w:rsidP="002A2451">
            <w:pPr>
              <w:rPr>
                <w:rFonts w:ascii="Calibri" w:eastAsia="Times New Roman" w:hAnsi="Calibri" w:cs="Times New Roman"/>
                <w:color w:val="9C0006"/>
                <w:szCs w:val="20"/>
                <w:lang w:val="en-GB"/>
              </w:rPr>
            </w:pPr>
            <w:r w:rsidRPr="00F94643">
              <w:rPr>
                <w:rFonts w:ascii="Calibri" w:eastAsia="Times New Roman" w:hAnsi="Calibri" w:cs="Times New Roman"/>
                <w:color w:val="9C0006"/>
                <w:szCs w:val="20"/>
                <w:lang w:val="en-GB"/>
              </w:rPr>
              <w:t>Incorrect 1(low)</w:t>
            </w:r>
          </w:p>
        </w:tc>
        <w:tc>
          <w:tcPr>
            <w:tcW w:w="0" w:type="auto"/>
            <w:tcBorders>
              <w:top w:val="nil"/>
              <w:left w:val="single" w:sz="4" w:space="0" w:color="auto"/>
              <w:bottom w:val="nil"/>
              <w:right w:val="nil"/>
            </w:tcBorders>
            <w:shd w:val="clear" w:color="000000" w:fill="FFC7CE"/>
            <w:noWrap/>
            <w:vAlign w:val="bottom"/>
            <w:hideMark/>
          </w:tcPr>
          <w:p w14:paraId="5056816C" w14:textId="77777777" w:rsidR="002A2451" w:rsidRPr="00F94643" w:rsidRDefault="002A2451" w:rsidP="002A2451">
            <w:pPr>
              <w:rPr>
                <w:rFonts w:ascii="Calibri" w:eastAsia="Times New Roman" w:hAnsi="Calibri" w:cs="Times New Roman"/>
                <w:color w:val="9C0006"/>
                <w:szCs w:val="20"/>
                <w:lang w:val="en-GB"/>
              </w:rPr>
            </w:pPr>
            <w:r w:rsidRPr="00F94643">
              <w:rPr>
                <w:rFonts w:ascii="Calibri" w:eastAsia="Times New Roman" w:hAnsi="Calibri" w:cs="Times New Roman"/>
                <w:color w:val="9C0006"/>
                <w:szCs w:val="20"/>
                <w:lang w:val="en-GB"/>
              </w:rPr>
              <w:t>Incorrect 1(low)</w:t>
            </w:r>
          </w:p>
        </w:tc>
        <w:tc>
          <w:tcPr>
            <w:tcW w:w="0" w:type="auto"/>
            <w:tcBorders>
              <w:top w:val="nil"/>
              <w:left w:val="single" w:sz="4" w:space="0" w:color="auto"/>
              <w:bottom w:val="nil"/>
              <w:right w:val="nil"/>
            </w:tcBorders>
            <w:shd w:val="clear" w:color="000000" w:fill="FFEB9C"/>
            <w:noWrap/>
            <w:vAlign w:val="bottom"/>
            <w:hideMark/>
          </w:tcPr>
          <w:p w14:paraId="21AFE866" w14:textId="77777777" w:rsidR="002A2451" w:rsidRPr="00F94643" w:rsidRDefault="002A2451" w:rsidP="002A2451">
            <w:pPr>
              <w:rPr>
                <w:rFonts w:ascii="Calibri" w:eastAsia="Times New Roman" w:hAnsi="Calibri" w:cs="Times New Roman"/>
                <w:color w:val="9C6500"/>
                <w:szCs w:val="20"/>
                <w:lang w:val="en-GB"/>
              </w:rPr>
            </w:pPr>
            <w:r w:rsidRPr="00F94643">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4735490" w14:textId="77777777" w:rsidR="002A2451" w:rsidRPr="00F94643" w:rsidRDefault="002A2451" w:rsidP="002A2451">
            <w:pPr>
              <w:rPr>
                <w:rFonts w:ascii="Calibri" w:eastAsia="Times New Roman" w:hAnsi="Calibri" w:cs="Times New Roman"/>
                <w:color w:val="008000"/>
                <w:szCs w:val="20"/>
                <w:lang w:val="en-GB"/>
              </w:rPr>
            </w:pPr>
            <w:r w:rsidRPr="00F94643">
              <w:rPr>
                <w:rFonts w:ascii="Calibri" w:eastAsia="Times New Roman" w:hAnsi="Calibri" w:cs="Times New Roman"/>
                <w:color w:val="008000"/>
                <w:szCs w:val="20"/>
                <w:lang w:val="en-GB"/>
              </w:rPr>
              <w:t>Unknown 3/4</w:t>
            </w:r>
          </w:p>
        </w:tc>
        <w:tc>
          <w:tcPr>
            <w:tcW w:w="0" w:type="auto"/>
            <w:tcBorders>
              <w:top w:val="nil"/>
              <w:left w:val="single" w:sz="4" w:space="0" w:color="auto"/>
              <w:bottom w:val="nil"/>
              <w:right w:val="nil"/>
            </w:tcBorders>
            <w:shd w:val="clear" w:color="000000" w:fill="C6EFCE"/>
            <w:noWrap/>
            <w:vAlign w:val="bottom"/>
            <w:hideMark/>
          </w:tcPr>
          <w:p w14:paraId="07800B68" w14:textId="77777777" w:rsidR="002A2451" w:rsidRPr="00F94643" w:rsidRDefault="002A2451" w:rsidP="002A2451">
            <w:pPr>
              <w:rPr>
                <w:rFonts w:ascii="Calibri" w:eastAsia="Times New Roman" w:hAnsi="Calibri" w:cs="Times New Roman"/>
                <w:color w:val="006100"/>
                <w:szCs w:val="20"/>
                <w:lang w:val="en-GB"/>
              </w:rPr>
            </w:pPr>
            <w:r w:rsidRPr="00F94643">
              <w:rPr>
                <w:rFonts w:ascii="Calibri" w:eastAsia="Times New Roman" w:hAnsi="Calibri" w:cs="Times New Roman"/>
                <w:color w:val="006100"/>
                <w:szCs w:val="20"/>
                <w:lang w:val="en-GB"/>
              </w:rPr>
              <w:t>Correct</w:t>
            </w:r>
          </w:p>
        </w:tc>
      </w:tr>
      <w:tr w:rsidR="002A2451" w:rsidRPr="00F94643" w14:paraId="46534357" w14:textId="77777777" w:rsidTr="007A6E37">
        <w:trPr>
          <w:trHeight w:val="300"/>
        </w:trPr>
        <w:tc>
          <w:tcPr>
            <w:tcW w:w="0" w:type="auto"/>
            <w:tcBorders>
              <w:top w:val="nil"/>
              <w:left w:val="nil"/>
              <w:bottom w:val="nil"/>
              <w:right w:val="nil"/>
            </w:tcBorders>
            <w:shd w:val="clear" w:color="auto" w:fill="auto"/>
            <w:noWrap/>
            <w:vAlign w:val="bottom"/>
            <w:hideMark/>
          </w:tcPr>
          <w:p w14:paraId="327602B2" w14:textId="77777777" w:rsidR="002A2451" w:rsidRPr="00F94643"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745234E3" w14:textId="77777777" w:rsidR="002A2451" w:rsidRPr="00F94643" w:rsidRDefault="002A2451" w:rsidP="002A2451">
            <w:pPr>
              <w:rPr>
                <w:rFonts w:ascii="Calibri" w:eastAsia="Times New Roman" w:hAnsi="Calibri" w:cs="Times New Roman"/>
                <w:szCs w:val="18"/>
                <w:lang w:val="en-GB"/>
              </w:rPr>
            </w:pPr>
            <w:r w:rsidRPr="00F94643">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10C3DA95" w14:textId="77777777" w:rsidR="002A2451" w:rsidRPr="00F94643" w:rsidRDefault="002A2451" w:rsidP="002A2451">
            <w:pPr>
              <w:rPr>
                <w:rFonts w:ascii="Calibri" w:eastAsia="Times New Roman" w:hAnsi="Calibri" w:cs="Times New Roman"/>
                <w:szCs w:val="18"/>
                <w:lang w:val="en-GB"/>
              </w:rPr>
            </w:pPr>
            <w:r w:rsidRPr="00F94643">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44A5522E" w14:textId="77777777" w:rsidR="002A2451" w:rsidRPr="00F94643" w:rsidRDefault="002A2451" w:rsidP="002A2451">
            <w:pPr>
              <w:rPr>
                <w:rFonts w:ascii="Calibri" w:eastAsia="Times New Roman" w:hAnsi="Calibri" w:cs="Times New Roman"/>
                <w:szCs w:val="18"/>
                <w:lang w:val="en-GB"/>
              </w:rPr>
            </w:pPr>
            <w:r w:rsidRPr="00F94643">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154E9691" w14:textId="77777777" w:rsidR="002A2451" w:rsidRPr="00F94643" w:rsidRDefault="002A2451" w:rsidP="002A2451">
            <w:pPr>
              <w:rPr>
                <w:rFonts w:ascii="Calibri" w:eastAsia="Times New Roman" w:hAnsi="Calibri" w:cs="Times New Roman"/>
                <w:szCs w:val="18"/>
                <w:lang w:val="en-GB"/>
              </w:rPr>
            </w:pPr>
            <w:r w:rsidRPr="00F94643">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02F2E2B7" w14:textId="77777777" w:rsidR="002A2451" w:rsidRPr="00F94643" w:rsidRDefault="002A2451" w:rsidP="002A2451">
            <w:pPr>
              <w:rPr>
                <w:rFonts w:ascii="Calibri" w:eastAsia="Times New Roman" w:hAnsi="Calibri" w:cs="Times New Roman"/>
                <w:szCs w:val="18"/>
                <w:lang w:val="en-GB"/>
              </w:rPr>
            </w:pPr>
            <w:r w:rsidRPr="00F94643">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3AF03623" w14:textId="77777777" w:rsidR="002A2451" w:rsidRPr="00F94643" w:rsidRDefault="002A2451" w:rsidP="002A2451">
            <w:pPr>
              <w:rPr>
                <w:rFonts w:ascii="Calibri" w:eastAsia="Times New Roman" w:hAnsi="Calibri" w:cs="Times New Roman"/>
                <w:szCs w:val="18"/>
                <w:lang w:val="en-GB"/>
              </w:rPr>
            </w:pPr>
            <w:r w:rsidRPr="00F94643">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2C59A446" w14:textId="77777777" w:rsidR="002A2451" w:rsidRPr="00F94643" w:rsidRDefault="002A2451" w:rsidP="002A2451">
            <w:pPr>
              <w:rPr>
                <w:rFonts w:ascii="Calibri" w:eastAsia="Times New Roman" w:hAnsi="Calibri" w:cs="Times New Roman"/>
                <w:szCs w:val="18"/>
                <w:lang w:val="en-GB"/>
              </w:rPr>
            </w:pPr>
            <w:r w:rsidRPr="00F94643">
              <w:rPr>
                <w:rFonts w:ascii="Calibri" w:eastAsia="Times New Roman" w:hAnsi="Calibri" w:cs="Times New Roman"/>
                <w:szCs w:val="18"/>
                <w:lang w:val="en-GB"/>
              </w:rPr>
              <w:t> </w:t>
            </w:r>
          </w:p>
        </w:tc>
      </w:tr>
      <w:tr w:rsidR="002A2451" w:rsidRPr="00F94643" w14:paraId="60863F66" w14:textId="77777777" w:rsidTr="007A6E37">
        <w:trPr>
          <w:trHeight w:val="300"/>
        </w:trPr>
        <w:tc>
          <w:tcPr>
            <w:tcW w:w="0" w:type="auto"/>
            <w:tcBorders>
              <w:top w:val="nil"/>
              <w:left w:val="nil"/>
              <w:bottom w:val="nil"/>
              <w:right w:val="nil"/>
            </w:tcBorders>
            <w:shd w:val="clear" w:color="auto" w:fill="auto"/>
            <w:noWrap/>
            <w:vAlign w:val="bottom"/>
            <w:hideMark/>
          </w:tcPr>
          <w:p w14:paraId="034B4756" w14:textId="77777777" w:rsidR="002A2451" w:rsidRPr="00F94643"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79FC62D7" w14:textId="77777777" w:rsidR="002A2451" w:rsidRPr="00F94643" w:rsidRDefault="002A2451" w:rsidP="002A2451">
            <w:pPr>
              <w:rPr>
                <w:rFonts w:ascii="Calibri" w:eastAsia="Times New Roman" w:hAnsi="Calibri" w:cs="Times New Roman"/>
                <w:szCs w:val="18"/>
                <w:lang w:val="en-GB"/>
              </w:rPr>
            </w:pPr>
            <w:r w:rsidRPr="00F94643">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6268BF94" w14:textId="77777777" w:rsidR="002A2451" w:rsidRPr="00F94643" w:rsidRDefault="002A2451" w:rsidP="002A2451">
            <w:pPr>
              <w:rPr>
                <w:rFonts w:ascii="Calibri" w:eastAsia="Times New Roman" w:hAnsi="Calibri" w:cs="Times New Roman"/>
                <w:szCs w:val="18"/>
                <w:lang w:val="en-GB"/>
              </w:rPr>
            </w:pPr>
            <w:r w:rsidRPr="00F94643">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678A69B4" w14:textId="77777777" w:rsidR="002A2451" w:rsidRPr="00F94643" w:rsidRDefault="002A2451" w:rsidP="002A2451">
            <w:pPr>
              <w:rPr>
                <w:rFonts w:ascii="Calibri" w:eastAsia="Times New Roman" w:hAnsi="Calibri" w:cs="Times New Roman"/>
                <w:szCs w:val="18"/>
                <w:lang w:val="en-GB"/>
              </w:rPr>
            </w:pPr>
            <w:r w:rsidRPr="00F94643">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44060F88" w14:textId="77777777" w:rsidR="002A2451" w:rsidRPr="00F94643" w:rsidRDefault="002A2451" w:rsidP="002A2451">
            <w:pPr>
              <w:rPr>
                <w:rFonts w:ascii="Calibri" w:eastAsia="Times New Roman" w:hAnsi="Calibri" w:cs="Times New Roman"/>
                <w:szCs w:val="18"/>
                <w:lang w:val="en-GB"/>
              </w:rPr>
            </w:pPr>
            <w:r w:rsidRPr="00F94643">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378EB8E3" w14:textId="77777777" w:rsidR="002A2451" w:rsidRPr="00F94643" w:rsidRDefault="002A2451" w:rsidP="002A2451">
            <w:pPr>
              <w:rPr>
                <w:rFonts w:ascii="Calibri" w:eastAsia="Times New Roman" w:hAnsi="Calibri" w:cs="Times New Roman"/>
                <w:szCs w:val="18"/>
                <w:lang w:val="en-GB"/>
              </w:rPr>
            </w:pPr>
            <w:r w:rsidRPr="00F94643">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7957A631" w14:textId="77777777" w:rsidR="002A2451" w:rsidRPr="00F94643" w:rsidRDefault="002A2451" w:rsidP="002A2451">
            <w:pPr>
              <w:rPr>
                <w:rFonts w:ascii="Calibri" w:eastAsia="Times New Roman" w:hAnsi="Calibri" w:cs="Times New Roman"/>
                <w:szCs w:val="18"/>
                <w:lang w:val="en-GB"/>
              </w:rPr>
            </w:pPr>
            <w:r w:rsidRPr="00F94643">
              <w:rPr>
                <w:rFonts w:ascii="Calibri" w:eastAsia="Times New Roman" w:hAnsi="Calibri" w:cs="Times New Roman"/>
                <w:szCs w:val="18"/>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328F9BD0" w14:textId="77777777" w:rsidR="002A2451" w:rsidRPr="00F94643" w:rsidRDefault="002A2451" w:rsidP="002A2451">
            <w:pPr>
              <w:rPr>
                <w:rFonts w:ascii="Calibri" w:eastAsia="Times New Roman" w:hAnsi="Calibri" w:cs="Times New Roman"/>
                <w:szCs w:val="18"/>
                <w:lang w:val="en-GB"/>
              </w:rPr>
            </w:pPr>
            <w:r w:rsidRPr="00F94643">
              <w:rPr>
                <w:rFonts w:ascii="Calibri" w:eastAsia="Times New Roman" w:hAnsi="Calibri" w:cs="Times New Roman"/>
                <w:szCs w:val="18"/>
                <w:lang w:val="en-GB"/>
              </w:rPr>
              <w:t> </w:t>
            </w:r>
          </w:p>
        </w:tc>
      </w:tr>
      <w:tr w:rsidR="002A2451" w:rsidRPr="00F94643" w14:paraId="215FFA5B" w14:textId="77777777" w:rsidTr="007A6E37">
        <w:trPr>
          <w:trHeight w:val="300"/>
        </w:trPr>
        <w:tc>
          <w:tcPr>
            <w:tcW w:w="0" w:type="auto"/>
            <w:tcBorders>
              <w:top w:val="nil"/>
              <w:left w:val="nil"/>
              <w:bottom w:val="nil"/>
              <w:right w:val="nil"/>
            </w:tcBorders>
            <w:shd w:val="clear" w:color="auto" w:fill="auto"/>
            <w:noWrap/>
            <w:vAlign w:val="bottom"/>
            <w:hideMark/>
          </w:tcPr>
          <w:p w14:paraId="193B0FF0" w14:textId="77777777" w:rsidR="002A2451" w:rsidRPr="00F94643"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09DF228A" w14:textId="77777777" w:rsidR="002A2451" w:rsidRPr="00F94643" w:rsidRDefault="002A2451" w:rsidP="002A2451">
            <w:pPr>
              <w:rPr>
                <w:rFonts w:ascii="Calibri" w:eastAsia="Times New Roman" w:hAnsi="Calibri" w:cs="Times New Roman"/>
                <w:szCs w:val="18"/>
                <w:lang w:val="en-GB"/>
              </w:rPr>
            </w:pPr>
            <w:r w:rsidRPr="00F94643">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503CAC06" w14:textId="77777777" w:rsidR="002A2451" w:rsidRPr="00F94643" w:rsidRDefault="002A2451" w:rsidP="002A2451">
            <w:pPr>
              <w:rPr>
                <w:rFonts w:ascii="Calibri" w:eastAsia="Times New Roman" w:hAnsi="Calibri" w:cs="Times New Roman"/>
                <w:szCs w:val="18"/>
                <w:lang w:val="en-GB"/>
              </w:rPr>
            </w:pPr>
            <w:r w:rsidRPr="00F94643">
              <w:rPr>
                <w:rFonts w:ascii="Calibri" w:eastAsia="Times New Roman" w:hAnsi="Calibri" w:cs="Times New Roman"/>
                <w:szCs w:val="18"/>
                <w:lang w:val="en-GB"/>
              </w:rPr>
              <w:t> </w:t>
            </w:r>
          </w:p>
        </w:tc>
        <w:tc>
          <w:tcPr>
            <w:tcW w:w="0" w:type="auto"/>
            <w:gridSpan w:val="2"/>
            <w:tcBorders>
              <w:top w:val="single" w:sz="4" w:space="0" w:color="auto"/>
              <w:left w:val="single" w:sz="4" w:space="0" w:color="auto"/>
              <w:bottom w:val="nil"/>
              <w:right w:val="nil"/>
            </w:tcBorders>
            <w:shd w:val="clear" w:color="auto" w:fill="auto"/>
            <w:noWrap/>
            <w:vAlign w:val="bottom"/>
            <w:hideMark/>
          </w:tcPr>
          <w:p w14:paraId="42A03C3E" w14:textId="7CFB6FD5" w:rsidR="002A2451" w:rsidRPr="00F94643" w:rsidRDefault="002A2451" w:rsidP="002A2451">
            <w:pPr>
              <w:rPr>
                <w:rFonts w:ascii="Calibri" w:eastAsia="Times New Roman" w:hAnsi="Calibri" w:cs="Times New Roman"/>
                <w:szCs w:val="18"/>
                <w:lang w:val="en-GB"/>
              </w:rPr>
            </w:pPr>
            <w:r w:rsidRPr="00F94643">
              <w:rPr>
                <w:rFonts w:ascii="Calibri" w:eastAsia="Times New Roman" w:hAnsi="Calibri" w:cs="Times New Roman"/>
                <w:szCs w:val="18"/>
                <w:lang w:val="en-GB"/>
              </w:rPr>
              <w:t>Legend Incorrect/Unknown</w:t>
            </w:r>
          </w:p>
        </w:tc>
        <w:tc>
          <w:tcPr>
            <w:tcW w:w="0" w:type="auto"/>
            <w:tcBorders>
              <w:top w:val="single" w:sz="4" w:space="0" w:color="auto"/>
              <w:left w:val="nil"/>
              <w:bottom w:val="nil"/>
              <w:right w:val="nil"/>
            </w:tcBorders>
            <w:shd w:val="clear" w:color="auto" w:fill="auto"/>
            <w:noWrap/>
            <w:vAlign w:val="bottom"/>
            <w:hideMark/>
          </w:tcPr>
          <w:p w14:paraId="1833FD1A" w14:textId="77777777" w:rsidR="002A2451" w:rsidRPr="00F94643" w:rsidRDefault="002A2451" w:rsidP="002A2451">
            <w:pPr>
              <w:rPr>
                <w:rFonts w:ascii="Calibri" w:eastAsia="Times New Roman" w:hAnsi="Calibri" w:cs="Times New Roman"/>
                <w:szCs w:val="18"/>
                <w:lang w:val="en-GB"/>
              </w:rPr>
            </w:pPr>
            <w:r w:rsidRPr="00F94643">
              <w:rPr>
                <w:rFonts w:ascii="Calibri" w:eastAsia="Times New Roman" w:hAnsi="Calibri" w:cs="Times New Roman"/>
                <w:szCs w:val="18"/>
                <w:lang w:val="en-GB"/>
              </w:rPr>
              <w:t> </w:t>
            </w:r>
          </w:p>
        </w:tc>
        <w:tc>
          <w:tcPr>
            <w:tcW w:w="0" w:type="auto"/>
            <w:tcBorders>
              <w:top w:val="single" w:sz="4" w:space="0" w:color="auto"/>
              <w:left w:val="nil"/>
              <w:bottom w:val="nil"/>
              <w:right w:val="nil"/>
            </w:tcBorders>
            <w:shd w:val="clear" w:color="auto" w:fill="auto"/>
            <w:noWrap/>
            <w:vAlign w:val="bottom"/>
            <w:hideMark/>
          </w:tcPr>
          <w:p w14:paraId="1D819B79" w14:textId="77777777" w:rsidR="002A2451" w:rsidRPr="00F94643" w:rsidRDefault="002A2451" w:rsidP="002A2451">
            <w:pPr>
              <w:rPr>
                <w:rFonts w:ascii="Calibri" w:eastAsia="Times New Roman" w:hAnsi="Calibri" w:cs="Times New Roman"/>
                <w:szCs w:val="18"/>
                <w:lang w:val="en-GB"/>
              </w:rPr>
            </w:pPr>
            <w:r w:rsidRPr="00F94643">
              <w:rPr>
                <w:rFonts w:ascii="Calibri" w:eastAsia="Times New Roman" w:hAnsi="Calibri" w:cs="Times New Roman"/>
                <w:szCs w:val="18"/>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1036404F" w14:textId="77777777" w:rsidR="002A2451" w:rsidRPr="00F94643" w:rsidRDefault="002A2451" w:rsidP="002A2451">
            <w:pPr>
              <w:rPr>
                <w:rFonts w:ascii="Calibri" w:eastAsia="Times New Roman" w:hAnsi="Calibri" w:cs="Times New Roman"/>
                <w:szCs w:val="18"/>
                <w:lang w:val="en-GB"/>
              </w:rPr>
            </w:pPr>
            <w:r w:rsidRPr="00F94643">
              <w:rPr>
                <w:rFonts w:ascii="Calibri" w:eastAsia="Times New Roman" w:hAnsi="Calibri" w:cs="Times New Roman"/>
                <w:szCs w:val="18"/>
                <w:lang w:val="en-GB"/>
              </w:rPr>
              <w:t> </w:t>
            </w:r>
          </w:p>
        </w:tc>
      </w:tr>
      <w:tr w:rsidR="002A2451" w:rsidRPr="00F94643" w14:paraId="672D6F99" w14:textId="77777777" w:rsidTr="007A6E37">
        <w:trPr>
          <w:trHeight w:val="300"/>
        </w:trPr>
        <w:tc>
          <w:tcPr>
            <w:tcW w:w="0" w:type="auto"/>
            <w:tcBorders>
              <w:top w:val="nil"/>
              <w:left w:val="nil"/>
              <w:bottom w:val="nil"/>
              <w:right w:val="nil"/>
            </w:tcBorders>
            <w:shd w:val="clear" w:color="auto" w:fill="auto"/>
            <w:noWrap/>
            <w:vAlign w:val="bottom"/>
            <w:hideMark/>
          </w:tcPr>
          <w:p w14:paraId="7A143532" w14:textId="77777777" w:rsidR="002A2451" w:rsidRPr="00F94643"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7449AB95" w14:textId="77777777" w:rsidR="002A2451" w:rsidRPr="00F94643" w:rsidRDefault="002A2451" w:rsidP="002A2451">
            <w:pPr>
              <w:rPr>
                <w:rFonts w:ascii="Calibri" w:eastAsia="Times New Roman" w:hAnsi="Calibri" w:cs="Times New Roman"/>
                <w:szCs w:val="18"/>
                <w:lang w:val="en-GB"/>
              </w:rPr>
            </w:pPr>
            <w:r w:rsidRPr="00F94643">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49486D09" w14:textId="77777777" w:rsidR="002A2451" w:rsidRPr="00F94643" w:rsidRDefault="002A2451" w:rsidP="002A2451">
            <w:pPr>
              <w:rPr>
                <w:rFonts w:ascii="Calibri" w:eastAsia="Times New Roman" w:hAnsi="Calibri" w:cs="Times New Roman"/>
                <w:szCs w:val="18"/>
                <w:lang w:val="en-GB"/>
              </w:rPr>
            </w:pPr>
            <w:r w:rsidRPr="00F94643">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7A8BE07C" w14:textId="77777777" w:rsidR="002A2451" w:rsidRPr="00F94643" w:rsidRDefault="002A2451" w:rsidP="002A2451">
            <w:pPr>
              <w:rPr>
                <w:rFonts w:ascii="Calibri" w:eastAsia="Times New Roman" w:hAnsi="Calibri" w:cs="Times New Roman"/>
                <w:szCs w:val="18"/>
                <w:lang w:val="en-GB"/>
              </w:rPr>
            </w:pPr>
            <w:r w:rsidRPr="00F94643">
              <w:rPr>
                <w:rFonts w:ascii="Calibri" w:eastAsia="Times New Roman" w:hAnsi="Calibri" w:cs="Times New Roman"/>
                <w:szCs w:val="18"/>
                <w:lang w:val="en-GB"/>
              </w:rPr>
              <w:t> </w:t>
            </w:r>
          </w:p>
        </w:tc>
        <w:tc>
          <w:tcPr>
            <w:tcW w:w="0" w:type="auto"/>
            <w:tcBorders>
              <w:top w:val="nil"/>
              <w:left w:val="nil"/>
              <w:bottom w:val="nil"/>
              <w:right w:val="nil"/>
            </w:tcBorders>
            <w:shd w:val="clear" w:color="auto" w:fill="auto"/>
            <w:noWrap/>
            <w:vAlign w:val="bottom"/>
            <w:hideMark/>
          </w:tcPr>
          <w:p w14:paraId="632FFCAA" w14:textId="77777777" w:rsidR="002A2451" w:rsidRPr="00F94643" w:rsidRDefault="002A2451" w:rsidP="002A2451">
            <w:pPr>
              <w:rPr>
                <w:rFonts w:ascii="Calibri" w:eastAsia="Times New Roman" w:hAnsi="Calibri" w:cs="Times New Roman"/>
                <w:szCs w:val="18"/>
                <w:lang w:val="en-GB"/>
              </w:rPr>
            </w:pPr>
          </w:p>
        </w:tc>
        <w:tc>
          <w:tcPr>
            <w:tcW w:w="0" w:type="auto"/>
            <w:tcBorders>
              <w:top w:val="nil"/>
              <w:left w:val="nil"/>
              <w:bottom w:val="nil"/>
              <w:right w:val="nil"/>
            </w:tcBorders>
            <w:shd w:val="clear" w:color="auto" w:fill="auto"/>
            <w:noWrap/>
            <w:vAlign w:val="bottom"/>
            <w:hideMark/>
          </w:tcPr>
          <w:p w14:paraId="42FCFD45" w14:textId="77777777" w:rsidR="002A2451" w:rsidRPr="00F94643" w:rsidRDefault="002A2451" w:rsidP="002A2451">
            <w:pPr>
              <w:rPr>
                <w:rFonts w:ascii="Calibri" w:eastAsia="Times New Roman" w:hAnsi="Calibri" w:cs="Times New Roman"/>
                <w:szCs w:val="18"/>
                <w:lang w:val="en-GB"/>
              </w:rPr>
            </w:pPr>
          </w:p>
        </w:tc>
        <w:tc>
          <w:tcPr>
            <w:tcW w:w="0" w:type="auto"/>
            <w:tcBorders>
              <w:top w:val="nil"/>
              <w:left w:val="nil"/>
              <w:bottom w:val="nil"/>
              <w:right w:val="nil"/>
            </w:tcBorders>
            <w:shd w:val="clear" w:color="auto" w:fill="auto"/>
            <w:noWrap/>
            <w:vAlign w:val="bottom"/>
            <w:hideMark/>
          </w:tcPr>
          <w:p w14:paraId="7E8D0F0A" w14:textId="77777777" w:rsidR="002A2451" w:rsidRPr="00F94643" w:rsidRDefault="002A2451" w:rsidP="002A2451">
            <w:pPr>
              <w:rPr>
                <w:rFonts w:ascii="Calibri" w:eastAsia="Times New Roman" w:hAnsi="Calibri" w:cs="Times New Roman"/>
                <w:szCs w:val="18"/>
                <w:lang w:val="en-GB"/>
              </w:rPr>
            </w:pPr>
          </w:p>
        </w:tc>
        <w:tc>
          <w:tcPr>
            <w:tcW w:w="0" w:type="auto"/>
            <w:tcBorders>
              <w:top w:val="nil"/>
              <w:left w:val="nil"/>
              <w:bottom w:val="nil"/>
              <w:right w:val="single" w:sz="4" w:space="0" w:color="auto"/>
            </w:tcBorders>
            <w:shd w:val="clear" w:color="auto" w:fill="auto"/>
            <w:noWrap/>
            <w:vAlign w:val="bottom"/>
            <w:hideMark/>
          </w:tcPr>
          <w:p w14:paraId="0486DDB6" w14:textId="77777777" w:rsidR="002A2451" w:rsidRPr="00F94643" w:rsidRDefault="002A2451" w:rsidP="002A2451">
            <w:pPr>
              <w:rPr>
                <w:rFonts w:ascii="Calibri" w:eastAsia="Times New Roman" w:hAnsi="Calibri" w:cs="Times New Roman"/>
                <w:szCs w:val="18"/>
                <w:lang w:val="en-GB"/>
              </w:rPr>
            </w:pPr>
          </w:p>
        </w:tc>
      </w:tr>
      <w:tr w:rsidR="002A2451" w:rsidRPr="00F94643" w14:paraId="1762A0C8" w14:textId="77777777" w:rsidTr="007A6E37">
        <w:trPr>
          <w:trHeight w:val="300"/>
        </w:trPr>
        <w:tc>
          <w:tcPr>
            <w:tcW w:w="0" w:type="auto"/>
            <w:tcBorders>
              <w:top w:val="nil"/>
              <w:left w:val="nil"/>
              <w:bottom w:val="nil"/>
              <w:right w:val="nil"/>
            </w:tcBorders>
            <w:shd w:val="clear" w:color="auto" w:fill="auto"/>
            <w:noWrap/>
            <w:vAlign w:val="bottom"/>
            <w:hideMark/>
          </w:tcPr>
          <w:p w14:paraId="551F3A7D" w14:textId="77777777" w:rsidR="002A2451" w:rsidRPr="00F94643"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2A13BB8E" w14:textId="77777777" w:rsidR="002A2451" w:rsidRPr="00F94643" w:rsidRDefault="002A2451" w:rsidP="002A2451">
            <w:pPr>
              <w:rPr>
                <w:rFonts w:ascii="Calibri" w:eastAsia="Times New Roman" w:hAnsi="Calibri" w:cs="Times New Roman"/>
                <w:szCs w:val="18"/>
                <w:lang w:val="en-GB"/>
              </w:rPr>
            </w:pPr>
            <w:r w:rsidRPr="00F94643">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520F10E0" w14:textId="77777777" w:rsidR="002A2451" w:rsidRPr="00F94643" w:rsidRDefault="002A2451" w:rsidP="002A2451">
            <w:pPr>
              <w:rPr>
                <w:rFonts w:ascii="Calibri" w:eastAsia="Times New Roman" w:hAnsi="Calibri" w:cs="Times New Roman"/>
                <w:szCs w:val="18"/>
                <w:lang w:val="en-GB"/>
              </w:rPr>
            </w:pPr>
            <w:r w:rsidRPr="00F94643">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2707367F" w14:textId="77777777" w:rsidR="002A2451" w:rsidRPr="00F94643" w:rsidRDefault="002A2451" w:rsidP="002A2451">
            <w:pPr>
              <w:rPr>
                <w:rFonts w:ascii="Calibri" w:eastAsia="Times New Roman" w:hAnsi="Calibri" w:cs="Times New Roman"/>
                <w:szCs w:val="18"/>
                <w:lang w:val="en-GB"/>
              </w:rPr>
            </w:pPr>
            <w:r w:rsidRPr="00F94643">
              <w:rPr>
                <w:rFonts w:ascii="Calibri" w:eastAsia="Times New Roman" w:hAnsi="Calibri" w:cs="Times New Roman"/>
                <w:szCs w:val="18"/>
                <w:lang w:val="en-GB"/>
              </w:rPr>
              <w:t> </w:t>
            </w:r>
          </w:p>
        </w:tc>
        <w:tc>
          <w:tcPr>
            <w:tcW w:w="0" w:type="auto"/>
            <w:tcBorders>
              <w:top w:val="nil"/>
              <w:left w:val="nil"/>
              <w:bottom w:val="nil"/>
              <w:right w:val="nil"/>
            </w:tcBorders>
            <w:shd w:val="clear" w:color="auto" w:fill="auto"/>
            <w:noWrap/>
            <w:vAlign w:val="bottom"/>
            <w:hideMark/>
          </w:tcPr>
          <w:p w14:paraId="5AC266CC" w14:textId="77777777" w:rsidR="002A2451" w:rsidRPr="00F94643" w:rsidRDefault="002A2451" w:rsidP="002A2451">
            <w:pPr>
              <w:jc w:val="right"/>
              <w:rPr>
                <w:rFonts w:ascii="Calibri" w:eastAsia="Times New Roman" w:hAnsi="Calibri" w:cs="Times New Roman"/>
                <w:szCs w:val="18"/>
                <w:lang w:val="en-GB"/>
              </w:rPr>
            </w:pPr>
            <w:r w:rsidRPr="00F94643">
              <w:rPr>
                <w:rFonts w:ascii="Calibri" w:eastAsia="Times New Roman" w:hAnsi="Calibri" w:cs="Times New Roman"/>
                <w:szCs w:val="18"/>
                <w:lang w:val="en-GB"/>
              </w:rPr>
              <w:t>1</w:t>
            </w:r>
          </w:p>
        </w:tc>
        <w:tc>
          <w:tcPr>
            <w:tcW w:w="0" w:type="auto"/>
            <w:tcBorders>
              <w:top w:val="nil"/>
              <w:left w:val="nil"/>
              <w:bottom w:val="nil"/>
              <w:right w:val="nil"/>
            </w:tcBorders>
            <w:shd w:val="clear" w:color="auto" w:fill="auto"/>
            <w:noWrap/>
            <w:vAlign w:val="bottom"/>
            <w:hideMark/>
          </w:tcPr>
          <w:p w14:paraId="6EEE96F1" w14:textId="77777777" w:rsidR="002A2451" w:rsidRPr="00F94643" w:rsidRDefault="002A2451" w:rsidP="002A2451">
            <w:pPr>
              <w:rPr>
                <w:rFonts w:ascii="Calibri" w:eastAsia="Times New Roman" w:hAnsi="Calibri" w:cs="Times New Roman"/>
                <w:i/>
                <w:szCs w:val="18"/>
                <w:lang w:val="en-GB"/>
              </w:rPr>
            </w:pPr>
            <w:proofErr w:type="spellStart"/>
            <w:r w:rsidRPr="00F94643">
              <w:rPr>
                <w:rFonts w:ascii="Calibri" w:eastAsia="Times New Roman" w:hAnsi="Calibri" w:cs="Times New Roman"/>
                <w:i/>
                <w:szCs w:val="18"/>
                <w:lang w:val="en-GB"/>
              </w:rPr>
              <w:t>Parvisepalum</w:t>
            </w:r>
            <w:proofErr w:type="spellEnd"/>
          </w:p>
        </w:tc>
        <w:tc>
          <w:tcPr>
            <w:tcW w:w="0" w:type="auto"/>
            <w:tcBorders>
              <w:top w:val="nil"/>
              <w:left w:val="nil"/>
              <w:bottom w:val="nil"/>
              <w:right w:val="nil"/>
            </w:tcBorders>
            <w:shd w:val="clear" w:color="auto" w:fill="auto"/>
            <w:noWrap/>
            <w:vAlign w:val="bottom"/>
            <w:hideMark/>
          </w:tcPr>
          <w:p w14:paraId="52219EE6" w14:textId="77777777" w:rsidR="002A2451" w:rsidRPr="00F94643" w:rsidRDefault="002A2451" w:rsidP="002A2451">
            <w:pPr>
              <w:jc w:val="right"/>
              <w:rPr>
                <w:rFonts w:ascii="Calibri" w:eastAsia="Times New Roman" w:hAnsi="Calibri" w:cs="Times New Roman"/>
                <w:szCs w:val="18"/>
                <w:lang w:val="en-GB"/>
              </w:rPr>
            </w:pPr>
            <w:r w:rsidRPr="00F94643">
              <w:rPr>
                <w:rFonts w:ascii="Calibri" w:eastAsia="Times New Roman" w:hAnsi="Calibri" w:cs="Times New Roman"/>
                <w:szCs w:val="18"/>
                <w:lang w:val="en-GB"/>
              </w:rPr>
              <w:t>2</w:t>
            </w:r>
          </w:p>
        </w:tc>
        <w:tc>
          <w:tcPr>
            <w:tcW w:w="0" w:type="auto"/>
            <w:tcBorders>
              <w:top w:val="nil"/>
              <w:left w:val="nil"/>
              <w:bottom w:val="nil"/>
              <w:right w:val="single" w:sz="4" w:space="0" w:color="auto"/>
            </w:tcBorders>
            <w:shd w:val="clear" w:color="auto" w:fill="auto"/>
            <w:noWrap/>
            <w:vAlign w:val="bottom"/>
            <w:hideMark/>
          </w:tcPr>
          <w:p w14:paraId="6ED9C76D" w14:textId="77777777" w:rsidR="002A2451" w:rsidRPr="00F94643" w:rsidRDefault="002A2451" w:rsidP="002A2451">
            <w:pPr>
              <w:rPr>
                <w:rFonts w:ascii="Calibri" w:eastAsia="Times New Roman" w:hAnsi="Calibri" w:cs="Times New Roman"/>
                <w:i/>
                <w:szCs w:val="18"/>
                <w:lang w:val="en-GB"/>
              </w:rPr>
            </w:pPr>
            <w:proofErr w:type="spellStart"/>
            <w:r w:rsidRPr="00F94643">
              <w:rPr>
                <w:rFonts w:ascii="Calibri" w:eastAsia="Times New Roman" w:hAnsi="Calibri" w:cs="Times New Roman"/>
                <w:i/>
                <w:szCs w:val="18"/>
                <w:lang w:val="en-GB"/>
              </w:rPr>
              <w:t>Pardalopetalum</w:t>
            </w:r>
            <w:proofErr w:type="spellEnd"/>
          </w:p>
        </w:tc>
      </w:tr>
      <w:tr w:rsidR="002A2451" w:rsidRPr="00F94643" w14:paraId="49DF0154" w14:textId="77777777" w:rsidTr="007A6E37">
        <w:trPr>
          <w:trHeight w:val="300"/>
        </w:trPr>
        <w:tc>
          <w:tcPr>
            <w:tcW w:w="0" w:type="auto"/>
            <w:tcBorders>
              <w:top w:val="nil"/>
              <w:left w:val="nil"/>
              <w:bottom w:val="nil"/>
              <w:right w:val="nil"/>
            </w:tcBorders>
            <w:shd w:val="clear" w:color="auto" w:fill="auto"/>
            <w:noWrap/>
            <w:vAlign w:val="bottom"/>
            <w:hideMark/>
          </w:tcPr>
          <w:p w14:paraId="3DBEC3F7" w14:textId="77777777" w:rsidR="002A2451" w:rsidRPr="00F94643"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5A70B41E" w14:textId="77777777" w:rsidR="002A2451" w:rsidRPr="00F94643" w:rsidRDefault="002A2451" w:rsidP="002A2451">
            <w:pPr>
              <w:rPr>
                <w:rFonts w:ascii="Calibri" w:eastAsia="Times New Roman" w:hAnsi="Calibri" w:cs="Times New Roman"/>
                <w:szCs w:val="18"/>
                <w:lang w:val="en-GB"/>
              </w:rPr>
            </w:pPr>
            <w:r w:rsidRPr="00F94643">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30BAD77D" w14:textId="77777777" w:rsidR="002A2451" w:rsidRPr="00F94643" w:rsidRDefault="002A2451" w:rsidP="002A2451">
            <w:pPr>
              <w:rPr>
                <w:rFonts w:ascii="Calibri" w:eastAsia="Times New Roman" w:hAnsi="Calibri" w:cs="Times New Roman"/>
                <w:szCs w:val="18"/>
                <w:lang w:val="en-GB"/>
              </w:rPr>
            </w:pPr>
            <w:r w:rsidRPr="00F94643">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0AE9A22B" w14:textId="77777777" w:rsidR="002A2451" w:rsidRPr="00F94643" w:rsidRDefault="002A2451" w:rsidP="002A2451">
            <w:pPr>
              <w:rPr>
                <w:rFonts w:ascii="Calibri" w:eastAsia="Times New Roman" w:hAnsi="Calibri" w:cs="Times New Roman"/>
                <w:szCs w:val="18"/>
                <w:lang w:val="en-GB"/>
              </w:rPr>
            </w:pPr>
            <w:r w:rsidRPr="00F94643">
              <w:rPr>
                <w:rFonts w:ascii="Calibri" w:eastAsia="Times New Roman" w:hAnsi="Calibri" w:cs="Times New Roman"/>
                <w:szCs w:val="18"/>
                <w:lang w:val="en-GB"/>
              </w:rPr>
              <w:t> </w:t>
            </w:r>
          </w:p>
        </w:tc>
        <w:tc>
          <w:tcPr>
            <w:tcW w:w="0" w:type="auto"/>
            <w:tcBorders>
              <w:top w:val="nil"/>
              <w:left w:val="nil"/>
              <w:bottom w:val="nil"/>
              <w:right w:val="nil"/>
            </w:tcBorders>
            <w:shd w:val="clear" w:color="auto" w:fill="auto"/>
            <w:noWrap/>
            <w:vAlign w:val="bottom"/>
            <w:hideMark/>
          </w:tcPr>
          <w:p w14:paraId="3FFEF13C" w14:textId="77777777" w:rsidR="002A2451" w:rsidRPr="00F94643" w:rsidRDefault="002A2451" w:rsidP="002A2451">
            <w:pPr>
              <w:jc w:val="right"/>
              <w:rPr>
                <w:rFonts w:ascii="Calibri" w:eastAsia="Times New Roman" w:hAnsi="Calibri" w:cs="Times New Roman"/>
                <w:szCs w:val="18"/>
                <w:lang w:val="en-GB"/>
              </w:rPr>
            </w:pPr>
            <w:r w:rsidRPr="00F94643">
              <w:rPr>
                <w:rFonts w:ascii="Calibri" w:eastAsia="Times New Roman" w:hAnsi="Calibri" w:cs="Times New Roman"/>
                <w:szCs w:val="18"/>
                <w:lang w:val="en-GB"/>
              </w:rPr>
              <w:t>3</w:t>
            </w:r>
          </w:p>
        </w:tc>
        <w:tc>
          <w:tcPr>
            <w:tcW w:w="0" w:type="auto"/>
            <w:tcBorders>
              <w:top w:val="nil"/>
              <w:left w:val="nil"/>
              <w:bottom w:val="nil"/>
              <w:right w:val="nil"/>
            </w:tcBorders>
            <w:shd w:val="clear" w:color="auto" w:fill="auto"/>
            <w:noWrap/>
            <w:vAlign w:val="bottom"/>
            <w:hideMark/>
          </w:tcPr>
          <w:p w14:paraId="32796BAE" w14:textId="77777777" w:rsidR="002A2451" w:rsidRPr="00F94643" w:rsidRDefault="002A2451" w:rsidP="002A2451">
            <w:pPr>
              <w:rPr>
                <w:rFonts w:ascii="Calibri" w:eastAsia="Times New Roman" w:hAnsi="Calibri" w:cs="Times New Roman"/>
                <w:i/>
                <w:szCs w:val="18"/>
                <w:lang w:val="en-GB"/>
              </w:rPr>
            </w:pPr>
            <w:proofErr w:type="spellStart"/>
            <w:r w:rsidRPr="00F94643">
              <w:rPr>
                <w:rFonts w:ascii="Calibri" w:eastAsia="Times New Roman" w:hAnsi="Calibri" w:cs="Times New Roman"/>
                <w:i/>
                <w:szCs w:val="18"/>
                <w:lang w:val="en-GB"/>
              </w:rPr>
              <w:t>Paphiopedilum</w:t>
            </w:r>
            <w:proofErr w:type="spellEnd"/>
          </w:p>
        </w:tc>
        <w:tc>
          <w:tcPr>
            <w:tcW w:w="0" w:type="auto"/>
            <w:tcBorders>
              <w:top w:val="nil"/>
              <w:left w:val="nil"/>
              <w:bottom w:val="nil"/>
              <w:right w:val="nil"/>
            </w:tcBorders>
            <w:shd w:val="clear" w:color="auto" w:fill="auto"/>
            <w:noWrap/>
            <w:vAlign w:val="bottom"/>
            <w:hideMark/>
          </w:tcPr>
          <w:p w14:paraId="7724C6BA" w14:textId="77777777" w:rsidR="002A2451" w:rsidRPr="00F94643" w:rsidRDefault="002A2451" w:rsidP="002A2451">
            <w:pPr>
              <w:jc w:val="right"/>
              <w:rPr>
                <w:rFonts w:ascii="Calibri" w:eastAsia="Times New Roman" w:hAnsi="Calibri" w:cs="Times New Roman"/>
                <w:szCs w:val="18"/>
                <w:lang w:val="en-GB"/>
              </w:rPr>
            </w:pPr>
            <w:r w:rsidRPr="00F94643">
              <w:rPr>
                <w:rFonts w:ascii="Calibri" w:eastAsia="Times New Roman" w:hAnsi="Calibri" w:cs="Times New Roman"/>
                <w:szCs w:val="18"/>
                <w:lang w:val="en-GB"/>
              </w:rPr>
              <w:t>4</w:t>
            </w:r>
          </w:p>
        </w:tc>
        <w:tc>
          <w:tcPr>
            <w:tcW w:w="0" w:type="auto"/>
            <w:tcBorders>
              <w:top w:val="nil"/>
              <w:left w:val="nil"/>
              <w:bottom w:val="nil"/>
              <w:right w:val="single" w:sz="4" w:space="0" w:color="auto"/>
            </w:tcBorders>
            <w:shd w:val="clear" w:color="auto" w:fill="auto"/>
            <w:noWrap/>
            <w:vAlign w:val="bottom"/>
            <w:hideMark/>
          </w:tcPr>
          <w:p w14:paraId="58E8C993" w14:textId="77777777" w:rsidR="002A2451" w:rsidRPr="00F94643" w:rsidRDefault="002A2451" w:rsidP="002A2451">
            <w:pPr>
              <w:rPr>
                <w:rFonts w:ascii="Calibri" w:eastAsia="Times New Roman" w:hAnsi="Calibri" w:cs="Times New Roman"/>
                <w:i/>
                <w:szCs w:val="18"/>
                <w:lang w:val="en-GB"/>
              </w:rPr>
            </w:pPr>
            <w:proofErr w:type="spellStart"/>
            <w:r w:rsidRPr="00F94643">
              <w:rPr>
                <w:rFonts w:ascii="Calibri" w:eastAsia="Times New Roman" w:hAnsi="Calibri" w:cs="Times New Roman"/>
                <w:i/>
                <w:szCs w:val="18"/>
                <w:lang w:val="en-GB"/>
              </w:rPr>
              <w:t>Coryopedilum</w:t>
            </w:r>
            <w:proofErr w:type="spellEnd"/>
          </w:p>
        </w:tc>
      </w:tr>
      <w:tr w:rsidR="002A2451" w:rsidRPr="00F94643" w14:paraId="4E6ECD85" w14:textId="77777777" w:rsidTr="007A6E37">
        <w:trPr>
          <w:trHeight w:val="300"/>
        </w:trPr>
        <w:tc>
          <w:tcPr>
            <w:tcW w:w="0" w:type="auto"/>
            <w:tcBorders>
              <w:top w:val="nil"/>
              <w:left w:val="nil"/>
              <w:bottom w:val="nil"/>
              <w:right w:val="nil"/>
            </w:tcBorders>
            <w:shd w:val="clear" w:color="auto" w:fill="auto"/>
            <w:noWrap/>
            <w:vAlign w:val="bottom"/>
            <w:hideMark/>
          </w:tcPr>
          <w:p w14:paraId="0B42CF28" w14:textId="77777777" w:rsidR="002A2451" w:rsidRPr="00F94643"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1D11EAA1" w14:textId="77777777" w:rsidR="002A2451" w:rsidRPr="00F94643" w:rsidRDefault="002A2451" w:rsidP="002A2451">
            <w:pPr>
              <w:rPr>
                <w:rFonts w:ascii="Calibri" w:eastAsia="Times New Roman" w:hAnsi="Calibri" w:cs="Times New Roman"/>
                <w:szCs w:val="18"/>
                <w:lang w:val="en-GB"/>
              </w:rPr>
            </w:pPr>
            <w:r w:rsidRPr="00F94643">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5362E5B3" w14:textId="77777777" w:rsidR="002A2451" w:rsidRPr="00F94643" w:rsidRDefault="002A2451" w:rsidP="002A2451">
            <w:pPr>
              <w:rPr>
                <w:rFonts w:ascii="Calibri" w:eastAsia="Times New Roman" w:hAnsi="Calibri" w:cs="Times New Roman"/>
                <w:szCs w:val="18"/>
                <w:lang w:val="en-GB"/>
              </w:rPr>
            </w:pPr>
            <w:r w:rsidRPr="00F94643">
              <w:rPr>
                <w:rFonts w:ascii="Calibri" w:eastAsia="Times New Roman" w:hAnsi="Calibri" w:cs="Times New Roman"/>
                <w:szCs w:val="18"/>
                <w:lang w:val="en-GB"/>
              </w:rPr>
              <w:t> </w:t>
            </w:r>
          </w:p>
        </w:tc>
        <w:tc>
          <w:tcPr>
            <w:tcW w:w="0" w:type="auto"/>
            <w:tcBorders>
              <w:top w:val="nil"/>
              <w:left w:val="single" w:sz="4" w:space="0" w:color="auto"/>
              <w:right w:val="nil"/>
            </w:tcBorders>
            <w:shd w:val="clear" w:color="auto" w:fill="auto"/>
            <w:noWrap/>
            <w:vAlign w:val="bottom"/>
            <w:hideMark/>
          </w:tcPr>
          <w:p w14:paraId="1412DB3F" w14:textId="77777777" w:rsidR="002A2451" w:rsidRPr="00F94643" w:rsidRDefault="002A2451" w:rsidP="002A2451">
            <w:pPr>
              <w:rPr>
                <w:rFonts w:ascii="Calibri" w:eastAsia="Times New Roman" w:hAnsi="Calibri" w:cs="Times New Roman"/>
                <w:szCs w:val="18"/>
                <w:lang w:val="en-GB"/>
              </w:rPr>
            </w:pPr>
            <w:r w:rsidRPr="00F94643">
              <w:rPr>
                <w:rFonts w:ascii="Calibri" w:eastAsia="Times New Roman" w:hAnsi="Calibri" w:cs="Times New Roman"/>
                <w:szCs w:val="18"/>
                <w:lang w:val="en-GB"/>
              </w:rPr>
              <w:t> </w:t>
            </w:r>
          </w:p>
        </w:tc>
        <w:tc>
          <w:tcPr>
            <w:tcW w:w="0" w:type="auto"/>
            <w:tcBorders>
              <w:top w:val="nil"/>
              <w:left w:val="nil"/>
              <w:right w:val="nil"/>
            </w:tcBorders>
            <w:shd w:val="clear" w:color="auto" w:fill="auto"/>
            <w:noWrap/>
            <w:vAlign w:val="bottom"/>
            <w:hideMark/>
          </w:tcPr>
          <w:p w14:paraId="3271C3D9" w14:textId="77777777" w:rsidR="002A2451" w:rsidRPr="00F94643" w:rsidRDefault="002A2451" w:rsidP="002A2451">
            <w:pPr>
              <w:jc w:val="right"/>
              <w:rPr>
                <w:rFonts w:ascii="Calibri" w:eastAsia="Times New Roman" w:hAnsi="Calibri" w:cs="Times New Roman"/>
                <w:szCs w:val="18"/>
                <w:lang w:val="en-GB"/>
              </w:rPr>
            </w:pPr>
            <w:r w:rsidRPr="00F94643">
              <w:rPr>
                <w:rFonts w:ascii="Calibri" w:eastAsia="Times New Roman" w:hAnsi="Calibri" w:cs="Times New Roman"/>
                <w:szCs w:val="18"/>
                <w:lang w:val="en-GB"/>
              </w:rPr>
              <w:t>5</w:t>
            </w:r>
          </w:p>
        </w:tc>
        <w:tc>
          <w:tcPr>
            <w:tcW w:w="0" w:type="auto"/>
            <w:tcBorders>
              <w:top w:val="nil"/>
              <w:left w:val="nil"/>
              <w:right w:val="nil"/>
            </w:tcBorders>
            <w:shd w:val="clear" w:color="auto" w:fill="auto"/>
            <w:noWrap/>
            <w:vAlign w:val="bottom"/>
            <w:hideMark/>
          </w:tcPr>
          <w:p w14:paraId="51732C01" w14:textId="77777777" w:rsidR="002A2451" w:rsidRPr="00F94643" w:rsidRDefault="002A2451" w:rsidP="002A2451">
            <w:pPr>
              <w:rPr>
                <w:rFonts w:ascii="Calibri" w:eastAsia="Times New Roman" w:hAnsi="Calibri" w:cs="Times New Roman"/>
                <w:i/>
                <w:szCs w:val="18"/>
                <w:lang w:val="en-GB"/>
              </w:rPr>
            </w:pPr>
            <w:proofErr w:type="spellStart"/>
            <w:r w:rsidRPr="00F94643">
              <w:rPr>
                <w:rFonts w:ascii="Calibri" w:eastAsia="Times New Roman" w:hAnsi="Calibri" w:cs="Times New Roman"/>
                <w:i/>
                <w:szCs w:val="18"/>
                <w:lang w:val="en-GB"/>
              </w:rPr>
              <w:t>Cochlopetalum</w:t>
            </w:r>
            <w:proofErr w:type="spellEnd"/>
          </w:p>
        </w:tc>
        <w:tc>
          <w:tcPr>
            <w:tcW w:w="0" w:type="auto"/>
            <w:tcBorders>
              <w:top w:val="nil"/>
              <w:left w:val="nil"/>
              <w:right w:val="nil"/>
            </w:tcBorders>
            <w:shd w:val="clear" w:color="auto" w:fill="auto"/>
            <w:noWrap/>
            <w:vAlign w:val="bottom"/>
            <w:hideMark/>
          </w:tcPr>
          <w:p w14:paraId="4A6C09D7" w14:textId="77777777" w:rsidR="002A2451" w:rsidRPr="00F94643" w:rsidRDefault="002A2451" w:rsidP="002A2451">
            <w:pPr>
              <w:jc w:val="right"/>
              <w:rPr>
                <w:rFonts w:ascii="Calibri" w:eastAsia="Times New Roman" w:hAnsi="Calibri" w:cs="Times New Roman"/>
                <w:szCs w:val="18"/>
                <w:lang w:val="en-GB"/>
              </w:rPr>
            </w:pPr>
            <w:r w:rsidRPr="00F94643">
              <w:rPr>
                <w:rFonts w:ascii="Calibri" w:eastAsia="Times New Roman" w:hAnsi="Calibri" w:cs="Times New Roman"/>
                <w:szCs w:val="18"/>
                <w:lang w:val="en-GB"/>
              </w:rPr>
              <w:t>6</w:t>
            </w:r>
          </w:p>
        </w:tc>
        <w:tc>
          <w:tcPr>
            <w:tcW w:w="0" w:type="auto"/>
            <w:tcBorders>
              <w:top w:val="nil"/>
              <w:left w:val="nil"/>
              <w:right w:val="single" w:sz="4" w:space="0" w:color="auto"/>
            </w:tcBorders>
            <w:shd w:val="clear" w:color="auto" w:fill="auto"/>
            <w:noWrap/>
            <w:vAlign w:val="bottom"/>
            <w:hideMark/>
          </w:tcPr>
          <w:p w14:paraId="2DC25107" w14:textId="77777777" w:rsidR="002A2451" w:rsidRPr="00F94643" w:rsidRDefault="002A2451" w:rsidP="002A2451">
            <w:pPr>
              <w:rPr>
                <w:rFonts w:ascii="Calibri" w:eastAsia="Times New Roman" w:hAnsi="Calibri" w:cs="Times New Roman"/>
                <w:i/>
                <w:szCs w:val="18"/>
                <w:lang w:val="en-GB"/>
              </w:rPr>
            </w:pPr>
            <w:proofErr w:type="spellStart"/>
            <w:r w:rsidRPr="00F94643">
              <w:rPr>
                <w:rFonts w:ascii="Calibri" w:eastAsia="Times New Roman" w:hAnsi="Calibri" w:cs="Times New Roman"/>
                <w:i/>
                <w:szCs w:val="18"/>
                <w:lang w:val="en-GB"/>
              </w:rPr>
              <w:t>Brachypetalum</w:t>
            </w:r>
            <w:proofErr w:type="spellEnd"/>
          </w:p>
        </w:tc>
      </w:tr>
      <w:tr w:rsidR="002A2451" w:rsidRPr="00F94643" w14:paraId="41188B24" w14:textId="77777777" w:rsidTr="007A6E37">
        <w:trPr>
          <w:trHeight w:val="300"/>
        </w:trPr>
        <w:tc>
          <w:tcPr>
            <w:tcW w:w="0" w:type="auto"/>
            <w:tcBorders>
              <w:top w:val="nil"/>
              <w:left w:val="nil"/>
              <w:bottom w:val="nil"/>
              <w:right w:val="nil"/>
            </w:tcBorders>
            <w:shd w:val="clear" w:color="auto" w:fill="auto"/>
            <w:noWrap/>
            <w:vAlign w:val="bottom"/>
            <w:hideMark/>
          </w:tcPr>
          <w:p w14:paraId="0BCF3E50" w14:textId="77777777" w:rsidR="002A2451" w:rsidRPr="00F94643"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2896321F" w14:textId="77777777" w:rsidR="002A2451" w:rsidRPr="00F94643" w:rsidRDefault="002A2451" w:rsidP="002A2451">
            <w:pPr>
              <w:rPr>
                <w:rFonts w:ascii="Calibri" w:eastAsia="Times New Roman" w:hAnsi="Calibri" w:cs="Times New Roman"/>
                <w:szCs w:val="18"/>
                <w:lang w:val="en-GB"/>
              </w:rPr>
            </w:pPr>
            <w:r w:rsidRPr="00F94643">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250D8570" w14:textId="77777777" w:rsidR="002A2451" w:rsidRPr="00F94643" w:rsidRDefault="002A2451" w:rsidP="002A2451">
            <w:pPr>
              <w:rPr>
                <w:rFonts w:ascii="Calibri" w:eastAsia="Times New Roman" w:hAnsi="Calibri" w:cs="Times New Roman"/>
                <w:szCs w:val="18"/>
                <w:lang w:val="en-GB"/>
              </w:rPr>
            </w:pPr>
            <w:r w:rsidRPr="00F94643">
              <w:rPr>
                <w:rFonts w:ascii="Calibri" w:eastAsia="Times New Roman" w:hAnsi="Calibri" w:cs="Times New Roman"/>
                <w:szCs w:val="18"/>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12C4D9AE" w14:textId="77777777" w:rsidR="002A2451" w:rsidRPr="00F94643" w:rsidRDefault="002A2451" w:rsidP="002A2451">
            <w:pPr>
              <w:rPr>
                <w:rFonts w:ascii="Calibri" w:eastAsia="Times New Roman" w:hAnsi="Calibri" w:cs="Times New Roman"/>
                <w:szCs w:val="18"/>
                <w:lang w:val="en-GB"/>
              </w:rPr>
            </w:pPr>
            <w:r w:rsidRPr="00F94643">
              <w:rPr>
                <w:rFonts w:ascii="Calibri" w:eastAsia="Times New Roman" w:hAnsi="Calibri" w:cs="Times New Roman"/>
                <w:szCs w:val="18"/>
                <w:lang w:val="en-GB"/>
              </w:rPr>
              <w:t> </w:t>
            </w:r>
          </w:p>
        </w:tc>
        <w:tc>
          <w:tcPr>
            <w:tcW w:w="0" w:type="auto"/>
            <w:tcBorders>
              <w:top w:val="nil"/>
              <w:left w:val="nil"/>
              <w:bottom w:val="single" w:sz="4" w:space="0" w:color="auto"/>
              <w:right w:val="nil"/>
            </w:tcBorders>
            <w:shd w:val="clear" w:color="auto" w:fill="auto"/>
            <w:noWrap/>
            <w:vAlign w:val="bottom"/>
            <w:hideMark/>
          </w:tcPr>
          <w:p w14:paraId="24DFA056" w14:textId="77777777" w:rsidR="002A2451" w:rsidRPr="00F94643" w:rsidRDefault="002A2451" w:rsidP="002A2451">
            <w:pPr>
              <w:jc w:val="right"/>
              <w:rPr>
                <w:rFonts w:ascii="Calibri" w:eastAsia="Times New Roman" w:hAnsi="Calibri" w:cs="Times New Roman"/>
                <w:szCs w:val="18"/>
                <w:lang w:val="en-GB"/>
              </w:rPr>
            </w:pPr>
            <w:r w:rsidRPr="00F94643">
              <w:rPr>
                <w:rFonts w:ascii="Calibri" w:eastAsia="Times New Roman" w:hAnsi="Calibri" w:cs="Times New Roman"/>
                <w:szCs w:val="18"/>
                <w:lang w:val="en-GB"/>
              </w:rPr>
              <w:t>7</w:t>
            </w:r>
          </w:p>
        </w:tc>
        <w:tc>
          <w:tcPr>
            <w:tcW w:w="0" w:type="auto"/>
            <w:tcBorders>
              <w:top w:val="nil"/>
              <w:left w:val="nil"/>
              <w:bottom w:val="single" w:sz="4" w:space="0" w:color="auto"/>
              <w:right w:val="nil"/>
            </w:tcBorders>
            <w:shd w:val="clear" w:color="auto" w:fill="auto"/>
            <w:noWrap/>
            <w:vAlign w:val="bottom"/>
            <w:hideMark/>
          </w:tcPr>
          <w:p w14:paraId="3216B898" w14:textId="77777777" w:rsidR="002A2451" w:rsidRPr="00F94643" w:rsidRDefault="002A2451" w:rsidP="002A2451">
            <w:pPr>
              <w:rPr>
                <w:rFonts w:ascii="Calibri" w:eastAsia="Times New Roman" w:hAnsi="Calibri" w:cs="Times New Roman"/>
                <w:i/>
                <w:szCs w:val="18"/>
                <w:lang w:val="en-GB"/>
              </w:rPr>
            </w:pPr>
            <w:proofErr w:type="spellStart"/>
            <w:r w:rsidRPr="00F94643">
              <w:rPr>
                <w:rFonts w:ascii="Calibri" w:eastAsia="Times New Roman" w:hAnsi="Calibri" w:cs="Times New Roman"/>
                <w:i/>
                <w:szCs w:val="18"/>
                <w:lang w:val="en-GB"/>
              </w:rPr>
              <w:t>Barbata</w:t>
            </w:r>
            <w:proofErr w:type="spellEnd"/>
          </w:p>
        </w:tc>
        <w:tc>
          <w:tcPr>
            <w:tcW w:w="0" w:type="auto"/>
            <w:tcBorders>
              <w:top w:val="nil"/>
              <w:left w:val="nil"/>
              <w:bottom w:val="single" w:sz="4" w:space="0" w:color="auto"/>
              <w:right w:val="nil"/>
            </w:tcBorders>
            <w:shd w:val="clear" w:color="auto" w:fill="auto"/>
            <w:noWrap/>
            <w:vAlign w:val="bottom"/>
            <w:hideMark/>
          </w:tcPr>
          <w:p w14:paraId="2CB45F49" w14:textId="77777777" w:rsidR="002A2451" w:rsidRPr="00F94643" w:rsidRDefault="002A2451" w:rsidP="002A2451">
            <w:pPr>
              <w:rPr>
                <w:rFonts w:ascii="Calibri" w:eastAsia="Times New Roman" w:hAnsi="Calibri" w:cs="Times New Roman"/>
                <w:szCs w:val="18"/>
                <w:lang w:val="en-GB"/>
              </w:rPr>
            </w:pPr>
          </w:p>
        </w:tc>
        <w:tc>
          <w:tcPr>
            <w:tcW w:w="0" w:type="auto"/>
            <w:tcBorders>
              <w:top w:val="nil"/>
              <w:left w:val="nil"/>
              <w:bottom w:val="single" w:sz="4" w:space="0" w:color="auto"/>
              <w:right w:val="single" w:sz="4" w:space="0" w:color="auto"/>
            </w:tcBorders>
            <w:shd w:val="clear" w:color="auto" w:fill="auto"/>
            <w:noWrap/>
            <w:vAlign w:val="bottom"/>
            <w:hideMark/>
          </w:tcPr>
          <w:p w14:paraId="1EB8329D" w14:textId="77777777" w:rsidR="002A2451" w:rsidRPr="00F94643" w:rsidRDefault="002A2451" w:rsidP="002A2451">
            <w:pPr>
              <w:rPr>
                <w:rFonts w:ascii="Calibri" w:eastAsia="Times New Roman" w:hAnsi="Calibri" w:cs="Times New Roman"/>
                <w:szCs w:val="18"/>
                <w:lang w:val="en-GB"/>
              </w:rPr>
            </w:pPr>
          </w:p>
        </w:tc>
      </w:tr>
    </w:tbl>
    <w:p w14:paraId="31BCD68B" w14:textId="77777777" w:rsidR="00C525AF" w:rsidRPr="00F94643" w:rsidRDefault="00C525AF" w:rsidP="00F7449E">
      <w:pPr>
        <w:rPr>
          <w:lang w:val="en-GB"/>
        </w:rPr>
        <w:sectPr w:rsidR="00C525AF" w:rsidRPr="00F94643" w:rsidSect="002A2451">
          <w:type w:val="continuous"/>
          <w:pgSz w:w="16840" w:h="11900" w:orient="landscape"/>
          <w:pgMar w:top="1417" w:right="1417" w:bottom="851" w:left="1417" w:header="708" w:footer="708" w:gutter="0"/>
          <w:cols w:space="708"/>
          <w:docGrid w:linePitch="360"/>
        </w:sectPr>
      </w:pPr>
    </w:p>
    <w:p w14:paraId="1A2884EE" w14:textId="63D3E851" w:rsidR="00796656" w:rsidRPr="00F94643" w:rsidRDefault="00796656" w:rsidP="00796656">
      <w:pPr>
        <w:pStyle w:val="Bijschrift"/>
        <w:keepNext/>
        <w:rPr>
          <w:lang w:val="en-GB"/>
        </w:rPr>
      </w:pPr>
      <w:r w:rsidRPr="00F94643">
        <w:rPr>
          <w:lang w:val="en-GB"/>
        </w:rPr>
        <w:lastRenderedPageBreak/>
        <w:t xml:space="preserve">Table </w:t>
      </w:r>
      <w:r w:rsidR="000A64B8" w:rsidRPr="00F94643">
        <w:rPr>
          <w:lang w:val="en-GB"/>
        </w:rPr>
        <w:fldChar w:fldCharType="begin"/>
      </w:r>
      <w:r w:rsidR="000A64B8" w:rsidRPr="00F94643">
        <w:rPr>
          <w:lang w:val="en-GB"/>
        </w:rPr>
        <w:instrText xml:space="preserve"> SEQ Table \* ARABIC </w:instrText>
      </w:r>
      <w:r w:rsidR="000A64B8" w:rsidRPr="00F94643">
        <w:rPr>
          <w:lang w:val="en-GB"/>
        </w:rPr>
        <w:fldChar w:fldCharType="separate"/>
      </w:r>
      <w:r w:rsidR="00020E87">
        <w:rPr>
          <w:noProof/>
          <w:lang w:val="en-GB"/>
        </w:rPr>
        <w:t>6</w:t>
      </w:r>
      <w:r w:rsidR="000A64B8" w:rsidRPr="00F94643">
        <w:rPr>
          <w:lang w:val="en-GB"/>
        </w:rPr>
        <w:fldChar w:fldCharType="end"/>
      </w:r>
      <w:r w:rsidRPr="00F94643">
        <w:rPr>
          <w:lang w:val="en-GB"/>
        </w:rPr>
        <w:t xml:space="preserve"> Results of first test of </w:t>
      </w:r>
      <w:proofErr w:type="spellStart"/>
      <w:r w:rsidR="00481A6A" w:rsidRPr="00F94643">
        <w:rPr>
          <w:i/>
          <w:lang w:val="en-GB"/>
        </w:rPr>
        <w:t>Paphiopedilum</w:t>
      </w:r>
      <w:proofErr w:type="spellEnd"/>
      <w:r w:rsidR="00481A6A" w:rsidRPr="00F94643">
        <w:rPr>
          <w:lang w:val="en-GB"/>
        </w:rPr>
        <w:t xml:space="preserve"> </w:t>
      </w:r>
      <w:r w:rsidRPr="00F94643">
        <w:rPr>
          <w:lang w:val="en-GB"/>
        </w:rPr>
        <w:t xml:space="preserve">section </w:t>
      </w:r>
      <w:proofErr w:type="spellStart"/>
      <w:r w:rsidRPr="00F94643">
        <w:rPr>
          <w:i/>
          <w:lang w:val="en-GB"/>
        </w:rPr>
        <w:t>Parvisepalum</w:t>
      </w:r>
      <w:proofErr w:type="spellEnd"/>
      <w:r w:rsidRPr="00F94643">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820"/>
        <w:gridCol w:w="1745"/>
        <w:gridCol w:w="1359"/>
        <w:gridCol w:w="1858"/>
        <w:gridCol w:w="1785"/>
        <w:gridCol w:w="1685"/>
        <w:gridCol w:w="1580"/>
        <w:gridCol w:w="1738"/>
      </w:tblGrid>
      <w:tr w:rsidR="00553570" w:rsidRPr="00F94643" w14:paraId="3FF9E301" w14:textId="77777777" w:rsidTr="00553570">
        <w:trPr>
          <w:trHeight w:val="100"/>
        </w:trPr>
        <w:tc>
          <w:tcPr>
            <w:tcW w:w="0" w:type="auto"/>
            <w:tcBorders>
              <w:top w:val="nil"/>
              <w:left w:val="nil"/>
              <w:bottom w:val="nil"/>
              <w:right w:val="nil"/>
            </w:tcBorders>
            <w:shd w:val="clear" w:color="auto" w:fill="auto"/>
            <w:noWrap/>
            <w:vAlign w:val="bottom"/>
            <w:hideMark/>
          </w:tcPr>
          <w:p w14:paraId="1A43FC15" w14:textId="77777777" w:rsidR="00553570" w:rsidRPr="00F94643" w:rsidRDefault="00553570" w:rsidP="00C525AF">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3D2A6A80" w14:textId="77777777" w:rsidR="00553570" w:rsidRPr="00F94643" w:rsidRDefault="00553570" w:rsidP="00C525AF">
            <w:pPr>
              <w:rPr>
                <w:rFonts w:ascii="Calibri" w:eastAsia="Times New Roman" w:hAnsi="Calibri" w:cs="Times New Roman"/>
                <w:b/>
                <w:bCs/>
                <w:lang w:val="en-GB"/>
              </w:rPr>
            </w:pPr>
            <w:r w:rsidRPr="00F94643">
              <w:rPr>
                <w:rFonts w:ascii="Calibri" w:eastAsia="Times New Roman" w:hAnsi="Calibri" w:cs="Times New Roman"/>
                <w:b/>
                <w:bCs/>
                <w:lang w:val="en-GB"/>
              </w:rPr>
              <w:t> </w:t>
            </w:r>
          </w:p>
        </w:tc>
        <w:tc>
          <w:tcPr>
            <w:tcW w:w="0" w:type="auto"/>
            <w:gridSpan w:val="4"/>
            <w:tcBorders>
              <w:top w:val="nil"/>
              <w:left w:val="single" w:sz="4" w:space="0" w:color="auto"/>
              <w:bottom w:val="nil"/>
              <w:right w:val="nil"/>
            </w:tcBorders>
            <w:shd w:val="clear" w:color="auto" w:fill="auto"/>
            <w:noWrap/>
            <w:vAlign w:val="bottom"/>
            <w:hideMark/>
          </w:tcPr>
          <w:p w14:paraId="2DB5DBBA" w14:textId="5D3A7B3C" w:rsidR="00553570" w:rsidRPr="00553570" w:rsidRDefault="00553570" w:rsidP="00553570">
            <w:pPr>
              <w:jc w:val="center"/>
              <w:rPr>
                <w:rFonts w:ascii="Calibri" w:eastAsia="Times New Roman" w:hAnsi="Calibri" w:cs="Times New Roman"/>
                <w:b/>
                <w:bCs/>
                <w:lang w:val="en-GB"/>
              </w:rPr>
            </w:pPr>
            <w:proofErr w:type="spellStart"/>
            <w:r w:rsidRPr="00F94643">
              <w:rPr>
                <w:rFonts w:ascii="Calibri" w:eastAsia="Times New Roman" w:hAnsi="Calibri" w:cs="Times New Roman"/>
                <w:b/>
                <w:bCs/>
                <w:i/>
                <w:sz w:val="32"/>
                <w:szCs w:val="20"/>
                <w:lang w:val="en-GB"/>
              </w:rPr>
              <w:t>Paphiopedilum</w:t>
            </w:r>
            <w:proofErr w:type="spellEnd"/>
            <w:r w:rsidRPr="00F94643">
              <w:rPr>
                <w:rFonts w:ascii="Calibri" w:eastAsia="Times New Roman" w:hAnsi="Calibri" w:cs="Times New Roman"/>
                <w:b/>
                <w:bCs/>
                <w:sz w:val="32"/>
                <w:szCs w:val="20"/>
                <w:lang w:val="en-GB"/>
              </w:rPr>
              <w:t xml:space="preserve"> sect. </w:t>
            </w:r>
            <w:proofErr w:type="spellStart"/>
            <w:r w:rsidRPr="00F94643">
              <w:rPr>
                <w:rFonts w:ascii="Calibri" w:eastAsia="Times New Roman" w:hAnsi="Calibri" w:cs="Times New Roman"/>
                <w:b/>
                <w:bCs/>
                <w:i/>
                <w:sz w:val="32"/>
                <w:szCs w:val="40"/>
                <w:lang w:val="en-GB"/>
              </w:rPr>
              <w:t>Parvisepalum</w:t>
            </w:r>
            <w:proofErr w:type="spellEnd"/>
            <w:r w:rsidRPr="00F94643">
              <w:rPr>
                <w:rFonts w:ascii="Calibri" w:eastAsia="Times New Roman" w:hAnsi="Calibri" w:cs="Times New Roman"/>
                <w:b/>
                <w:bCs/>
                <w:sz w:val="32"/>
                <w:szCs w:val="40"/>
                <w:lang w:val="en-GB"/>
              </w:rPr>
              <w:t xml:space="preserve"> run1</w:t>
            </w:r>
          </w:p>
        </w:tc>
        <w:tc>
          <w:tcPr>
            <w:tcW w:w="0" w:type="auto"/>
            <w:tcBorders>
              <w:top w:val="nil"/>
              <w:left w:val="single" w:sz="4" w:space="0" w:color="auto"/>
              <w:bottom w:val="nil"/>
              <w:right w:val="nil"/>
            </w:tcBorders>
            <w:shd w:val="clear" w:color="auto" w:fill="auto"/>
            <w:noWrap/>
            <w:vAlign w:val="bottom"/>
            <w:hideMark/>
          </w:tcPr>
          <w:p w14:paraId="34BB494F" w14:textId="77777777" w:rsidR="00553570" w:rsidRPr="00F94643" w:rsidRDefault="00553570" w:rsidP="00C525AF">
            <w:pPr>
              <w:rPr>
                <w:rFonts w:ascii="Calibri" w:eastAsia="Times New Roman" w:hAnsi="Calibri" w:cs="Times New Roman"/>
                <w:b/>
                <w:bCs/>
                <w:lang w:val="en-GB"/>
              </w:rPr>
            </w:pPr>
            <w:r w:rsidRPr="00F94643">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FF83445" w14:textId="77777777" w:rsidR="00553570" w:rsidRPr="00F94643" w:rsidRDefault="00553570" w:rsidP="00C525AF">
            <w:pPr>
              <w:rPr>
                <w:rFonts w:ascii="Calibri" w:eastAsia="Times New Roman" w:hAnsi="Calibri" w:cs="Times New Roman"/>
                <w:b/>
                <w:bCs/>
                <w:lang w:val="en-GB"/>
              </w:rPr>
            </w:pPr>
            <w:r w:rsidRPr="00F94643">
              <w:rPr>
                <w:rFonts w:ascii="Calibri" w:eastAsia="Times New Roman" w:hAnsi="Calibri" w:cs="Times New Roman"/>
                <w:b/>
                <w:bCs/>
                <w:lang w:val="en-GB"/>
              </w:rPr>
              <w:t> </w:t>
            </w:r>
          </w:p>
        </w:tc>
      </w:tr>
      <w:tr w:rsidR="00C525AF" w:rsidRPr="00F94643" w14:paraId="0073038D" w14:textId="77777777" w:rsidTr="00C525AF">
        <w:trPr>
          <w:trHeight w:val="300"/>
        </w:trPr>
        <w:tc>
          <w:tcPr>
            <w:tcW w:w="0" w:type="auto"/>
            <w:tcBorders>
              <w:top w:val="nil"/>
              <w:left w:val="nil"/>
              <w:bottom w:val="nil"/>
              <w:right w:val="nil"/>
            </w:tcBorders>
            <w:shd w:val="clear" w:color="auto" w:fill="auto"/>
            <w:noWrap/>
            <w:vAlign w:val="bottom"/>
            <w:hideMark/>
          </w:tcPr>
          <w:p w14:paraId="70867015" w14:textId="77777777" w:rsidR="00C525AF" w:rsidRPr="00F94643" w:rsidRDefault="00C525AF" w:rsidP="00C525AF">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7086C3D9" w14:textId="77777777" w:rsidR="00C525AF" w:rsidRPr="00F94643" w:rsidRDefault="00C525AF" w:rsidP="00C525AF">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D143D29" w14:textId="77777777" w:rsidR="00C525AF" w:rsidRPr="00F94643" w:rsidRDefault="00C525AF" w:rsidP="00C525AF">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C7B4C4D" w14:textId="77777777" w:rsidR="00C525AF" w:rsidRPr="00F94643" w:rsidRDefault="00C525AF" w:rsidP="00C525AF">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12AE9EE" w14:textId="77777777" w:rsidR="00C525AF" w:rsidRPr="00F94643" w:rsidRDefault="00C525AF" w:rsidP="00C525AF">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65D4600" w14:textId="77777777" w:rsidR="00C525AF" w:rsidRPr="00F94643" w:rsidRDefault="00C525AF" w:rsidP="00C525AF">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3532F44" w14:textId="77777777" w:rsidR="00C525AF" w:rsidRPr="00F94643" w:rsidRDefault="00C525AF" w:rsidP="00C525AF">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948FF31" w14:textId="77777777" w:rsidR="00C525AF" w:rsidRPr="00F94643" w:rsidRDefault="00C525AF" w:rsidP="00C525AF">
            <w:pPr>
              <w:rPr>
                <w:rFonts w:ascii="Calibri" w:eastAsia="Times New Roman" w:hAnsi="Calibri" w:cs="Times New Roman"/>
                <w:lang w:val="en-GB"/>
              </w:rPr>
            </w:pPr>
            <w:r w:rsidRPr="00F94643">
              <w:rPr>
                <w:rFonts w:ascii="Calibri" w:eastAsia="Times New Roman" w:hAnsi="Calibri" w:cs="Times New Roman"/>
                <w:lang w:val="en-GB"/>
              </w:rPr>
              <w:t> </w:t>
            </w:r>
          </w:p>
        </w:tc>
      </w:tr>
      <w:tr w:rsidR="00C525AF" w:rsidRPr="00F94643" w14:paraId="7F2093DB" w14:textId="77777777" w:rsidTr="00C525AF">
        <w:trPr>
          <w:trHeight w:val="300"/>
        </w:trPr>
        <w:tc>
          <w:tcPr>
            <w:tcW w:w="0" w:type="auto"/>
            <w:tcBorders>
              <w:top w:val="nil"/>
              <w:left w:val="nil"/>
              <w:bottom w:val="single" w:sz="4" w:space="0" w:color="auto"/>
              <w:right w:val="nil"/>
            </w:tcBorders>
            <w:shd w:val="clear" w:color="auto" w:fill="auto"/>
            <w:noWrap/>
            <w:vAlign w:val="bottom"/>
            <w:hideMark/>
          </w:tcPr>
          <w:p w14:paraId="575BD85E" w14:textId="77777777" w:rsidR="00C525AF" w:rsidRPr="00F94643" w:rsidRDefault="00C525AF" w:rsidP="00C525AF">
            <w:pPr>
              <w:rPr>
                <w:rFonts w:ascii="Calibri" w:eastAsia="Times New Roman" w:hAnsi="Calibri" w:cs="Times New Roman"/>
                <w:b/>
                <w:bCs/>
                <w:sz w:val="22"/>
                <w:szCs w:val="20"/>
                <w:lang w:val="en-GB"/>
              </w:rPr>
            </w:pPr>
            <w:r w:rsidRPr="00F94643">
              <w:rPr>
                <w:rFonts w:ascii="Calibri" w:eastAsia="Times New Roman" w:hAnsi="Calibri" w:cs="Times New Roman"/>
                <w:b/>
                <w:bCs/>
                <w:sz w:val="22"/>
                <w:szCs w:val="2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9886510" w14:textId="77777777" w:rsidR="00C525AF" w:rsidRPr="00F94643" w:rsidRDefault="00C525AF" w:rsidP="00C525AF">
            <w:pPr>
              <w:jc w:val="right"/>
              <w:rPr>
                <w:rFonts w:ascii="Calibri" w:eastAsia="Times New Roman" w:hAnsi="Calibri" w:cs="Times New Roman"/>
                <w:b/>
                <w:bCs/>
                <w:sz w:val="22"/>
                <w:szCs w:val="20"/>
                <w:lang w:val="en-GB"/>
              </w:rPr>
            </w:pPr>
            <w:r w:rsidRPr="00F94643">
              <w:rPr>
                <w:rFonts w:ascii="Calibri" w:eastAsia="Times New Roman" w:hAnsi="Calibri" w:cs="Times New Roman"/>
                <w:b/>
                <w:bCs/>
                <w:sz w:val="22"/>
                <w:szCs w:val="2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009A1718" w14:textId="77777777" w:rsidR="00C525AF" w:rsidRPr="00F94643" w:rsidRDefault="00C525AF" w:rsidP="00C525AF">
            <w:pPr>
              <w:jc w:val="right"/>
              <w:rPr>
                <w:rFonts w:ascii="Calibri" w:eastAsia="Times New Roman" w:hAnsi="Calibri" w:cs="Times New Roman"/>
                <w:b/>
                <w:bCs/>
                <w:sz w:val="22"/>
                <w:szCs w:val="20"/>
                <w:lang w:val="en-GB"/>
              </w:rPr>
            </w:pPr>
            <w:r w:rsidRPr="00F94643">
              <w:rPr>
                <w:rFonts w:ascii="Calibri" w:eastAsia="Times New Roman" w:hAnsi="Calibri" w:cs="Times New Roman"/>
                <w:b/>
                <w:bCs/>
                <w:sz w:val="22"/>
                <w:szCs w:val="2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3274A5FF" w14:textId="77777777" w:rsidR="00C525AF" w:rsidRPr="00F94643" w:rsidRDefault="00C525AF" w:rsidP="00C525AF">
            <w:pPr>
              <w:jc w:val="right"/>
              <w:rPr>
                <w:rFonts w:ascii="Calibri" w:eastAsia="Times New Roman" w:hAnsi="Calibri" w:cs="Times New Roman"/>
                <w:b/>
                <w:bCs/>
                <w:sz w:val="22"/>
                <w:szCs w:val="20"/>
                <w:lang w:val="en-GB"/>
              </w:rPr>
            </w:pPr>
            <w:r w:rsidRPr="00F94643">
              <w:rPr>
                <w:rFonts w:ascii="Calibri" w:eastAsia="Times New Roman" w:hAnsi="Calibri" w:cs="Times New Roman"/>
                <w:b/>
                <w:bCs/>
                <w:sz w:val="22"/>
                <w:szCs w:val="2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4010FCE8" w14:textId="77777777" w:rsidR="00C525AF" w:rsidRPr="00F94643" w:rsidRDefault="00C525AF" w:rsidP="00C525AF">
            <w:pPr>
              <w:jc w:val="right"/>
              <w:rPr>
                <w:rFonts w:ascii="Calibri" w:eastAsia="Times New Roman" w:hAnsi="Calibri" w:cs="Times New Roman"/>
                <w:b/>
                <w:bCs/>
                <w:sz w:val="22"/>
                <w:szCs w:val="20"/>
                <w:lang w:val="en-GB"/>
              </w:rPr>
            </w:pPr>
            <w:r w:rsidRPr="00F94643">
              <w:rPr>
                <w:rFonts w:ascii="Calibri" w:eastAsia="Times New Roman" w:hAnsi="Calibri" w:cs="Times New Roman"/>
                <w:b/>
                <w:bCs/>
                <w:sz w:val="22"/>
                <w:szCs w:val="2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66C32A61" w14:textId="77777777" w:rsidR="00C525AF" w:rsidRPr="00F94643" w:rsidRDefault="00C525AF" w:rsidP="00C525AF">
            <w:pPr>
              <w:jc w:val="right"/>
              <w:rPr>
                <w:rFonts w:ascii="Calibri" w:eastAsia="Times New Roman" w:hAnsi="Calibri" w:cs="Times New Roman"/>
                <w:b/>
                <w:bCs/>
                <w:sz w:val="22"/>
                <w:szCs w:val="20"/>
                <w:lang w:val="en-GB"/>
              </w:rPr>
            </w:pPr>
            <w:r w:rsidRPr="00F94643">
              <w:rPr>
                <w:rFonts w:ascii="Calibri" w:eastAsia="Times New Roman" w:hAnsi="Calibri" w:cs="Times New Roman"/>
                <w:b/>
                <w:bCs/>
                <w:sz w:val="22"/>
                <w:szCs w:val="2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683DC884" w14:textId="77777777" w:rsidR="00C525AF" w:rsidRPr="00F94643" w:rsidRDefault="00C525AF" w:rsidP="00C525AF">
            <w:pPr>
              <w:jc w:val="right"/>
              <w:rPr>
                <w:rFonts w:ascii="Calibri" w:eastAsia="Times New Roman" w:hAnsi="Calibri" w:cs="Times New Roman"/>
                <w:b/>
                <w:bCs/>
                <w:sz w:val="22"/>
                <w:szCs w:val="20"/>
                <w:lang w:val="en-GB"/>
              </w:rPr>
            </w:pPr>
            <w:r w:rsidRPr="00F94643">
              <w:rPr>
                <w:rFonts w:ascii="Calibri" w:eastAsia="Times New Roman" w:hAnsi="Calibri" w:cs="Times New Roman"/>
                <w:b/>
                <w:bCs/>
                <w:sz w:val="22"/>
                <w:szCs w:val="20"/>
                <w:lang w:val="en-GB"/>
              </w:rPr>
              <w:t>46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54264C5" w14:textId="77777777" w:rsidR="00C525AF" w:rsidRPr="00F94643" w:rsidRDefault="00C525AF" w:rsidP="00C525AF">
            <w:pPr>
              <w:jc w:val="right"/>
              <w:rPr>
                <w:rFonts w:ascii="Calibri" w:eastAsia="Times New Roman" w:hAnsi="Calibri" w:cs="Times New Roman"/>
                <w:b/>
                <w:bCs/>
                <w:sz w:val="22"/>
                <w:szCs w:val="20"/>
                <w:lang w:val="en-GB"/>
              </w:rPr>
            </w:pPr>
            <w:r w:rsidRPr="00F94643">
              <w:rPr>
                <w:rFonts w:ascii="Calibri" w:eastAsia="Times New Roman" w:hAnsi="Calibri" w:cs="Times New Roman"/>
                <w:b/>
                <w:bCs/>
                <w:sz w:val="22"/>
                <w:szCs w:val="20"/>
                <w:lang w:val="en-GB"/>
              </w:rPr>
              <w:t>47</w:t>
            </w:r>
          </w:p>
        </w:tc>
      </w:tr>
      <w:tr w:rsidR="00C525AF" w:rsidRPr="00F94643" w14:paraId="7044B7A3" w14:textId="77777777" w:rsidTr="00C525AF">
        <w:trPr>
          <w:trHeight w:val="300"/>
        </w:trPr>
        <w:tc>
          <w:tcPr>
            <w:tcW w:w="0" w:type="auto"/>
            <w:tcBorders>
              <w:top w:val="nil"/>
              <w:left w:val="single" w:sz="4" w:space="0" w:color="auto"/>
              <w:bottom w:val="nil"/>
              <w:right w:val="nil"/>
            </w:tcBorders>
            <w:shd w:val="clear" w:color="auto" w:fill="auto"/>
            <w:noWrap/>
            <w:vAlign w:val="bottom"/>
            <w:hideMark/>
          </w:tcPr>
          <w:p w14:paraId="1FD544E7" w14:textId="77777777" w:rsidR="00C525AF" w:rsidRPr="00F94643" w:rsidRDefault="00C525AF" w:rsidP="00C525AF">
            <w:pPr>
              <w:rPr>
                <w:rFonts w:ascii="Calibri" w:eastAsia="Times New Roman" w:hAnsi="Calibri" w:cs="Times New Roman"/>
                <w:b/>
                <w:bCs/>
                <w:sz w:val="22"/>
                <w:szCs w:val="20"/>
                <w:lang w:val="en-GB"/>
              </w:rPr>
            </w:pPr>
            <w:r w:rsidRPr="00F94643">
              <w:rPr>
                <w:rFonts w:ascii="Calibri" w:eastAsia="Times New Roman" w:hAnsi="Calibri" w:cs="Times New Roman"/>
                <w:b/>
                <w:bCs/>
                <w:sz w:val="22"/>
                <w:szCs w:val="20"/>
                <w:lang w:val="en-GB"/>
              </w:rPr>
              <w:t>Desired Error</w:t>
            </w:r>
          </w:p>
        </w:tc>
        <w:tc>
          <w:tcPr>
            <w:tcW w:w="0" w:type="auto"/>
            <w:tcBorders>
              <w:top w:val="nil"/>
              <w:left w:val="single" w:sz="4" w:space="0" w:color="auto"/>
              <w:bottom w:val="nil"/>
              <w:right w:val="nil"/>
            </w:tcBorders>
            <w:shd w:val="clear" w:color="auto" w:fill="auto"/>
            <w:noWrap/>
            <w:vAlign w:val="bottom"/>
            <w:hideMark/>
          </w:tcPr>
          <w:p w14:paraId="53C10DA3" w14:textId="77777777" w:rsidR="00C525AF" w:rsidRPr="00F94643" w:rsidRDefault="00C525AF" w:rsidP="00C525AF">
            <w:pPr>
              <w:jc w:val="right"/>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1,00E-04</w:t>
            </w:r>
          </w:p>
        </w:tc>
        <w:tc>
          <w:tcPr>
            <w:tcW w:w="0" w:type="auto"/>
            <w:tcBorders>
              <w:top w:val="nil"/>
              <w:left w:val="single" w:sz="4" w:space="0" w:color="auto"/>
              <w:bottom w:val="nil"/>
              <w:right w:val="nil"/>
            </w:tcBorders>
            <w:shd w:val="clear" w:color="auto" w:fill="auto"/>
            <w:noWrap/>
            <w:vAlign w:val="bottom"/>
            <w:hideMark/>
          </w:tcPr>
          <w:p w14:paraId="3034F724" w14:textId="77777777" w:rsidR="00C525AF" w:rsidRPr="00F94643" w:rsidRDefault="00C525AF" w:rsidP="00C525AF">
            <w:pPr>
              <w:jc w:val="right"/>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1,00E-05</w:t>
            </w:r>
          </w:p>
        </w:tc>
        <w:tc>
          <w:tcPr>
            <w:tcW w:w="0" w:type="auto"/>
            <w:tcBorders>
              <w:top w:val="nil"/>
              <w:left w:val="single" w:sz="4" w:space="0" w:color="auto"/>
              <w:bottom w:val="nil"/>
              <w:right w:val="nil"/>
            </w:tcBorders>
            <w:shd w:val="clear" w:color="auto" w:fill="auto"/>
            <w:noWrap/>
            <w:vAlign w:val="bottom"/>
            <w:hideMark/>
          </w:tcPr>
          <w:p w14:paraId="7AF9DA25" w14:textId="77777777" w:rsidR="00C525AF" w:rsidRPr="00F94643" w:rsidRDefault="00C525AF" w:rsidP="00C525AF">
            <w:pPr>
              <w:jc w:val="right"/>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1,00E-06</w:t>
            </w:r>
          </w:p>
        </w:tc>
        <w:tc>
          <w:tcPr>
            <w:tcW w:w="0" w:type="auto"/>
            <w:tcBorders>
              <w:top w:val="nil"/>
              <w:left w:val="single" w:sz="4" w:space="0" w:color="auto"/>
              <w:bottom w:val="nil"/>
              <w:right w:val="nil"/>
            </w:tcBorders>
            <w:shd w:val="clear" w:color="auto" w:fill="auto"/>
            <w:noWrap/>
            <w:vAlign w:val="bottom"/>
            <w:hideMark/>
          </w:tcPr>
          <w:p w14:paraId="5E32B4E0" w14:textId="77777777" w:rsidR="00C525AF" w:rsidRPr="00F94643" w:rsidRDefault="00C525AF" w:rsidP="00C525AF">
            <w:pPr>
              <w:jc w:val="right"/>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1,00E-07</w:t>
            </w:r>
          </w:p>
        </w:tc>
        <w:tc>
          <w:tcPr>
            <w:tcW w:w="0" w:type="auto"/>
            <w:tcBorders>
              <w:top w:val="nil"/>
              <w:left w:val="single" w:sz="4" w:space="0" w:color="auto"/>
              <w:bottom w:val="nil"/>
              <w:right w:val="nil"/>
            </w:tcBorders>
            <w:shd w:val="clear" w:color="auto" w:fill="auto"/>
            <w:noWrap/>
            <w:vAlign w:val="bottom"/>
            <w:hideMark/>
          </w:tcPr>
          <w:p w14:paraId="5A51E3E5" w14:textId="77777777" w:rsidR="00C525AF" w:rsidRPr="00F94643" w:rsidRDefault="00C525AF" w:rsidP="00C525AF">
            <w:pPr>
              <w:jc w:val="right"/>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1,00E-08</w:t>
            </w:r>
          </w:p>
        </w:tc>
        <w:tc>
          <w:tcPr>
            <w:tcW w:w="0" w:type="auto"/>
            <w:tcBorders>
              <w:top w:val="nil"/>
              <w:left w:val="single" w:sz="4" w:space="0" w:color="auto"/>
              <w:bottom w:val="nil"/>
              <w:right w:val="nil"/>
            </w:tcBorders>
            <w:shd w:val="clear" w:color="auto" w:fill="auto"/>
            <w:noWrap/>
            <w:vAlign w:val="bottom"/>
            <w:hideMark/>
          </w:tcPr>
          <w:p w14:paraId="12A09EF6" w14:textId="77777777" w:rsidR="00C525AF" w:rsidRPr="00F94643" w:rsidRDefault="00C525AF" w:rsidP="00C525AF">
            <w:pPr>
              <w:jc w:val="right"/>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36FF03E2" w14:textId="77777777" w:rsidR="00C525AF" w:rsidRPr="00F94643" w:rsidRDefault="00C525AF" w:rsidP="00C525AF">
            <w:pPr>
              <w:jc w:val="right"/>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1,00E-10</w:t>
            </w:r>
          </w:p>
        </w:tc>
      </w:tr>
      <w:tr w:rsidR="00C525AF" w:rsidRPr="00F94643" w14:paraId="6888434F" w14:textId="77777777" w:rsidTr="00C525AF">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45CD72" w14:textId="77777777" w:rsidR="00C525AF" w:rsidRPr="00F94643" w:rsidRDefault="00C525AF" w:rsidP="00C525AF">
            <w:pPr>
              <w:rPr>
                <w:rFonts w:ascii="Calibri" w:eastAsia="Times New Roman" w:hAnsi="Calibri" w:cs="Times New Roman"/>
                <w:b/>
                <w:bCs/>
                <w:color w:val="000000"/>
                <w:sz w:val="22"/>
                <w:szCs w:val="20"/>
                <w:lang w:val="en-GB"/>
              </w:rPr>
            </w:pPr>
            <w:r w:rsidRPr="00F94643">
              <w:rPr>
                <w:rFonts w:ascii="Calibri" w:eastAsia="Times New Roman" w:hAnsi="Calibri" w:cs="Times New Roman"/>
                <w:b/>
                <w:bCs/>
                <w:color w:val="000000"/>
                <w:sz w:val="22"/>
                <w:szCs w:val="2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BE7512C" w14:textId="77777777" w:rsidR="00C525AF" w:rsidRPr="00F94643" w:rsidRDefault="00C525AF" w:rsidP="00C525AF">
            <w:pPr>
              <w:jc w:val="right"/>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2421FF1F" w14:textId="77777777" w:rsidR="00C525AF" w:rsidRPr="00F94643" w:rsidRDefault="00C525AF" w:rsidP="00C525AF">
            <w:pPr>
              <w:jc w:val="right"/>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4744FEBC" w14:textId="77777777" w:rsidR="00C525AF" w:rsidRPr="00F94643" w:rsidRDefault="00C525AF" w:rsidP="00C525AF">
            <w:pPr>
              <w:jc w:val="right"/>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3CED4E29" w14:textId="77777777" w:rsidR="00C525AF" w:rsidRPr="00F94643" w:rsidRDefault="00C525AF" w:rsidP="00C525AF">
            <w:pPr>
              <w:jc w:val="right"/>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76DC48E4" w14:textId="77777777" w:rsidR="00C525AF" w:rsidRPr="00F94643" w:rsidRDefault="00C525AF" w:rsidP="00C525AF">
            <w:pPr>
              <w:jc w:val="right"/>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7BE55666" w14:textId="77777777" w:rsidR="00C525AF" w:rsidRPr="00F94643" w:rsidRDefault="00C525AF" w:rsidP="00C525AF">
            <w:pPr>
              <w:jc w:val="right"/>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3085C3" w14:textId="77777777" w:rsidR="00C525AF" w:rsidRPr="00F94643" w:rsidRDefault="00C525AF" w:rsidP="00C525AF">
            <w:pPr>
              <w:jc w:val="right"/>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15</w:t>
            </w:r>
          </w:p>
        </w:tc>
      </w:tr>
      <w:tr w:rsidR="00C525AF" w:rsidRPr="00F94643" w14:paraId="79F74342" w14:textId="77777777" w:rsidTr="00C525AF">
        <w:trPr>
          <w:trHeight w:val="300"/>
        </w:trPr>
        <w:tc>
          <w:tcPr>
            <w:tcW w:w="0" w:type="auto"/>
            <w:tcBorders>
              <w:top w:val="nil"/>
              <w:left w:val="nil"/>
              <w:bottom w:val="nil"/>
              <w:right w:val="nil"/>
            </w:tcBorders>
            <w:shd w:val="clear" w:color="auto" w:fill="auto"/>
            <w:noWrap/>
            <w:vAlign w:val="bottom"/>
            <w:hideMark/>
          </w:tcPr>
          <w:p w14:paraId="4E8B13C0" w14:textId="73DF8056" w:rsidR="00C525AF" w:rsidRPr="00F94643" w:rsidRDefault="007A6E37" w:rsidP="00C525AF">
            <w:pPr>
              <w:rPr>
                <w:rFonts w:ascii="Calibri" w:eastAsia="Times New Roman" w:hAnsi="Calibri" w:cs="Times New Roman"/>
                <w:b/>
                <w:sz w:val="22"/>
                <w:szCs w:val="20"/>
                <w:lang w:val="en-GB"/>
              </w:rPr>
            </w:pPr>
            <w:r w:rsidRPr="00F94643">
              <w:rPr>
                <w:rFonts w:ascii="Calibri" w:eastAsia="Times New Roman" w:hAnsi="Calibri" w:cs="Times New Roman"/>
                <w:b/>
                <w:sz w:val="22"/>
                <w:szCs w:val="20"/>
                <w:lang w:val="en-GB"/>
              </w:rPr>
              <w:t>Pictures</w:t>
            </w:r>
          </w:p>
        </w:tc>
        <w:tc>
          <w:tcPr>
            <w:tcW w:w="0" w:type="auto"/>
            <w:tcBorders>
              <w:top w:val="nil"/>
              <w:left w:val="single" w:sz="4" w:space="0" w:color="auto"/>
              <w:bottom w:val="nil"/>
              <w:right w:val="nil"/>
            </w:tcBorders>
            <w:shd w:val="clear" w:color="auto" w:fill="auto"/>
            <w:noWrap/>
            <w:vAlign w:val="bottom"/>
            <w:hideMark/>
          </w:tcPr>
          <w:p w14:paraId="488195B9" w14:textId="77777777" w:rsidR="00C525AF" w:rsidRPr="00F94643" w:rsidRDefault="00C525AF" w:rsidP="00C525AF">
            <w:pPr>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2E59C668" w14:textId="77777777" w:rsidR="00C525AF" w:rsidRPr="00F94643" w:rsidRDefault="00C525AF" w:rsidP="00C525AF">
            <w:pPr>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451D4259" w14:textId="77777777" w:rsidR="00C525AF" w:rsidRPr="00F94643" w:rsidRDefault="00C525AF" w:rsidP="00C525AF">
            <w:pPr>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0E871D83" w14:textId="77777777" w:rsidR="00C525AF" w:rsidRPr="00F94643" w:rsidRDefault="00C525AF" w:rsidP="00C525AF">
            <w:pPr>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7083E182" w14:textId="77777777" w:rsidR="00C525AF" w:rsidRPr="00F94643" w:rsidRDefault="00C525AF" w:rsidP="00C525AF">
            <w:pPr>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0E6F3DE7" w14:textId="77777777" w:rsidR="00C525AF" w:rsidRPr="00F94643" w:rsidRDefault="00C525AF" w:rsidP="00C525AF">
            <w:pPr>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5CA67C31" w14:textId="77777777" w:rsidR="00C525AF" w:rsidRPr="00F94643" w:rsidRDefault="00C525AF" w:rsidP="00C525AF">
            <w:pPr>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 </w:t>
            </w:r>
          </w:p>
        </w:tc>
      </w:tr>
      <w:tr w:rsidR="00C525AF" w:rsidRPr="00F94643" w14:paraId="408A02BE" w14:textId="77777777" w:rsidTr="00C525AF">
        <w:trPr>
          <w:trHeight w:val="300"/>
        </w:trPr>
        <w:tc>
          <w:tcPr>
            <w:tcW w:w="0" w:type="auto"/>
            <w:tcBorders>
              <w:top w:val="nil"/>
              <w:left w:val="nil"/>
              <w:bottom w:val="nil"/>
              <w:right w:val="nil"/>
            </w:tcBorders>
            <w:shd w:val="clear" w:color="auto" w:fill="auto"/>
            <w:noWrap/>
            <w:vAlign w:val="bottom"/>
            <w:hideMark/>
          </w:tcPr>
          <w:p w14:paraId="1DDC248E" w14:textId="77777777" w:rsidR="00C525AF" w:rsidRPr="00F94643" w:rsidRDefault="00C525AF" w:rsidP="00C525AF">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armeniacum1</w:t>
            </w:r>
            <w:proofErr w:type="gramEnd"/>
          </w:p>
        </w:tc>
        <w:tc>
          <w:tcPr>
            <w:tcW w:w="0" w:type="auto"/>
            <w:tcBorders>
              <w:top w:val="nil"/>
              <w:left w:val="single" w:sz="4" w:space="0" w:color="auto"/>
              <w:bottom w:val="nil"/>
              <w:right w:val="nil"/>
            </w:tcBorders>
            <w:shd w:val="clear" w:color="000000" w:fill="C6EFCE"/>
            <w:noWrap/>
            <w:vAlign w:val="bottom"/>
            <w:hideMark/>
          </w:tcPr>
          <w:p w14:paraId="21730C84"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5B3EEE1"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2E02027"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B3E6005"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2F6705D"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4183BE"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367CF58"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r>
      <w:tr w:rsidR="00C525AF" w:rsidRPr="00F94643" w14:paraId="1CF26990" w14:textId="77777777" w:rsidTr="00C525AF">
        <w:trPr>
          <w:trHeight w:val="300"/>
        </w:trPr>
        <w:tc>
          <w:tcPr>
            <w:tcW w:w="0" w:type="auto"/>
            <w:tcBorders>
              <w:top w:val="nil"/>
              <w:left w:val="nil"/>
              <w:bottom w:val="nil"/>
              <w:right w:val="nil"/>
            </w:tcBorders>
            <w:shd w:val="clear" w:color="auto" w:fill="auto"/>
            <w:noWrap/>
            <w:vAlign w:val="bottom"/>
            <w:hideMark/>
          </w:tcPr>
          <w:p w14:paraId="0997FE19" w14:textId="77777777" w:rsidR="00C525AF" w:rsidRPr="00F94643" w:rsidRDefault="00C525AF" w:rsidP="00C525AF">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armeniacum2</w:t>
            </w:r>
            <w:proofErr w:type="gramEnd"/>
            <w:r w:rsidRPr="00F94643">
              <w:rPr>
                <w:rFonts w:ascii="Calibri" w:eastAsia="Times New Roman" w:hAnsi="Calibri" w:cs="Times New Roman"/>
                <w:sz w:val="22"/>
                <w:szCs w:val="20"/>
                <w:lang w:val="en-GB"/>
              </w:rPr>
              <w:t>_4</w:t>
            </w:r>
          </w:p>
        </w:tc>
        <w:tc>
          <w:tcPr>
            <w:tcW w:w="0" w:type="auto"/>
            <w:tcBorders>
              <w:top w:val="nil"/>
              <w:left w:val="single" w:sz="4" w:space="0" w:color="auto"/>
              <w:bottom w:val="nil"/>
              <w:right w:val="nil"/>
            </w:tcBorders>
            <w:shd w:val="clear" w:color="000000" w:fill="C6EFCE"/>
            <w:noWrap/>
            <w:vAlign w:val="bottom"/>
            <w:hideMark/>
          </w:tcPr>
          <w:p w14:paraId="26FBA96D"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F9F71BF"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2DB7A3D"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8ED456E"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18D93E8"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F700A5D"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84A7EE2"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r>
      <w:tr w:rsidR="00C525AF" w:rsidRPr="00F94643" w14:paraId="3F7F8169" w14:textId="77777777" w:rsidTr="00C525AF">
        <w:trPr>
          <w:trHeight w:val="300"/>
        </w:trPr>
        <w:tc>
          <w:tcPr>
            <w:tcW w:w="0" w:type="auto"/>
            <w:tcBorders>
              <w:top w:val="nil"/>
              <w:left w:val="nil"/>
              <w:bottom w:val="nil"/>
              <w:right w:val="nil"/>
            </w:tcBorders>
            <w:shd w:val="clear" w:color="auto" w:fill="auto"/>
            <w:noWrap/>
            <w:vAlign w:val="bottom"/>
            <w:hideMark/>
          </w:tcPr>
          <w:p w14:paraId="1AC87B67" w14:textId="77777777" w:rsidR="00C525AF" w:rsidRPr="00F94643" w:rsidRDefault="00C525AF" w:rsidP="00C525AF">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armeniacum2</w:t>
            </w:r>
            <w:proofErr w:type="gramEnd"/>
            <w:r w:rsidRPr="00F94643">
              <w:rPr>
                <w:rFonts w:ascii="Calibri" w:eastAsia="Times New Roman" w:hAnsi="Calibri" w:cs="Times New Roman"/>
                <w:sz w:val="22"/>
                <w:szCs w:val="20"/>
                <w:lang w:val="en-GB"/>
              </w:rPr>
              <w:t>_5</w:t>
            </w:r>
          </w:p>
        </w:tc>
        <w:tc>
          <w:tcPr>
            <w:tcW w:w="0" w:type="auto"/>
            <w:tcBorders>
              <w:top w:val="nil"/>
              <w:left w:val="single" w:sz="4" w:space="0" w:color="auto"/>
              <w:bottom w:val="nil"/>
              <w:right w:val="nil"/>
            </w:tcBorders>
            <w:shd w:val="clear" w:color="000000" w:fill="C6EFCE"/>
            <w:noWrap/>
            <w:vAlign w:val="bottom"/>
            <w:hideMark/>
          </w:tcPr>
          <w:p w14:paraId="1832D9D7"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1DBC227"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6B44316"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C7E72A5"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A00DAA4"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D08FFB"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530782F"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r>
      <w:tr w:rsidR="00C525AF" w:rsidRPr="00F94643" w14:paraId="709B2F88" w14:textId="77777777" w:rsidTr="00C525AF">
        <w:trPr>
          <w:trHeight w:val="300"/>
        </w:trPr>
        <w:tc>
          <w:tcPr>
            <w:tcW w:w="0" w:type="auto"/>
            <w:tcBorders>
              <w:top w:val="nil"/>
              <w:left w:val="nil"/>
              <w:bottom w:val="nil"/>
              <w:right w:val="nil"/>
            </w:tcBorders>
            <w:shd w:val="clear" w:color="auto" w:fill="auto"/>
            <w:noWrap/>
            <w:vAlign w:val="bottom"/>
            <w:hideMark/>
          </w:tcPr>
          <w:p w14:paraId="199466EC" w14:textId="77777777" w:rsidR="00C525AF" w:rsidRPr="00F94643" w:rsidRDefault="00C525AF" w:rsidP="00C525AF">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armeniacum2</w:t>
            </w:r>
            <w:proofErr w:type="gramEnd"/>
            <w:r w:rsidRPr="00F94643">
              <w:rPr>
                <w:rFonts w:ascii="Calibri" w:eastAsia="Times New Roman" w:hAnsi="Calibri" w:cs="Times New Roman"/>
                <w:sz w:val="22"/>
                <w:szCs w:val="20"/>
                <w:lang w:val="en-GB"/>
              </w:rPr>
              <w:t>_6</w:t>
            </w:r>
          </w:p>
        </w:tc>
        <w:tc>
          <w:tcPr>
            <w:tcW w:w="0" w:type="auto"/>
            <w:tcBorders>
              <w:top w:val="nil"/>
              <w:left w:val="single" w:sz="4" w:space="0" w:color="auto"/>
              <w:bottom w:val="nil"/>
              <w:right w:val="nil"/>
            </w:tcBorders>
            <w:shd w:val="clear" w:color="000000" w:fill="C6EFCE"/>
            <w:noWrap/>
            <w:vAlign w:val="bottom"/>
            <w:hideMark/>
          </w:tcPr>
          <w:p w14:paraId="6D3D340A"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0024856"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29DE9E0"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F222007"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33645E"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D9E29FC"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7BD9F75"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r>
      <w:tr w:rsidR="00C525AF" w:rsidRPr="00F94643" w14:paraId="371CF15E" w14:textId="77777777" w:rsidTr="00C525AF">
        <w:trPr>
          <w:trHeight w:val="300"/>
        </w:trPr>
        <w:tc>
          <w:tcPr>
            <w:tcW w:w="0" w:type="auto"/>
            <w:tcBorders>
              <w:top w:val="nil"/>
              <w:left w:val="nil"/>
              <w:bottom w:val="nil"/>
              <w:right w:val="nil"/>
            </w:tcBorders>
            <w:shd w:val="clear" w:color="auto" w:fill="auto"/>
            <w:noWrap/>
            <w:vAlign w:val="bottom"/>
            <w:hideMark/>
          </w:tcPr>
          <w:p w14:paraId="0C7B610E" w14:textId="77777777" w:rsidR="00C525AF" w:rsidRPr="00F94643" w:rsidRDefault="00C525AF" w:rsidP="00C525AF">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armeniacum2</w:t>
            </w:r>
            <w:proofErr w:type="gramEnd"/>
            <w:r w:rsidRPr="00F94643">
              <w:rPr>
                <w:rFonts w:ascii="Calibri" w:eastAsia="Times New Roman" w:hAnsi="Calibri" w:cs="Times New Roman"/>
                <w:sz w:val="22"/>
                <w:szCs w:val="20"/>
                <w:lang w:val="en-GB"/>
              </w:rPr>
              <w:t>_7</w:t>
            </w:r>
          </w:p>
        </w:tc>
        <w:tc>
          <w:tcPr>
            <w:tcW w:w="0" w:type="auto"/>
            <w:tcBorders>
              <w:top w:val="nil"/>
              <w:left w:val="single" w:sz="4" w:space="0" w:color="auto"/>
              <w:bottom w:val="nil"/>
              <w:right w:val="nil"/>
            </w:tcBorders>
            <w:shd w:val="clear" w:color="000000" w:fill="C6EFCE"/>
            <w:noWrap/>
            <w:vAlign w:val="bottom"/>
            <w:hideMark/>
          </w:tcPr>
          <w:p w14:paraId="7447183F"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67A11A2"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0371A7"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2C12E5"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CDDC585"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2EF2921"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C09981A"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r>
      <w:tr w:rsidR="00C525AF" w:rsidRPr="00F94643" w14:paraId="074ED213" w14:textId="77777777" w:rsidTr="00C525AF">
        <w:trPr>
          <w:trHeight w:val="300"/>
        </w:trPr>
        <w:tc>
          <w:tcPr>
            <w:tcW w:w="0" w:type="auto"/>
            <w:tcBorders>
              <w:top w:val="nil"/>
              <w:left w:val="nil"/>
              <w:bottom w:val="nil"/>
              <w:right w:val="nil"/>
            </w:tcBorders>
            <w:shd w:val="clear" w:color="auto" w:fill="auto"/>
            <w:noWrap/>
            <w:vAlign w:val="bottom"/>
            <w:hideMark/>
          </w:tcPr>
          <w:p w14:paraId="6C646768" w14:textId="77777777" w:rsidR="00C525AF" w:rsidRPr="00F94643" w:rsidRDefault="00C525AF" w:rsidP="00C525AF">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armeniacum2</w:t>
            </w:r>
            <w:proofErr w:type="gramEnd"/>
            <w:r w:rsidRPr="00F94643">
              <w:rPr>
                <w:rFonts w:ascii="Calibri" w:eastAsia="Times New Roman" w:hAnsi="Calibri" w:cs="Times New Roman"/>
                <w:sz w:val="22"/>
                <w:szCs w:val="20"/>
                <w:lang w:val="en-GB"/>
              </w:rPr>
              <w:t>_8</w:t>
            </w:r>
          </w:p>
        </w:tc>
        <w:tc>
          <w:tcPr>
            <w:tcW w:w="0" w:type="auto"/>
            <w:tcBorders>
              <w:top w:val="nil"/>
              <w:left w:val="single" w:sz="4" w:space="0" w:color="auto"/>
              <w:bottom w:val="nil"/>
              <w:right w:val="nil"/>
            </w:tcBorders>
            <w:shd w:val="clear" w:color="000000" w:fill="C6EFCE"/>
            <w:noWrap/>
            <w:vAlign w:val="bottom"/>
            <w:hideMark/>
          </w:tcPr>
          <w:p w14:paraId="62DFECD3"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8D5828"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07BD9E3"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A62ADC2"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6B0D294"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8B4F36"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36A7D1E"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r>
      <w:tr w:rsidR="00C525AF" w:rsidRPr="00F94643" w14:paraId="3CBDE5A0" w14:textId="77777777" w:rsidTr="00C525AF">
        <w:trPr>
          <w:trHeight w:val="300"/>
        </w:trPr>
        <w:tc>
          <w:tcPr>
            <w:tcW w:w="0" w:type="auto"/>
            <w:tcBorders>
              <w:top w:val="nil"/>
              <w:left w:val="nil"/>
              <w:bottom w:val="nil"/>
              <w:right w:val="nil"/>
            </w:tcBorders>
            <w:shd w:val="clear" w:color="auto" w:fill="auto"/>
            <w:noWrap/>
            <w:vAlign w:val="bottom"/>
            <w:hideMark/>
          </w:tcPr>
          <w:p w14:paraId="75DDE523" w14:textId="77777777" w:rsidR="00C525AF" w:rsidRPr="00F94643" w:rsidRDefault="00C525AF" w:rsidP="00C525AF">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delenatii1</w:t>
            </w:r>
            <w:proofErr w:type="gramEnd"/>
          </w:p>
        </w:tc>
        <w:tc>
          <w:tcPr>
            <w:tcW w:w="0" w:type="auto"/>
            <w:tcBorders>
              <w:top w:val="nil"/>
              <w:left w:val="single" w:sz="4" w:space="0" w:color="auto"/>
              <w:bottom w:val="nil"/>
              <w:right w:val="nil"/>
            </w:tcBorders>
            <w:shd w:val="clear" w:color="000000" w:fill="C6EFCE"/>
            <w:noWrap/>
            <w:vAlign w:val="bottom"/>
            <w:hideMark/>
          </w:tcPr>
          <w:p w14:paraId="5CAC5F6E"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BD5F891" w14:textId="77777777" w:rsidR="00C525AF" w:rsidRPr="00F94643" w:rsidRDefault="00C525AF" w:rsidP="00C525AF">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AADCB50" w14:textId="77777777" w:rsidR="00C525AF" w:rsidRPr="00F94643" w:rsidRDefault="00C525AF" w:rsidP="00C525AF">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85D8079" w14:textId="77777777" w:rsidR="00C525AF" w:rsidRPr="00F94643" w:rsidRDefault="00C525AF" w:rsidP="00C525AF">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6167593"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6A97D84"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F410732" w14:textId="77777777" w:rsidR="00C525AF" w:rsidRPr="00F94643" w:rsidRDefault="00C525AF" w:rsidP="00C525AF">
            <w:pPr>
              <w:rPr>
                <w:rFonts w:ascii="Calibri" w:eastAsia="Times New Roman" w:hAnsi="Calibri" w:cs="Times New Roman"/>
                <w:color w:val="006100"/>
                <w:sz w:val="22"/>
                <w:szCs w:val="20"/>
                <w:lang w:val="en-GB"/>
              </w:rPr>
            </w:pPr>
            <w:proofErr w:type="gramStart"/>
            <w:r w:rsidRPr="00F94643">
              <w:rPr>
                <w:rFonts w:ascii="Calibri" w:eastAsia="Times New Roman" w:hAnsi="Calibri" w:cs="Times New Roman"/>
                <w:color w:val="006100"/>
                <w:sz w:val="22"/>
                <w:szCs w:val="20"/>
                <w:lang w:val="en-GB"/>
              </w:rPr>
              <w:t>Correct(</w:t>
            </w:r>
            <w:proofErr w:type="gramEnd"/>
            <w:r w:rsidRPr="00F94643">
              <w:rPr>
                <w:rFonts w:ascii="Calibri" w:eastAsia="Times New Roman" w:hAnsi="Calibri" w:cs="Times New Roman"/>
                <w:color w:val="006100"/>
                <w:sz w:val="22"/>
                <w:szCs w:val="20"/>
                <w:lang w:val="en-GB"/>
              </w:rPr>
              <w:t>low)</w:t>
            </w:r>
          </w:p>
        </w:tc>
      </w:tr>
      <w:tr w:rsidR="00C525AF" w:rsidRPr="00F94643" w14:paraId="364E0182" w14:textId="77777777" w:rsidTr="00C525AF">
        <w:trPr>
          <w:trHeight w:val="300"/>
        </w:trPr>
        <w:tc>
          <w:tcPr>
            <w:tcW w:w="0" w:type="auto"/>
            <w:tcBorders>
              <w:top w:val="nil"/>
              <w:left w:val="nil"/>
              <w:bottom w:val="nil"/>
              <w:right w:val="nil"/>
            </w:tcBorders>
            <w:shd w:val="clear" w:color="auto" w:fill="auto"/>
            <w:noWrap/>
            <w:vAlign w:val="bottom"/>
            <w:hideMark/>
          </w:tcPr>
          <w:p w14:paraId="5C1F0A82" w14:textId="77777777" w:rsidR="00C525AF" w:rsidRPr="00F94643" w:rsidRDefault="00C525AF" w:rsidP="00C525AF">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delenatii2</w:t>
            </w:r>
            <w:proofErr w:type="gramEnd"/>
            <w:r w:rsidRPr="00F94643">
              <w:rPr>
                <w:rFonts w:ascii="Calibri" w:eastAsia="Times New Roman" w:hAnsi="Calibri" w:cs="Times New Roman"/>
                <w:sz w:val="22"/>
                <w:szCs w:val="20"/>
                <w:lang w:val="en-GB"/>
              </w:rPr>
              <w:t>_2</w:t>
            </w:r>
          </w:p>
        </w:tc>
        <w:tc>
          <w:tcPr>
            <w:tcW w:w="0" w:type="auto"/>
            <w:tcBorders>
              <w:top w:val="nil"/>
              <w:left w:val="single" w:sz="4" w:space="0" w:color="auto"/>
              <w:bottom w:val="nil"/>
              <w:right w:val="nil"/>
            </w:tcBorders>
            <w:shd w:val="clear" w:color="000000" w:fill="C6EFCE"/>
            <w:noWrap/>
            <w:vAlign w:val="bottom"/>
            <w:hideMark/>
          </w:tcPr>
          <w:p w14:paraId="2DE2FFD5"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87D69B7" w14:textId="77777777" w:rsidR="00C525AF" w:rsidRPr="00F94643" w:rsidRDefault="00C525AF" w:rsidP="00C525AF">
            <w:pPr>
              <w:rPr>
                <w:rFonts w:ascii="Calibri" w:eastAsia="Times New Roman" w:hAnsi="Calibri" w:cs="Times New Roman"/>
                <w:color w:val="006100"/>
                <w:sz w:val="22"/>
                <w:szCs w:val="20"/>
                <w:lang w:val="en-GB"/>
              </w:rPr>
            </w:pPr>
            <w:proofErr w:type="gramStart"/>
            <w:r w:rsidRPr="00F94643">
              <w:rPr>
                <w:rFonts w:ascii="Calibri" w:eastAsia="Times New Roman" w:hAnsi="Calibri" w:cs="Times New Roman"/>
                <w:color w:val="006100"/>
                <w:sz w:val="22"/>
                <w:szCs w:val="20"/>
                <w:lang w:val="en-GB"/>
              </w:rPr>
              <w:t>Correct(</w:t>
            </w:r>
            <w:proofErr w:type="gramEnd"/>
            <w:r w:rsidRPr="00F94643">
              <w:rPr>
                <w:rFonts w:ascii="Calibri" w:eastAsia="Times New Roman" w:hAnsi="Calibri" w:cs="Times New Roman"/>
                <w:color w:val="006100"/>
                <w:sz w:val="22"/>
                <w:szCs w:val="20"/>
                <w:lang w:val="en-GB"/>
              </w:rPr>
              <w:t>low)</w:t>
            </w:r>
          </w:p>
        </w:tc>
        <w:tc>
          <w:tcPr>
            <w:tcW w:w="0" w:type="auto"/>
            <w:tcBorders>
              <w:top w:val="nil"/>
              <w:left w:val="single" w:sz="4" w:space="0" w:color="auto"/>
              <w:bottom w:val="nil"/>
              <w:right w:val="nil"/>
            </w:tcBorders>
            <w:shd w:val="clear" w:color="000000" w:fill="C6EFCE"/>
            <w:noWrap/>
            <w:vAlign w:val="bottom"/>
            <w:hideMark/>
          </w:tcPr>
          <w:p w14:paraId="7E4D7B6D"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D84FECD"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2300890"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7C57386"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2CEDB538" w14:textId="77777777" w:rsidR="00C525AF" w:rsidRPr="00F94643" w:rsidRDefault="00C525AF" w:rsidP="00C525AF">
            <w:pPr>
              <w:rPr>
                <w:rFonts w:ascii="Calibri" w:eastAsia="Times New Roman" w:hAnsi="Calibri" w:cs="Times New Roman"/>
                <w:color w:val="008000"/>
                <w:sz w:val="22"/>
                <w:szCs w:val="20"/>
                <w:lang w:val="en-GB"/>
              </w:rPr>
            </w:pPr>
            <w:r w:rsidRPr="00F94643">
              <w:rPr>
                <w:rFonts w:ascii="Calibri" w:eastAsia="Times New Roman" w:hAnsi="Calibri" w:cs="Times New Roman"/>
                <w:color w:val="008000"/>
                <w:sz w:val="22"/>
                <w:szCs w:val="20"/>
                <w:lang w:val="en-GB"/>
              </w:rPr>
              <w:t>Unknown 1/7</w:t>
            </w:r>
          </w:p>
        </w:tc>
      </w:tr>
      <w:tr w:rsidR="00C525AF" w:rsidRPr="00F94643" w14:paraId="2A9A995D" w14:textId="77777777" w:rsidTr="00C525AF">
        <w:trPr>
          <w:trHeight w:val="300"/>
        </w:trPr>
        <w:tc>
          <w:tcPr>
            <w:tcW w:w="0" w:type="auto"/>
            <w:tcBorders>
              <w:top w:val="nil"/>
              <w:left w:val="nil"/>
              <w:bottom w:val="nil"/>
              <w:right w:val="nil"/>
            </w:tcBorders>
            <w:shd w:val="clear" w:color="auto" w:fill="auto"/>
            <w:noWrap/>
            <w:vAlign w:val="bottom"/>
            <w:hideMark/>
          </w:tcPr>
          <w:p w14:paraId="699C9BBC" w14:textId="77777777" w:rsidR="00C525AF" w:rsidRPr="00F94643" w:rsidRDefault="00C525AF" w:rsidP="00C525AF">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delenatii2</w:t>
            </w:r>
            <w:proofErr w:type="gramEnd"/>
            <w:r w:rsidRPr="00F94643">
              <w:rPr>
                <w:rFonts w:ascii="Calibri" w:eastAsia="Times New Roman" w:hAnsi="Calibri" w:cs="Times New Roman"/>
                <w:sz w:val="22"/>
                <w:szCs w:val="20"/>
                <w:lang w:val="en-GB"/>
              </w:rPr>
              <w:t>_4</w:t>
            </w:r>
          </w:p>
        </w:tc>
        <w:tc>
          <w:tcPr>
            <w:tcW w:w="0" w:type="auto"/>
            <w:tcBorders>
              <w:top w:val="nil"/>
              <w:left w:val="single" w:sz="4" w:space="0" w:color="auto"/>
              <w:bottom w:val="nil"/>
              <w:right w:val="nil"/>
            </w:tcBorders>
            <w:shd w:val="clear" w:color="000000" w:fill="C6EFCE"/>
            <w:noWrap/>
            <w:vAlign w:val="bottom"/>
            <w:hideMark/>
          </w:tcPr>
          <w:p w14:paraId="380F6E63"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0AA5CE"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A87A183"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04BD19F"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7B568A0"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57B8DE1"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FFEBCB7"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r>
      <w:tr w:rsidR="00C525AF" w:rsidRPr="00F94643" w14:paraId="36394B25" w14:textId="77777777" w:rsidTr="00C525AF">
        <w:trPr>
          <w:trHeight w:val="300"/>
        </w:trPr>
        <w:tc>
          <w:tcPr>
            <w:tcW w:w="0" w:type="auto"/>
            <w:tcBorders>
              <w:top w:val="nil"/>
              <w:left w:val="nil"/>
              <w:bottom w:val="nil"/>
              <w:right w:val="nil"/>
            </w:tcBorders>
            <w:shd w:val="clear" w:color="auto" w:fill="auto"/>
            <w:noWrap/>
            <w:vAlign w:val="bottom"/>
            <w:hideMark/>
          </w:tcPr>
          <w:p w14:paraId="07FA594F" w14:textId="77777777" w:rsidR="00C525AF" w:rsidRPr="00F94643" w:rsidRDefault="00C525AF" w:rsidP="00C525AF">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delenatii2</w:t>
            </w:r>
            <w:proofErr w:type="gramEnd"/>
            <w:r w:rsidRPr="00F94643">
              <w:rPr>
                <w:rFonts w:ascii="Calibri" w:eastAsia="Times New Roman" w:hAnsi="Calibri" w:cs="Times New Roman"/>
                <w:sz w:val="22"/>
                <w:szCs w:val="20"/>
                <w:lang w:val="en-GB"/>
              </w:rPr>
              <w:t>_6</w:t>
            </w:r>
          </w:p>
        </w:tc>
        <w:tc>
          <w:tcPr>
            <w:tcW w:w="0" w:type="auto"/>
            <w:tcBorders>
              <w:top w:val="nil"/>
              <w:left w:val="single" w:sz="4" w:space="0" w:color="auto"/>
              <w:bottom w:val="nil"/>
              <w:right w:val="nil"/>
            </w:tcBorders>
            <w:shd w:val="clear" w:color="000000" w:fill="C6EFCE"/>
            <w:noWrap/>
            <w:vAlign w:val="bottom"/>
            <w:hideMark/>
          </w:tcPr>
          <w:p w14:paraId="2A40DAFB"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51D9A44"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B3D655"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D323420"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0680C5"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686FAE7"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3545B23"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r>
      <w:tr w:rsidR="00C525AF" w:rsidRPr="00F94643" w14:paraId="18B5C988" w14:textId="77777777" w:rsidTr="00C525AF">
        <w:trPr>
          <w:trHeight w:val="300"/>
        </w:trPr>
        <w:tc>
          <w:tcPr>
            <w:tcW w:w="0" w:type="auto"/>
            <w:tcBorders>
              <w:top w:val="nil"/>
              <w:left w:val="nil"/>
              <w:bottom w:val="nil"/>
              <w:right w:val="nil"/>
            </w:tcBorders>
            <w:shd w:val="clear" w:color="auto" w:fill="auto"/>
            <w:noWrap/>
            <w:vAlign w:val="bottom"/>
            <w:hideMark/>
          </w:tcPr>
          <w:p w14:paraId="4F04A6D4" w14:textId="77777777" w:rsidR="00C525AF" w:rsidRPr="00F94643" w:rsidRDefault="00C525AF" w:rsidP="00C525AF">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delenatii2</w:t>
            </w:r>
            <w:proofErr w:type="gramEnd"/>
          </w:p>
        </w:tc>
        <w:tc>
          <w:tcPr>
            <w:tcW w:w="0" w:type="auto"/>
            <w:tcBorders>
              <w:top w:val="nil"/>
              <w:left w:val="single" w:sz="4" w:space="0" w:color="auto"/>
              <w:bottom w:val="nil"/>
              <w:right w:val="nil"/>
            </w:tcBorders>
            <w:shd w:val="clear" w:color="000000" w:fill="C6EFCE"/>
            <w:noWrap/>
            <w:vAlign w:val="bottom"/>
            <w:hideMark/>
          </w:tcPr>
          <w:p w14:paraId="0080EB6F"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CD4C1AF"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91757E7"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F940B90"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D8C7A8F" w14:textId="77777777" w:rsidR="00C525AF" w:rsidRPr="00F94643" w:rsidRDefault="00C525AF" w:rsidP="00C525AF">
            <w:pPr>
              <w:rPr>
                <w:rFonts w:ascii="Calibri" w:eastAsia="Times New Roman" w:hAnsi="Calibri" w:cs="Times New Roman"/>
                <w:color w:val="008000"/>
                <w:sz w:val="22"/>
                <w:szCs w:val="20"/>
                <w:lang w:val="en-GB"/>
              </w:rPr>
            </w:pPr>
            <w:r w:rsidRPr="00F94643">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C6EFCE"/>
            <w:noWrap/>
            <w:vAlign w:val="bottom"/>
            <w:hideMark/>
          </w:tcPr>
          <w:p w14:paraId="1146CBB2"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40115FF"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r>
      <w:tr w:rsidR="00C525AF" w:rsidRPr="00F94643" w14:paraId="44F614C2" w14:textId="77777777" w:rsidTr="00C525AF">
        <w:trPr>
          <w:trHeight w:val="300"/>
        </w:trPr>
        <w:tc>
          <w:tcPr>
            <w:tcW w:w="0" w:type="auto"/>
            <w:tcBorders>
              <w:top w:val="nil"/>
              <w:left w:val="nil"/>
              <w:bottom w:val="nil"/>
              <w:right w:val="nil"/>
            </w:tcBorders>
            <w:shd w:val="clear" w:color="auto" w:fill="auto"/>
            <w:noWrap/>
            <w:vAlign w:val="bottom"/>
            <w:hideMark/>
          </w:tcPr>
          <w:p w14:paraId="11011D7B" w14:textId="77777777" w:rsidR="00C525AF" w:rsidRPr="00F94643" w:rsidRDefault="00C525AF" w:rsidP="00C525AF">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emersonii1</w:t>
            </w:r>
            <w:proofErr w:type="gramEnd"/>
          </w:p>
        </w:tc>
        <w:tc>
          <w:tcPr>
            <w:tcW w:w="0" w:type="auto"/>
            <w:tcBorders>
              <w:top w:val="nil"/>
              <w:left w:val="single" w:sz="4" w:space="0" w:color="auto"/>
              <w:bottom w:val="nil"/>
              <w:right w:val="nil"/>
            </w:tcBorders>
            <w:shd w:val="clear" w:color="000000" w:fill="FFEB9C"/>
            <w:noWrap/>
            <w:vAlign w:val="bottom"/>
            <w:hideMark/>
          </w:tcPr>
          <w:p w14:paraId="72D4BE90" w14:textId="77777777" w:rsidR="00C525AF" w:rsidRPr="00F94643" w:rsidRDefault="00C525AF" w:rsidP="00C525AF">
            <w:pPr>
              <w:rPr>
                <w:rFonts w:ascii="Calibri" w:eastAsia="Times New Roman" w:hAnsi="Calibri" w:cs="Times New Roman"/>
                <w:color w:val="008000"/>
                <w:sz w:val="22"/>
                <w:szCs w:val="20"/>
                <w:lang w:val="en-GB"/>
              </w:rPr>
            </w:pPr>
            <w:r w:rsidRPr="00F94643">
              <w:rPr>
                <w:rFonts w:ascii="Calibri" w:eastAsia="Times New Roman" w:hAnsi="Calibri" w:cs="Times New Roman"/>
                <w:color w:val="008000"/>
                <w:sz w:val="22"/>
                <w:szCs w:val="20"/>
                <w:lang w:val="en-GB"/>
              </w:rPr>
              <w:t>Unknown 3/1</w:t>
            </w:r>
          </w:p>
        </w:tc>
        <w:tc>
          <w:tcPr>
            <w:tcW w:w="0" w:type="auto"/>
            <w:tcBorders>
              <w:top w:val="nil"/>
              <w:left w:val="single" w:sz="4" w:space="0" w:color="auto"/>
              <w:bottom w:val="nil"/>
              <w:right w:val="nil"/>
            </w:tcBorders>
            <w:shd w:val="clear" w:color="000000" w:fill="FFEB9C"/>
            <w:noWrap/>
            <w:vAlign w:val="bottom"/>
            <w:hideMark/>
          </w:tcPr>
          <w:p w14:paraId="669F9412" w14:textId="77777777" w:rsidR="00C525AF" w:rsidRPr="00F94643" w:rsidRDefault="00C525AF" w:rsidP="00C525AF">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130056D3"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0F0F9FCB" w14:textId="77777777" w:rsidR="00C525AF" w:rsidRPr="00F94643" w:rsidRDefault="00C525AF" w:rsidP="00C525AF">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C6EFCE"/>
            <w:noWrap/>
            <w:vAlign w:val="bottom"/>
            <w:hideMark/>
          </w:tcPr>
          <w:p w14:paraId="6571D8A1"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B9086EE"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52954E9F" w14:textId="77777777" w:rsidR="00C525AF" w:rsidRPr="00F94643" w:rsidRDefault="00C525AF" w:rsidP="00C525AF">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r>
      <w:tr w:rsidR="00C525AF" w:rsidRPr="00F94643" w14:paraId="6D83B2A5" w14:textId="77777777" w:rsidTr="00C525AF">
        <w:trPr>
          <w:trHeight w:val="300"/>
        </w:trPr>
        <w:tc>
          <w:tcPr>
            <w:tcW w:w="0" w:type="auto"/>
            <w:tcBorders>
              <w:top w:val="nil"/>
              <w:left w:val="nil"/>
              <w:bottom w:val="nil"/>
              <w:right w:val="nil"/>
            </w:tcBorders>
            <w:shd w:val="clear" w:color="auto" w:fill="auto"/>
            <w:noWrap/>
            <w:vAlign w:val="bottom"/>
            <w:hideMark/>
          </w:tcPr>
          <w:p w14:paraId="2F873F01" w14:textId="77777777" w:rsidR="00C525AF" w:rsidRPr="00F94643" w:rsidRDefault="00C525AF" w:rsidP="00C525AF">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emersonii2</w:t>
            </w:r>
            <w:proofErr w:type="gramEnd"/>
            <w:r w:rsidRPr="00F94643">
              <w:rPr>
                <w:rFonts w:ascii="Calibri" w:eastAsia="Times New Roman" w:hAnsi="Calibri" w:cs="Times New Roman"/>
                <w:sz w:val="22"/>
                <w:szCs w:val="20"/>
                <w:lang w:val="en-GB"/>
              </w:rPr>
              <w:t>_1</w:t>
            </w:r>
          </w:p>
        </w:tc>
        <w:tc>
          <w:tcPr>
            <w:tcW w:w="0" w:type="auto"/>
            <w:tcBorders>
              <w:top w:val="nil"/>
              <w:left w:val="single" w:sz="4" w:space="0" w:color="auto"/>
              <w:bottom w:val="nil"/>
              <w:right w:val="nil"/>
            </w:tcBorders>
            <w:shd w:val="clear" w:color="000000" w:fill="FFC7CE"/>
            <w:noWrap/>
            <w:vAlign w:val="bottom"/>
            <w:hideMark/>
          </w:tcPr>
          <w:p w14:paraId="7288CBBF" w14:textId="77777777" w:rsidR="00C525AF" w:rsidRPr="00F94643" w:rsidRDefault="00C525AF" w:rsidP="00C525AF">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4FD5C0C" w14:textId="77777777" w:rsidR="00C525AF" w:rsidRPr="00F94643" w:rsidRDefault="00C525AF" w:rsidP="00C525AF">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6C0DD01" w14:textId="77777777" w:rsidR="00C525AF" w:rsidRPr="00F94643" w:rsidRDefault="00C525AF" w:rsidP="00C525AF">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FEB1C06" w14:textId="77777777" w:rsidR="00C525AF" w:rsidRPr="00F94643" w:rsidRDefault="00C525AF" w:rsidP="00C525AF">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699ECF8B" w14:textId="77777777" w:rsidR="00C525AF" w:rsidRPr="00F94643" w:rsidRDefault="00C525AF" w:rsidP="00C525AF">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C8CFEA3" w14:textId="77777777" w:rsidR="00C525AF" w:rsidRPr="00F94643" w:rsidRDefault="00C525AF" w:rsidP="00C525AF">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18115F5A" w14:textId="77777777" w:rsidR="00C525AF" w:rsidRPr="00F94643" w:rsidRDefault="00C525AF" w:rsidP="00C525AF">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r>
      <w:tr w:rsidR="00C525AF" w:rsidRPr="00F94643" w14:paraId="04D4C6EA" w14:textId="77777777" w:rsidTr="00C525AF">
        <w:trPr>
          <w:trHeight w:val="300"/>
        </w:trPr>
        <w:tc>
          <w:tcPr>
            <w:tcW w:w="0" w:type="auto"/>
            <w:tcBorders>
              <w:top w:val="nil"/>
              <w:left w:val="nil"/>
              <w:bottom w:val="nil"/>
              <w:right w:val="nil"/>
            </w:tcBorders>
            <w:shd w:val="clear" w:color="auto" w:fill="auto"/>
            <w:noWrap/>
            <w:vAlign w:val="bottom"/>
            <w:hideMark/>
          </w:tcPr>
          <w:p w14:paraId="7069518F" w14:textId="77777777" w:rsidR="00C525AF" w:rsidRPr="00F94643" w:rsidRDefault="00C525AF" w:rsidP="00C525AF">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emersonii2</w:t>
            </w:r>
            <w:proofErr w:type="gramEnd"/>
            <w:r w:rsidRPr="00F94643">
              <w:rPr>
                <w:rFonts w:ascii="Calibri" w:eastAsia="Times New Roman" w:hAnsi="Calibri" w:cs="Times New Roman"/>
                <w:sz w:val="22"/>
                <w:szCs w:val="20"/>
                <w:lang w:val="en-GB"/>
              </w:rPr>
              <w:t>_3</w:t>
            </w:r>
          </w:p>
        </w:tc>
        <w:tc>
          <w:tcPr>
            <w:tcW w:w="0" w:type="auto"/>
            <w:tcBorders>
              <w:top w:val="nil"/>
              <w:left w:val="single" w:sz="4" w:space="0" w:color="auto"/>
              <w:bottom w:val="nil"/>
              <w:right w:val="nil"/>
            </w:tcBorders>
            <w:shd w:val="clear" w:color="000000" w:fill="C6EFCE"/>
            <w:noWrap/>
            <w:vAlign w:val="bottom"/>
            <w:hideMark/>
          </w:tcPr>
          <w:p w14:paraId="136AD144"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EAC9FD"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153AFCC"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28C0A7C"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17B2E09"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DA1D3D4"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4484D93"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r>
      <w:tr w:rsidR="00C525AF" w:rsidRPr="00F94643" w14:paraId="205C6273" w14:textId="77777777" w:rsidTr="00C525AF">
        <w:trPr>
          <w:trHeight w:val="300"/>
        </w:trPr>
        <w:tc>
          <w:tcPr>
            <w:tcW w:w="0" w:type="auto"/>
            <w:tcBorders>
              <w:top w:val="nil"/>
              <w:left w:val="nil"/>
              <w:bottom w:val="nil"/>
              <w:right w:val="nil"/>
            </w:tcBorders>
            <w:shd w:val="clear" w:color="auto" w:fill="auto"/>
            <w:noWrap/>
            <w:vAlign w:val="bottom"/>
            <w:hideMark/>
          </w:tcPr>
          <w:p w14:paraId="71DFAF8F" w14:textId="77777777" w:rsidR="00C525AF" w:rsidRPr="00F94643" w:rsidRDefault="00C525AF" w:rsidP="00C525AF">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emersonii2</w:t>
            </w:r>
            <w:proofErr w:type="gramEnd"/>
            <w:r w:rsidRPr="00F94643">
              <w:rPr>
                <w:rFonts w:ascii="Calibri" w:eastAsia="Times New Roman" w:hAnsi="Calibri" w:cs="Times New Roman"/>
                <w:sz w:val="22"/>
                <w:szCs w:val="20"/>
                <w:lang w:val="en-GB"/>
              </w:rPr>
              <w:t>_5</w:t>
            </w:r>
          </w:p>
        </w:tc>
        <w:tc>
          <w:tcPr>
            <w:tcW w:w="0" w:type="auto"/>
            <w:tcBorders>
              <w:top w:val="nil"/>
              <w:left w:val="single" w:sz="4" w:space="0" w:color="auto"/>
              <w:bottom w:val="nil"/>
              <w:right w:val="nil"/>
            </w:tcBorders>
            <w:shd w:val="clear" w:color="000000" w:fill="C6EFCE"/>
            <w:noWrap/>
            <w:vAlign w:val="bottom"/>
            <w:hideMark/>
          </w:tcPr>
          <w:p w14:paraId="2D5EF5C4"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F071A93"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E933FFC" w14:textId="77777777" w:rsidR="00C525AF" w:rsidRPr="00F94643" w:rsidRDefault="00C525AF" w:rsidP="00C525AF">
            <w:pPr>
              <w:rPr>
                <w:rFonts w:ascii="Calibri" w:eastAsia="Times New Roman" w:hAnsi="Calibri" w:cs="Times New Roman"/>
                <w:color w:val="008000"/>
                <w:sz w:val="22"/>
                <w:szCs w:val="20"/>
                <w:lang w:val="en-GB"/>
              </w:rPr>
            </w:pPr>
            <w:r w:rsidRPr="00F94643">
              <w:rPr>
                <w:rFonts w:ascii="Calibri" w:eastAsia="Times New Roman" w:hAnsi="Calibri" w:cs="Times New Roman"/>
                <w:color w:val="008000"/>
                <w:sz w:val="22"/>
                <w:szCs w:val="20"/>
                <w:lang w:val="en-GB"/>
              </w:rPr>
              <w:t>Unknown 1/3</w:t>
            </w:r>
          </w:p>
        </w:tc>
        <w:tc>
          <w:tcPr>
            <w:tcW w:w="0" w:type="auto"/>
            <w:tcBorders>
              <w:top w:val="nil"/>
              <w:left w:val="single" w:sz="4" w:space="0" w:color="auto"/>
              <w:bottom w:val="nil"/>
              <w:right w:val="nil"/>
            </w:tcBorders>
            <w:shd w:val="clear" w:color="000000" w:fill="C6EFCE"/>
            <w:noWrap/>
            <w:vAlign w:val="bottom"/>
            <w:hideMark/>
          </w:tcPr>
          <w:p w14:paraId="320A846F" w14:textId="77777777" w:rsidR="00C525AF" w:rsidRPr="00F94643" w:rsidRDefault="00C525AF" w:rsidP="00C525AF">
            <w:pPr>
              <w:rPr>
                <w:rFonts w:ascii="Calibri" w:eastAsia="Times New Roman" w:hAnsi="Calibri" w:cs="Times New Roman"/>
                <w:color w:val="006100"/>
                <w:sz w:val="22"/>
                <w:szCs w:val="20"/>
                <w:lang w:val="en-GB"/>
              </w:rPr>
            </w:pPr>
            <w:proofErr w:type="gramStart"/>
            <w:r w:rsidRPr="00F94643">
              <w:rPr>
                <w:rFonts w:ascii="Calibri" w:eastAsia="Times New Roman" w:hAnsi="Calibri" w:cs="Times New Roman"/>
                <w:color w:val="006100"/>
                <w:sz w:val="22"/>
                <w:szCs w:val="20"/>
                <w:lang w:val="en-GB"/>
              </w:rPr>
              <w:t>Correct(</w:t>
            </w:r>
            <w:proofErr w:type="gramEnd"/>
            <w:r w:rsidRPr="00F94643">
              <w:rPr>
                <w:rFonts w:ascii="Calibri" w:eastAsia="Times New Roman" w:hAnsi="Calibri" w:cs="Times New Roman"/>
                <w:color w:val="006100"/>
                <w:sz w:val="22"/>
                <w:szCs w:val="20"/>
                <w:lang w:val="en-GB"/>
              </w:rPr>
              <w:t>low)</w:t>
            </w:r>
          </w:p>
        </w:tc>
        <w:tc>
          <w:tcPr>
            <w:tcW w:w="0" w:type="auto"/>
            <w:tcBorders>
              <w:top w:val="nil"/>
              <w:left w:val="single" w:sz="4" w:space="0" w:color="auto"/>
              <w:bottom w:val="nil"/>
              <w:right w:val="nil"/>
            </w:tcBorders>
            <w:shd w:val="clear" w:color="000000" w:fill="C6EFCE"/>
            <w:noWrap/>
            <w:vAlign w:val="bottom"/>
            <w:hideMark/>
          </w:tcPr>
          <w:p w14:paraId="588760A7"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C93C7B3"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C61007C"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r>
      <w:tr w:rsidR="00C525AF" w:rsidRPr="00F94643" w14:paraId="1591AA9A" w14:textId="77777777" w:rsidTr="00C525AF">
        <w:trPr>
          <w:trHeight w:val="300"/>
        </w:trPr>
        <w:tc>
          <w:tcPr>
            <w:tcW w:w="0" w:type="auto"/>
            <w:tcBorders>
              <w:top w:val="nil"/>
              <w:left w:val="nil"/>
              <w:bottom w:val="nil"/>
              <w:right w:val="nil"/>
            </w:tcBorders>
            <w:shd w:val="clear" w:color="auto" w:fill="auto"/>
            <w:noWrap/>
            <w:vAlign w:val="bottom"/>
            <w:hideMark/>
          </w:tcPr>
          <w:p w14:paraId="1339A19C" w14:textId="77777777" w:rsidR="00C525AF" w:rsidRPr="00F94643" w:rsidRDefault="00C525AF" w:rsidP="00C525AF">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malipoense1</w:t>
            </w:r>
            <w:proofErr w:type="gramEnd"/>
          </w:p>
        </w:tc>
        <w:tc>
          <w:tcPr>
            <w:tcW w:w="0" w:type="auto"/>
            <w:tcBorders>
              <w:top w:val="nil"/>
              <w:left w:val="single" w:sz="4" w:space="0" w:color="auto"/>
              <w:bottom w:val="nil"/>
              <w:right w:val="nil"/>
            </w:tcBorders>
            <w:shd w:val="clear" w:color="000000" w:fill="C6EFCE"/>
            <w:noWrap/>
            <w:vAlign w:val="bottom"/>
            <w:hideMark/>
          </w:tcPr>
          <w:p w14:paraId="24F98A42"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439BC61"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5FC83C6" w14:textId="77777777" w:rsidR="00C525AF" w:rsidRPr="00F94643" w:rsidRDefault="00C525AF" w:rsidP="00C525AF">
            <w:pPr>
              <w:rPr>
                <w:rFonts w:ascii="Calibri" w:eastAsia="Times New Roman" w:hAnsi="Calibri" w:cs="Times New Roman"/>
                <w:color w:val="008000"/>
                <w:sz w:val="22"/>
                <w:szCs w:val="20"/>
                <w:lang w:val="en-GB"/>
              </w:rPr>
            </w:pPr>
            <w:r w:rsidRPr="00F94643">
              <w:rPr>
                <w:rFonts w:ascii="Calibri" w:eastAsia="Times New Roman" w:hAnsi="Calibri" w:cs="Times New Roman"/>
                <w:color w:val="008000"/>
                <w:sz w:val="22"/>
                <w:szCs w:val="20"/>
                <w:lang w:val="en-GB"/>
              </w:rPr>
              <w:t>Unknown 3/1</w:t>
            </w:r>
          </w:p>
        </w:tc>
        <w:tc>
          <w:tcPr>
            <w:tcW w:w="0" w:type="auto"/>
            <w:tcBorders>
              <w:top w:val="nil"/>
              <w:left w:val="single" w:sz="4" w:space="0" w:color="auto"/>
              <w:bottom w:val="nil"/>
              <w:right w:val="nil"/>
            </w:tcBorders>
            <w:shd w:val="clear" w:color="000000" w:fill="FFEB9C"/>
            <w:noWrap/>
            <w:vAlign w:val="bottom"/>
            <w:hideMark/>
          </w:tcPr>
          <w:p w14:paraId="4357EEB0" w14:textId="77777777" w:rsidR="00C525AF" w:rsidRPr="00F94643" w:rsidRDefault="00C525AF" w:rsidP="00C525AF">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F6CB2C7" w14:textId="77777777" w:rsidR="00C525AF" w:rsidRPr="00F94643" w:rsidRDefault="00C525AF" w:rsidP="00C525AF">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C6EFCE"/>
            <w:noWrap/>
            <w:vAlign w:val="bottom"/>
            <w:hideMark/>
          </w:tcPr>
          <w:p w14:paraId="281331CB"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C7CE"/>
            <w:noWrap/>
            <w:vAlign w:val="bottom"/>
            <w:hideMark/>
          </w:tcPr>
          <w:p w14:paraId="036A06C0" w14:textId="77777777" w:rsidR="00C525AF" w:rsidRPr="00F94643" w:rsidRDefault="00C525AF" w:rsidP="00C525AF">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r>
      <w:tr w:rsidR="00C525AF" w:rsidRPr="00F94643" w14:paraId="0774AD99" w14:textId="77777777" w:rsidTr="00C525AF">
        <w:trPr>
          <w:trHeight w:val="300"/>
        </w:trPr>
        <w:tc>
          <w:tcPr>
            <w:tcW w:w="0" w:type="auto"/>
            <w:tcBorders>
              <w:top w:val="nil"/>
              <w:left w:val="nil"/>
              <w:bottom w:val="nil"/>
              <w:right w:val="nil"/>
            </w:tcBorders>
            <w:shd w:val="clear" w:color="auto" w:fill="auto"/>
            <w:noWrap/>
            <w:vAlign w:val="bottom"/>
            <w:hideMark/>
          </w:tcPr>
          <w:p w14:paraId="104A87ED" w14:textId="77777777" w:rsidR="00C525AF" w:rsidRPr="00F94643" w:rsidRDefault="00C525AF" w:rsidP="00C525AF">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malipoense2</w:t>
            </w:r>
            <w:proofErr w:type="gramEnd"/>
            <w:r w:rsidRPr="00F94643">
              <w:rPr>
                <w:rFonts w:ascii="Calibri" w:eastAsia="Times New Roman" w:hAnsi="Calibri" w:cs="Times New Roman"/>
                <w:sz w:val="22"/>
                <w:szCs w:val="20"/>
                <w:lang w:val="en-GB"/>
              </w:rPr>
              <w:t>_10</w:t>
            </w:r>
          </w:p>
        </w:tc>
        <w:tc>
          <w:tcPr>
            <w:tcW w:w="0" w:type="auto"/>
            <w:tcBorders>
              <w:top w:val="nil"/>
              <w:left w:val="single" w:sz="4" w:space="0" w:color="auto"/>
              <w:bottom w:val="nil"/>
              <w:right w:val="nil"/>
            </w:tcBorders>
            <w:shd w:val="clear" w:color="000000" w:fill="C6EFCE"/>
            <w:noWrap/>
            <w:vAlign w:val="bottom"/>
            <w:hideMark/>
          </w:tcPr>
          <w:p w14:paraId="164D487F"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DE2E8DC"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50C06A7"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968207D"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AB343EF" w14:textId="77777777" w:rsidR="00C525AF" w:rsidRPr="00F94643" w:rsidRDefault="00C525AF" w:rsidP="00C525AF">
            <w:pPr>
              <w:rPr>
                <w:rFonts w:ascii="Calibri" w:eastAsia="Times New Roman" w:hAnsi="Calibri" w:cs="Times New Roman"/>
                <w:color w:val="008000"/>
                <w:sz w:val="22"/>
                <w:szCs w:val="20"/>
                <w:lang w:val="en-GB"/>
              </w:rPr>
            </w:pPr>
            <w:r w:rsidRPr="00F94643">
              <w:rPr>
                <w:rFonts w:ascii="Calibri" w:eastAsia="Times New Roman" w:hAnsi="Calibri" w:cs="Times New Roman"/>
                <w:color w:val="008000"/>
                <w:sz w:val="22"/>
                <w:szCs w:val="20"/>
                <w:lang w:val="en-GB"/>
              </w:rPr>
              <w:t>Unknown 1/7</w:t>
            </w:r>
          </w:p>
        </w:tc>
        <w:tc>
          <w:tcPr>
            <w:tcW w:w="0" w:type="auto"/>
            <w:tcBorders>
              <w:top w:val="nil"/>
              <w:left w:val="single" w:sz="4" w:space="0" w:color="auto"/>
              <w:bottom w:val="nil"/>
              <w:right w:val="nil"/>
            </w:tcBorders>
            <w:shd w:val="clear" w:color="000000" w:fill="C6EFCE"/>
            <w:noWrap/>
            <w:vAlign w:val="bottom"/>
            <w:hideMark/>
          </w:tcPr>
          <w:p w14:paraId="2A421093"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382AEB2"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r>
      <w:tr w:rsidR="00C525AF" w:rsidRPr="00F94643" w14:paraId="78C65542" w14:textId="77777777" w:rsidTr="00C525AF">
        <w:trPr>
          <w:trHeight w:val="300"/>
        </w:trPr>
        <w:tc>
          <w:tcPr>
            <w:tcW w:w="0" w:type="auto"/>
            <w:tcBorders>
              <w:top w:val="nil"/>
              <w:left w:val="nil"/>
              <w:bottom w:val="nil"/>
              <w:right w:val="nil"/>
            </w:tcBorders>
            <w:shd w:val="clear" w:color="auto" w:fill="auto"/>
            <w:noWrap/>
            <w:vAlign w:val="bottom"/>
            <w:hideMark/>
          </w:tcPr>
          <w:p w14:paraId="22346C46" w14:textId="77777777" w:rsidR="00C525AF" w:rsidRPr="00F94643" w:rsidRDefault="00C525AF" w:rsidP="00C525AF">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malipoense2</w:t>
            </w:r>
            <w:proofErr w:type="gramEnd"/>
            <w:r w:rsidRPr="00F94643">
              <w:rPr>
                <w:rFonts w:ascii="Calibri" w:eastAsia="Times New Roman" w:hAnsi="Calibri" w:cs="Times New Roman"/>
                <w:sz w:val="22"/>
                <w:szCs w:val="20"/>
                <w:lang w:val="en-GB"/>
              </w:rPr>
              <w:t>_12</w:t>
            </w:r>
          </w:p>
        </w:tc>
        <w:tc>
          <w:tcPr>
            <w:tcW w:w="0" w:type="auto"/>
            <w:tcBorders>
              <w:top w:val="nil"/>
              <w:left w:val="single" w:sz="4" w:space="0" w:color="auto"/>
              <w:bottom w:val="nil"/>
              <w:right w:val="nil"/>
            </w:tcBorders>
            <w:shd w:val="clear" w:color="000000" w:fill="C6EFCE"/>
            <w:noWrap/>
            <w:vAlign w:val="bottom"/>
            <w:hideMark/>
          </w:tcPr>
          <w:p w14:paraId="502A7AEB"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BA59C6"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012B095" w14:textId="77777777" w:rsidR="00C525AF" w:rsidRPr="00F94643" w:rsidRDefault="00C525AF" w:rsidP="00C525AF">
            <w:pPr>
              <w:rPr>
                <w:rFonts w:ascii="Calibri" w:eastAsia="Times New Roman" w:hAnsi="Calibri" w:cs="Times New Roman"/>
                <w:color w:val="008000"/>
                <w:sz w:val="22"/>
                <w:szCs w:val="20"/>
                <w:lang w:val="en-GB"/>
              </w:rPr>
            </w:pPr>
            <w:r w:rsidRPr="00F94643">
              <w:rPr>
                <w:rFonts w:ascii="Calibri" w:eastAsia="Times New Roman" w:hAnsi="Calibri" w:cs="Times New Roman"/>
                <w:color w:val="008000"/>
                <w:sz w:val="22"/>
                <w:szCs w:val="20"/>
                <w:lang w:val="en-GB"/>
              </w:rPr>
              <w:t>Unknown 3/1</w:t>
            </w:r>
          </w:p>
        </w:tc>
        <w:tc>
          <w:tcPr>
            <w:tcW w:w="0" w:type="auto"/>
            <w:tcBorders>
              <w:top w:val="nil"/>
              <w:left w:val="single" w:sz="4" w:space="0" w:color="auto"/>
              <w:bottom w:val="nil"/>
              <w:right w:val="nil"/>
            </w:tcBorders>
            <w:shd w:val="clear" w:color="000000" w:fill="C6EFCE"/>
            <w:noWrap/>
            <w:vAlign w:val="bottom"/>
            <w:hideMark/>
          </w:tcPr>
          <w:p w14:paraId="180D320D"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45E22E"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D02E72A"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36AF1AD"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r>
      <w:tr w:rsidR="00C525AF" w:rsidRPr="00F94643" w14:paraId="677C0FC9" w14:textId="77777777" w:rsidTr="00C525AF">
        <w:trPr>
          <w:trHeight w:val="300"/>
        </w:trPr>
        <w:tc>
          <w:tcPr>
            <w:tcW w:w="0" w:type="auto"/>
            <w:tcBorders>
              <w:top w:val="nil"/>
              <w:left w:val="nil"/>
              <w:bottom w:val="nil"/>
              <w:right w:val="nil"/>
            </w:tcBorders>
            <w:shd w:val="clear" w:color="auto" w:fill="auto"/>
            <w:noWrap/>
            <w:vAlign w:val="bottom"/>
            <w:hideMark/>
          </w:tcPr>
          <w:p w14:paraId="6BC1B5E4" w14:textId="77777777" w:rsidR="00C525AF" w:rsidRPr="00F94643" w:rsidRDefault="00C525AF" w:rsidP="00C525AF">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malipoense2</w:t>
            </w:r>
            <w:proofErr w:type="gramEnd"/>
            <w:r w:rsidRPr="00F94643">
              <w:rPr>
                <w:rFonts w:ascii="Calibri" w:eastAsia="Times New Roman" w:hAnsi="Calibri" w:cs="Times New Roman"/>
                <w:sz w:val="22"/>
                <w:szCs w:val="20"/>
                <w:lang w:val="en-GB"/>
              </w:rPr>
              <w:t>_14</w:t>
            </w:r>
          </w:p>
        </w:tc>
        <w:tc>
          <w:tcPr>
            <w:tcW w:w="0" w:type="auto"/>
            <w:tcBorders>
              <w:top w:val="nil"/>
              <w:left w:val="single" w:sz="4" w:space="0" w:color="auto"/>
              <w:bottom w:val="nil"/>
              <w:right w:val="nil"/>
            </w:tcBorders>
            <w:shd w:val="clear" w:color="000000" w:fill="C6EFCE"/>
            <w:noWrap/>
            <w:vAlign w:val="bottom"/>
            <w:hideMark/>
          </w:tcPr>
          <w:p w14:paraId="016BE1D8"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2C3D23E"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6565E5"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602F193"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9FA5B6E"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49292A9"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6110F12"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r>
      <w:tr w:rsidR="00C525AF" w:rsidRPr="00F94643" w14:paraId="1D3E8B28" w14:textId="77777777" w:rsidTr="00C525AF">
        <w:trPr>
          <w:trHeight w:val="300"/>
        </w:trPr>
        <w:tc>
          <w:tcPr>
            <w:tcW w:w="0" w:type="auto"/>
            <w:tcBorders>
              <w:top w:val="nil"/>
              <w:left w:val="nil"/>
              <w:bottom w:val="nil"/>
              <w:right w:val="nil"/>
            </w:tcBorders>
            <w:shd w:val="clear" w:color="auto" w:fill="auto"/>
            <w:noWrap/>
            <w:vAlign w:val="bottom"/>
            <w:hideMark/>
          </w:tcPr>
          <w:p w14:paraId="1D768197" w14:textId="77777777" w:rsidR="00C525AF" w:rsidRPr="00F94643" w:rsidRDefault="00C525AF" w:rsidP="00C525AF">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malipoense2</w:t>
            </w:r>
            <w:proofErr w:type="gramEnd"/>
            <w:r w:rsidRPr="00F94643">
              <w:rPr>
                <w:rFonts w:ascii="Calibri" w:eastAsia="Times New Roman" w:hAnsi="Calibri" w:cs="Times New Roman"/>
                <w:sz w:val="22"/>
                <w:szCs w:val="20"/>
                <w:lang w:val="en-GB"/>
              </w:rPr>
              <w:t>_16</w:t>
            </w:r>
          </w:p>
        </w:tc>
        <w:tc>
          <w:tcPr>
            <w:tcW w:w="0" w:type="auto"/>
            <w:tcBorders>
              <w:top w:val="nil"/>
              <w:left w:val="single" w:sz="4" w:space="0" w:color="auto"/>
              <w:bottom w:val="nil"/>
              <w:right w:val="nil"/>
            </w:tcBorders>
            <w:shd w:val="clear" w:color="000000" w:fill="C6EFCE"/>
            <w:noWrap/>
            <w:vAlign w:val="bottom"/>
            <w:hideMark/>
          </w:tcPr>
          <w:p w14:paraId="66564316"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6589CE7"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08811B3"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F1BDA50"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A932A8B"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AD3FD87"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1B1CE28"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r>
      <w:tr w:rsidR="00C525AF" w:rsidRPr="00F94643" w14:paraId="3C5E0743" w14:textId="77777777" w:rsidTr="00C525AF">
        <w:trPr>
          <w:trHeight w:val="300"/>
        </w:trPr>
        <w:tc>
          <w:tcPr>
            <w:tcW w:w="0" w:type="auto"/>
            <w:tcBorders>
              <w:top w:val="nil"/>
              <w:left w:val="nil"/>
              <w:bottom w:val="nil"/>
              <w:right w:val="nil"/>
            </w:tcBorders>
            <w:shd w:val="clear" w:color="auto" w:fill="auto"/>
            <w:noWrap/>
            <w:vAlign w:val="bottom"/>
            <w:hideMark/>
          </w:tcPr>
          <w:p w14:paraId="036D40F9" w14:textId="77777777" w:rsidR="00C525AF" w:rsidRPr="00F94643" w:rsidRDefault="00C525AF" w:rsidP="00C525AF">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malipoense2</w:t>
            </w:r>
            <w:proofErr w:type="gramEnd"/>
            <w:r w:rsidRPr="00F94643">
              <w:rPr>
                <w:rFonts w:ascii="Calibri" w:eastAsia="Times New Roman" w:hAnsi="Calibri" w:cs="Times New Roman"/>
                <w:sz w:val="22"/>
                <w:szCs w:val="20"/>
                <w:lang w:val="en-GB"/>
              </w:rPr>
              <w:t>_18</w:t>
            </w:r>
          </w:p>
        </w:tc>
        <w:tc>
          <w:tcPr>
            <w:tcW w:w="0" w:type="auto"/>
            <w:tcBorders>
              <w:top w:val="nil"/>
              <w:left w:val="single" w:sz="4" w:space="0" w:color="auto"/>
              <w:bottom w:val="nil"/>
              <w:right w:val="nil"/>
            </w:tcBorders>
            <w:shd w:val="clear" w:color="000000" w:fill="C6EFCE"/>
            <w:noWrap/>
            <w:vAlign w:val="bottom"/>
            <w:hideMark/>
          </w:tcPr>
          <w:p w14:paraId="116246DC"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2451475"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F2E7843"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4C87F2E"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AC3D437"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5B106EB"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3631D0A"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r>
      <w:tr w:rsidR="00C525AF" w:rsidRPr="00F94643" w14:paraId="5AD53B16" w14:textId="77777777" w:rsidTr="00C525AF">
        <w:trPr>
          <w:trHeight w:val="300"/>
        </w:trPr>
        <w:tc>
          <w:tcPr>
            <w:tcW w:w="0" w:type="auto"/>
            <w:tcBorders>
              <w:top w:val="nil"/>
              <w:left w:val="nil"/>
              <w:bottom w:val="nil"/>
              <w:right w:val="nil"/>
            </w:tcBorders>
            <w:shd w:val="clear" w:color="auto" w:fill="auto"/>
            <w:noWrap/>
            <w:vAlign w:val="bottom"/>
            <w:hideMark/>
          </w:tcPr>
          <w:p w14:paraId="7E496E47" w14:textId="77777777" w:rsidR="00C525AF" w:rsidRPr="00F94643" w:rsidRDefault="00C525AF" w:rsidP="00C525AF">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malipoense2</w:t>
            </w:r>
            <w:proofErr w:type="gramEnd"/>
            <w:r w:rsidRPr="00F94643">
              <w:rPr>
                <w:rFonts w:ascii="Calibri" w:eastAsia="Times New Roman" w:hAnsi="Calibri" w:cs="Times New Roman"/>
                <w:sz w:val="22"/>
                <w:szCs w:val="20"/>
                <w:lang w:val="en-GB"/>
              </w:rPr>
              <w:t>_2</w:t>
            </w:r>
          </w:p>
        </w:tc>
        <w:tc>
          <w:tcPr>
            <w:tcW w:w="0" w:type="auto"/>
            <w:tcBorders>
              <w:top w:val="nil"/>
              <w:left w:val="single" w:sz="4" w:space="0" w:color="auto"/>
              <w:bottom w:val="nil"/>
              <w:right w:val="nil"/>
            </w:tcBorders>
            <w:shd w:val="clear" w:color="000000" w:fill="C6EFCE"/>
            <w:noWrap/>
            <w:vAlign w:val="bottom"/>
            <w:hideMark/>
          </w:tcPr>
          <w:p w14:paraId="62188AEF"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296D773"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FD454CE"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FC6509C"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60F281F"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E82F09F" w14:textId="77777777" w:rsidR="00C525AF" w:rsidRPr="00F94643" w:rsidRDefault="00C525AF" w:rsidP="00C525AF">
            <w:pPr>
              <w:rPr>
                <w:rFonts w:ascii="Calibri" w:eastAsia="Times New Roman" w:hAnsi="Calibri" w:cs="Times New Roman"/>
                <w:color w:val="008000"/>
                <w:sz w:val="22"/>
                <w:szCs w:val="20"/>
                <w:lang w:val="en-GB"/>
              </w:rPr>
            </w:pPr>
            <w:r w:rsidRPr="00F94643">
              <w:rPr>
                <w:rFonts w:ascii="Calibri" w:eastAsia="Times New Roman" w:hAnsi="Calibri" w:cs="Times New Roman"/>
                <w:color w:val="008000"/>
                <w:sz w:val="22"/>
                <w:szCs w:val="20"/>
                <w:lang w:val="en-GB"/>
              </w:rPr>
              <w:t>Unknown 1/3</w:t>
            </w:r>
          </w:p>
        </w:tc>
        <w:tc>
          <w:tcPr>
            <w:tcW w:w="0" w:type="auto"/>
            <w:tcBorders>
              <w:top w:val="nil"/>
              <w:left w:val="single" w:sz="4" w:space="0" w:color="auto"/>
              <w:bottom w:val="nil"/>
              <w:right w:val="single" w:sz="4" w:space="0" w:color="auto"/>
            </w:tcBorders>
            <w:shd w:val="clear" w:color="000000" w:fill="C6EFCE"/>
            <w:noWrap/>
            <w:vAlign w:val="bottom"/>
            <w:hideMark/>
          </w:tcPr>
          <w:p w14:paraId="6055E8EA"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r>
      <w:tr w:rsidR="00C525AF" w:rsidRPr="00F94643" w14:paraId="29F39CAC" w14:textId="77777777" w:rsidTr="00C525AF">
        <w:trPr>
          <w:trHeight w:val="300"/>
        </w:trPr>
        <w:tc>
          <w:tcPr>
            <w:tcW w:w="0" w:type="auto"/>
            <w:tcBorders>
              <w:top w:val="nil"/>
              <w:left w:val="nil"/>
              <w:bottom w:val="nil"/>
              <w:right w:val="nil"/>
            </w:tcBorders>
            <w:shd w:val="clear" w:color="auto" w:fill="auto"/>
            <w:noWrap/>
            <w:vAlign w:val="bottom"/>
            <w:hideMark/>
          </w:tcPr>
          <w:p w14:paraId="4148B247" w14:textId="77777777" w:rsidR="00C525AF" w:rsidRPr="00F94643" w:rsidRDefault="00C525AF" w:rsidP="00C525AF">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malipoense2</w:t>
            </w:r>
            <w:proofErr w:type="gramEnd"/>
            <w:r w:rsidRPr="00F94643">
              <w:rPr>
                <w:rFonts w:ascii="Calibri" w:eastAsia="Times New Roman" w:hAnsi="Calibri" w:cs="Times New Roman"/>
                <w:sz w:val="22"/>
                <w:szCs w:val="20"/>
                <w:lang w:val="en-GB"/>
              </w:rPr>
              <w:t>_4</w:t>
            </w:r>
          </w:p>
        </w:tc>
        <w:tc>
          <w:tcPr>
            <w:tcW w:w="0" w:type="auto"/>
            <w:tcBorders>
              <w:top w:val="nil"/>
              <w:left w:val="single" w:sz="4" w:space="0" w:color="auto"/>
              <w:bottom w:val="nil"/>
              <w:right w:val="nil"/>
            </w:tcBorders>
            <w:shd w:val="clear" w:color="000000" w:fill="FFEB9C"/>
            <w:noWrap/>
            <w:vAlign w:val="bottom"/>
            <w:hideMark/>
          </w:tcPr>
          <w:p w14:paraId="1CEC2E3A" w14:textId="77777777" w:rsidR="00C525AF" w:rsidRPr="00F94643" w:rsidRDefault="00C525AF" w:rsidP="00C525AF">
            <w:pPr>
              <w:rPr>
                <w:rFonts w:ascii="Calibri" w:eastAsia="Times New Roman" w:hAnsi="Calibri" w:cs="Times New Roman"/>
                <w:color w:val="008000"/>
                <w:sz w:val="22"/>
                <w:szCs w:val="20"/>
                <w:lang w:val="en-GB"/>
              </w:rPr>
            </w:pPr>
            <w:r w:rsidRPr="00F94643">
              <w:rPr>
                <w:rFonts w:ascii="Calibri" w:eastAsia="Times New Roman" w:hAnsi="Calibri" w:cs="Times New Roman"/>
                <w:color w:val="008000"/>
                <w:sz w:val="22"/>
                <w:szCs w:val="20"/>
                <w:lang w:val="en-GB"/>
              </w:rPr>
              <w:t>Unknown 1/7</w:t>
            </w:r>
          </w:p>
        </w:tc>
        <w:tc>
          <w:tcPr>
            <w:tcW w:w="0" w:type="auto"/>
            <w:tcBorders>
              <w:top w:val="nil"/>
              <w:left w:val="single" w:sz="4" w:space="0" w:color="auto"/>
              <w:bottom w:val="nil"/>
              <w:right w:val="nil"/>
            </w:tcBorders>
            <w:shd w:val="clear" w:color="000000" w:fill="C6EFCE"/>
            <w:noWrap/>
            <w:vAlign w:val="bottom"/>
            <w:hideMark/>
          </w:tcPr>
          <w:p w14:paraId="2BB63825"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94AB74"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A82239B"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D9CE06C"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65A9DC0"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D6294CE"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r>
      <w:tr w:rsidR="00C525AF" w:rsidRPr="00F94643" w14:paraId="2EBEA251" w14:textId="77777777" w:rsidTr="00C525AF">
        <w:trPr>
          <w:trHeight w:val="300"/>
        </w:trPr>
        <w:tc>
          <w:tcPr>
            <w:tcW w:w="0" w:type="auto"/>
            <w:tcBorders>
              <w:top w:val="nil"/>
              <w:left w:val="nil"/>
              <w:bottom w:val="nil"/>
              <w:right w:val="nil"/>
            </w:tcBorders>
            <w:shd w:val="clear" w:color="auto" w:fill="auto"/>
            <w:noWrap/>
            <w:vAlign w:val="bottom"/>
            <w:hideMark/>
          </w:tcPr>
          <w:p w14:paraId="01CE334D" w14:textId="77777777" w:rsidR="00C525AF" w:rsidRPr="00F94643" w:rsidRDefault="00C525AF" w:rsidP="00C525AF">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lastRenderedPageBreak/>
              <w:t>malipoense2</w:t>
            </w:r>
            <w:proofErr w:type="gramEnd"/>
            <w:r w:rsidRPr="00F94643">
              <w:rPr>
                <w:rFonts w:ascii="Calibri" w:eastAsia="Times New Roman" w:hAnsi="Calibri" w:cs="Times New Roman"/>
                <w:sz w:val="22"/>
                <w:szCs w:val="20"/>
                <w:lang w:val="en-GB"/>
              </w:rPr>
              <w:t>_6</w:t>
            </w:r>
          </w:p>
        </w:tc>
        <w:tc>
          <w:tcPr>
            <w:tcW w:w="0" w:type="auto"/>
            <w:tcBorders>
              <w:top w:val="nil"/>
              <w:left w:val="single" w:sz="4" w:space="0" w:color="auto"/>
              <w:bottom w:val="nil"/>
              <w:right w:val="nil"/>
            </w:tcBorders>
            <w:shd w:val="clear" w:color="000000" w:fill="C6EFCE"/>
            <w:noWrap/>
            <w:vAlign w:val="bottom"/>
            <w:hideMark/>
          </w:tcPr>
          <w:p w14:paraId="5E92C904"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0369990"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9AE0481"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EF7E82"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5D54387"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18C6717"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25B970D"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r>
      <w:tr w:rsidR="00C525AF" w:rsidRPr="00F94643" w14:paraId="66964285" w14:textId="77777777" w:rsidTr="00C525AF">
        <w:trPr>
          <w:trHeight w:val="300"/>
        </w:trPr>
        <w:tc>
          <w:tcPr>
            <w:tcW w:w="0" w:type="auto"/>
            <w:tcBorders>
              <w:top w:val="nil"/>
              <w:left w:val="nil"/>
              <w:bottom w:val="nil"/>
              <w:right w:val="nil"/>
            </w:tcBorders>
            <w:shd w:val="clear" w:color="auto" w:fill="auto"/>
            <w:noWrap/>
            <w:vAlign w:val="bottom"/>
            <w:hideMark/>
          </w:tcPr>
          <w:p w14:paraId="6265DA09" w14:textId="77777777" w:rsidR="00C525AF" w:rsidRPr="00F94643" w:rsidRDefault="00C525AF" w:rsidP="00C525AF">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malipoense2</w:t>
            </w:r>
            <w:proofErr w:type="gramEnd"/>
            <w:r w:rsidRPr="00F94643">
              <w:rPr>
                <w:rFonts w:ascii="Calibri" w:eastAsia="Times New Roman" w:hAnsi="Calibri" w:cs="Times New Roman"/>
                <w:sz w:val="22"/>
                <w:szCs w:val="20"/>
                <w:lang w:val="en-GB"/>
              </w:rPr>
              <w:t>_8</w:t>
            </w:r>
          </w:p>
        </w:tc>
        <w:tc>
          <w:tcPr>
            <w:tcW w:w="0" w:type="auto"/>
            <w:tcBorders>
              <w:top w:val="nil"/>
              <w:left w:val="single" w:sz="4" w:space="0" w:color="auto"/>
              <w:bottom w:val="nil"/>
              <w:right w:val="nil"/>
            </w:tcBorders>
            <w:shd w:val="clear" w:color="000000" w:fill="C6EFCE"/>
            <w:noWrap/>
            <w:vAlign w:val="bottom"/>
            <w:hideMark/>
          </w:tcPr>
          <w:p w14:paraId="786A7896"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7A11339"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96B2794"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EDA499B"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746AE47"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D98B401"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63E7EE0"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r>
      <w:tr w:rsidR="00C525AF" w:rsidRPr="00F94643" w14:paraId="139F865B" w14:textId="77777777" w:rsidTr="00C525AF">
        <w:trPr>
          <w:trHeight w:val="300"/>
        </w:trPr>
        <w:tc>
          <w:tcPr>
            <w:tcW w:w="0" w:type="auto"/>
            <w:tcBorders>
              <w:top w:val="nil"/>
              <w:left w:val="nil"/>
              <w:bottom w:val="nil"/>
              <w:right w:val="nil"/>
            </w:tcBorders>
            <w:shd w:val="clear" w:color="auto" w:fill="auto"/>
            <w:noWrap/>
            <w:vAlign w:val="bottom"/>
            <w:hideMark/>
          </w:tcPr>
          <w:p w14:paraId="2D82DEC8" w14:textId="77777777" w:rsidR="00C525AF" w:rsidRPr="00F94643" w:rsidRDefault="00C525AF" w:rsidP="00C525AF">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malipoense2</w:t>
            </w:r>
            <w:proofErr w:type="gramEnd"/>
          </w:p>
        </w:tc>
        <w:tc>
          <w:tcPr>
            <w:tcW w:w="0" w:type="auto"/>
            <w:tcBorders>
              <w:top w:val="nil"/>
              <w:left w:val="single" w:sz="4" w:space="0" w:color="auto"/>
              <w:bottom w:val="nil"/>
              <w:right w:val="nil"/>
            </w:tcBorders>
            <w:shd w:val="clear" w:color="000000" w:fill="FFEB9C"/>
            <w:noWrap/>
            <w:vAlign w:val="bottom"/>
            <w:hideMark/>
          </w:tcPr>
          <w:p w14:paraId="10A958CE" w14:textId="77777777" w:rsidR="00C525AF" w:rsidRPr="00F94643" w:rsidRDefault="00C525AF" w:rsidP="00C525AF">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BC08883" w14:textId="77777777" w:rsidR="00C525AF" w:rsidRPr="00F94643" w:rsidRDefault="00C525AF" w:rsidP="00C525AF">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441F3D7" w14:textId="77777777" w:rsidR="00C525AF" w:rsidRPr="00F94643" w:rsidRDefault="00C525AF" w:rsidP="00C525AF">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6134484F"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DC6EA4C"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43173928" w14:textId="77777777" w:rsidR="00C525AF" w:rsidRPr="00F94643" w:rsidRDefault="00C525AF" w:rsidP="00C525AF">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6CF87B4F"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r>
      <w:tr w:rsidR="00C525AF" w:rsidRPr="00F94643" w14:paraId="0734A620" w14:textId="77777777" w:rsidTr="00C525AF">
        <w:trPr>
          <w:trHeight w:val="300"/>
        </w:trPr>
        <w:tc>
          <w:tcPr>
            <w:tcW w:w="0" w:type="auto"/>
            <w:tcBorders>
              <w:top w:val="nil"/>
              <w:left w:val="nil"/>
              <w:bottom w:val="nil"/>
              <w:right w:val="nil"/>
            </w:tcBorders>
            <w:shd w:val="clear" w:color="auto" w:fill="auto"/>
            <w:noWrap/>
            <w:vAlign w:val="bottom"/>
            <w:hideMark/>
          </w:tcPr>
          <w:p w14:paraId="69F1FFE3" w14:textId="77777777" w:rsidR="00C525AF" w:rsidRPr="00F94643" w:rsidRDefault="00C525AF" w:rsidP="00C525AF">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malipoense3</w:t>
            </w:r>
            <w:proofErr w:type="gramEnd"/>
          </w:p>
        </w:tc>
        <w:tc>
          <w:tcPr>
            <w:tcW w:w="0" w:type="auto"/>
            <w:tcBorders>
              <w:top w:val="nil"/>
              <w:left w:val="single" w:sz="4" w:space="0" w:color="auto"/>
              <w:bottom w:val="nil"/>
              <w:right w:val="nil"/>
            </w:tcBorders>
            <w:shd w:val="clear" w:color="000000" w:fill="C6EFCE"/>
            <w:noWrap/>
            <w:vAlign w:val="bottom"/>
            <w:hideMark/>
          </w:tcPr>
          <w:p w14:paraId="03F29577"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C5C9C39" w14:textId="77777777" w:rsidR="00C525AF" w:rsidRPr="00F94643" w:rsidRDefault="00C525AF" w:rsidP="00C525AF">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7E1EDB4" w14:textId="77777777" w:rsidR="00C525AF" w:rsidRPr="00F94643" w:rsidRDefault="00C525AF" w:rsidP="00C525AF">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7</w:t>
            </w:r>
          </w:p>
        </w:tc>
        <w:tc>
          <w:tcPr>
            <w:tcW w:w="0" w:type="auto"/>
            <w:tcBorders>
              <w:top w:val="nil"/>
              <w:left w:val="single" w:sz="4" w:space="0" w:color="auto"/>
              <w:bottom w:val="nil"/>
              <w:right w:val="nil"/>
            </w:tcBorders>
            <w:shd w:val="clear" w:color="000000" w:fill="FFEB9C"/>
            <w:noWrap/>
            <w:vAlign w:val="bottom"/>
            <w:hideMark/>
          </w:tcPr>
          <w:p w14:paraId="1168F8AC" w14:textId="77777777" w:rsidR="00C525AF" w:rsidRPr="00F94643" w:rsidRDefault="00C525AF" w:rsidP="00C525AF">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03188FA4"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04B400C" w14:textId="77777777" w:rsidR="00C525AF" w:rsidRPr="00F94643" w:rsidRDefault="00C525AF" w:rsidP="00C525AF">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41E4F26A"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r>
      <w:tr w:rsidR="00C525AF" w:rsidRPr="00F94643" w14:paraId="0C04035C" w14:textId="77777777" w:rsidTr="00C525AF">
        <w:trPr>
          <w:trHeight w:val="300"/>
        </w:trPr>
        <w:tc>
          <w:tcPr>
            <w:tcW w:w="0" w:type="auto"/>
            <w:tcBorders>
              <w:top w:val="nil"/>
              <w:left w:val="nil"/>
              <w:bottom w:val="nil"/>
              <w:right w:val="nil"/>
            </w:tcBorders>
            <w:shd w:val="clear" w:color="auto" w:fill="auto"/>
            <w:noWrap/>
            <w:vAlign w:val="bottom"/>
            <w:hideMark/>
          </w:tcPr>
          <w:p w14:paraId="09D5D665" w14:textId="77777777" w:rsidR="00C525AF" w:rsidRPr="00F94643" w:rsidRDefault="00C525AF" w:rsidP="00C525AF">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micranthum1</w:t>
            </w:r>
            <w:proofErr w:type="gramEnd"/>
          </w:p>
        </w:tc>
        <w:tc>
          <w:tcPr>
            <w:tcW w:w="0" w:type="auto"/>
            <w:tcBorders>
              <w:top w:val="nil"/>
              <w:left w:val="single" w:sz="4" w:space="0" w:color="auto"/>
              <w:bottom w:val="nil"/>
              <w:right w:val="nil"/>
            </w:tcBorders>
            <w:shd w:val="clear" w:color="000000" w:fill="C6EFCE"/>
            <w:noWrap/>
            <w:vAlign w:val="bottom"/>
            <w:hideMark/>
          </w:tcPr>
          <w:p w14:paraId="6B8EA014"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9A012BB"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CFB6653"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91688E"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C64C05C"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0349324"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BFDA086"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r>
      <w:tr w:rsidR="00C525AF" w:rsidRPr="00F94643" w14:paraId="455957F5" w14:textId="77777777" w:rsidTr="00C525AF">
        <w:trPr>
          <w:trHeight w:val="300"/>
        </w:trPr>
        <w:tc>
          <w:tcPr>
            <w:tcW w:w="0" w:type="auto"/>
            <w:tcBorders>
              <w:top w:val="nil"/>
              <w:left w:val="nil"/>
              <w:bottom w:val="nil"/>
              <w:right w:val="nil"/>
            </w:tcBorders>
            <w:shd w:val="clear" w:color="auto" w:fill="auto"/>
            <w:noWrap/>
            <w:vAlign w:val="bottom"/>
            <w:hideMark/>
          </w:tcPr>
          <w:p w14:paraId="11018943" w14:textId="77777777" w:rsidR="00C525AF" w:rsidRPr="00F94643" w:rsidRDefault="00C525AF" w:rsidP="00C525AF">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micranthum2</w:t>
            </w:r>
            <w:proofErr w:type="gramEnd"/>
            <w:r w:rsidRPr="00F94643">
              <w:rPr>
                <w:rFonts w:ascii="Calibri" w:eastAsia="Times New Roman" w:hAnsi="Calibri" w:cs="Times New Roman"/>
                <w:sz w:val="22"/>
                <w:szCs w:val="20"/>
                <w:lang w:val="en-GB"/>
              </w:rPr>
              <w:t>_11</w:t>
            </w:r>
          </w:p>
        </w:tc>
        <w:tc>
          <w:tcPr>
            <w:tcW w:w="0" w:type="auto"/>
            <w:tcBorders>
              <w:top w:val="nil"/>
              <w:left w:val="single" w:sz="4" w:space="0" w:color="auto"/>
              <w:bottom w:val="nil"/>
              <w:right w:val="nil"/>
            </w:tcBorders>
            <w:shd w:val="clear" w:color="000000" w:fill="C6EFCE"/>
            <w:noWrap/>
            <w:vAlign w:val="bottom"/>
            <w:hideMark/>
          </w:tcPr>
          <w:p w14:paraId="02FB8298"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5CDBDFD"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0FE524D"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7A83810"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B7BC882"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6C7DF19"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CC67A94"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r>
      <w:tr w:rsidR="00C525AF" w:rsidRPr="00F94643" w14:paraId="13F88AE7" w14:textId="77777777" w:rsidTr="00C525AF">
        <w:trPr>
          <w:trHeight w:val="300"/>
        </w:trPr>
        <w:tc>
          <w:tcPr>
            <w:tcW w:w="0" w:type="auto"/>
            <w:tcBorders>
              <w:top w:val="nil"/>
              <w:left w:val="nil"/>
              <w:bottom w:val="nil"/>
              <w:right w:val="nil"/>
            </w:tcBorders>
            <w:shd w:val="clear" w:color="auto" w:fill="auto"/>
            <w:noWrap/>
            <w:vAlign w:val="bottom"/>
            <w:hideMark/>
          </w:tcPr>
          <w:p w14:paraId="0F9023D4" w14:textId="77777777" w:rsidR="00C525AF" w:rsidRPr="00F94643" w:rsidRDefault="00C525AF" w:rsidP="00C525AF">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micranthum2</w:t>
            </w:r>
            <w:proofErr w:type="gramEnd"/>
            <w:r w:rsidRPr="00F94643">
              <w:rPr>
                <w:rFonts w:ascii="Calibri" w:eastAsia="Times New Roman" w:hAnsi="Calibri" w:cs="Times New Roman"/>
                <w:sz w:val="22"/>
                <w:szCs w:val="20"/>
                <w:lang w:val="en-GB"/>
              </w:rPr>
              <w:t>_13</w:t>
            </w:r>
          </w:p>
        </w:tc>
        <w:tc>
          <w:tcPr>
            <w:tcW w:w="0" w:type="auto"/>
            <w:tcBorders>
              <w:top w:val="nil"/>
              <w:left w:val="single" w:sz="4" w:space="0" w:color="auto"/>
              <w:bottom w:val="nil"/>
              <w:right w:val="nil"/>
            </w:tcBorders>
            <w:shd w:val="clear" w:color="000000" w:fill="C6EFCE"/>
            <w:noWrap/>
            <w:vAlign w:val="bottom"/>
            <w:hideMark/>
          </w:tcPr>
          <w:p w14:paraId="27BB3CFB"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51F2F2A"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28615120" w14:textId="77777777" w:rsidR="00C525AF" w:rsidRPr="00F94643" w:rsidRDefault="00C525AF" w:rsidP="00C525AF">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871FD8F"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1934FD"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4A127FD0" w14:textId="77777777" w:rsidR="00C525AF" w:rsidRPr="00F94643" w:rsidRDefault="00C525AF" w:rsidP="00C525AF">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42BE275A"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r>
      <w:tr w:rsidR="00C525AF" w:rsidRPr="00F94643" w14:paraId="39A11433" w14:textId="77777777" w:rsidTr="00C525AF">
        <w:trPr>
          <w:trHeight w:val="300"/>
        </w:trPr>
        <w:tc>
          <w:tcPr>
            <w:tcW w:w="0" w:type="auto"/>
            <w:tcBorders>
              <w:top w:val="nil"/>
              <w:left w:val="nil"/>
              <w:bottom w:val="nil"/>
              <w:right w:val="nil"/>
            </w:tcBorders>
            <w:shd w:val="clear" w:color="auto" w:fill="auto"/>
            <w:noWrap/>
            <w:vAlign w:val="bottom"/>
            <w:hideMark/>
          </w:tcPr>
          <w:p w14:paraId="40F58647" w14:textId="77777777" w:rsidR="00C525AF" w:rsidRPr="00F94643" w:rsidRDefault="00C525AF" w:rsidP="00C525AF">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micranthum2</w:t>
            </w:r>
            <w:proofErr w:type="gramEnd"/>
            <w:r w:rsidRPr="00F94643">
              <w:rPr>
                <w:rFonts w:ascii="Calibri" w:eastAsia="Times New Roman" w:hAnsi="Calibri" w:cs="Times New Roman"/>
                <w:sz w:val="22"/>
                <w:szCs w:val="20"/>
                <w:lang w:val="en-GB"/>
              </w:rPr>
              <w:t>_15</w:t>
            </w:r>
          </w:p>
        </w:tc>
        <w:tc>
          <w:tcPr>
            <w:tcW w:w="0" w:type="auto"/>
            <w:tcBorders>
              <w:top w:val="nil"/>
              <w:left w:val="single" w:sz="4" w:space="0" w:color="auto"/>
              <w:bottom w:val="nil"/>
              <w:right w:val="nil"/>
            </w:tcBorders>
            <w:shd w:val="clear" w:color="000000" w:fill="C6EFCE"/>
            <w:noWrap/>
            <w:vAlign w:val="bottom"/>
            <w:hideMark/>
          </w:tcPr>
          <w:p w14:paraId="262D1AC6"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68F4A0"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7D57AB"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7992825"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9A5D202"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97663E8"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DE37235"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r>
      <w:tr w:rsidR="00C525AF" w:rsidRPr="00F94643" w14:paraId="73A43CDE" w14:textId="77777777" w:rsidTr="00C525AF">
        <w:trPr>
          <w:trHeight w:val="300"/>
        </w:trPr>
        <w:tc>
          <w:tcPr>
            <w:tcW w:w="0" w:type="auto"/>
            <w:tcBorders>
              <w:top w:val="nil"/>
              <w:left w:val="nil"/>
              <w:bottom w:val="nil"/>
              <w:right w:val="nil"/>
            </w:tcBorders>
            <w:shd w:val="clear" w:color="auto" w:fill="auto"/>
            <w:noWrap/>
            <w:vAlign w:val="bottom"/>
            <w:hideMark/>
          </w:tcPr>
          <w:p w14:paraId="7390C429" w14:textId="77777777" w:rsidR="00C525AF" w:rsidRPr="00F94643" w:rsidRDefault="00C525AF" w:rsidP="00C525AF">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micranthum2</w:t>
            </w:r>
            <w:proofErr w:type="gramEnd"/>
            <w:r w:rsidRPr="00F94643">
              <w:rPr>
                <w:rFonts w:ascii="Calibri" w:eastAsia="Times New Roman" w:hAnsi="Calibri" w:cs="Times New Roman"/>
                <w:sz w:val="22"/>
                <w:szCs w:val="20"/>
                <w:lang w:val="en-GB"/>
              </w:rPr>
              <w:t>_17</w:t>
            </w:r>
          </w:p>
        </w:tc>
        <w:tc>
          <w:tcPr>
            <w:tcW w:w="0" w:type="auto"/>
            <w:tcBorders>
              <w:top w:val="nil"/>
              <w:left w:val="single" w:sz="4" w:space="0" w:color="auto"/>
              <w:bottom w:val="nil"/>
              <w:right w:val="nil"/>
            </w:tcBorders>
            <w:shd w:val="clear" w:color="000000" w:fill="C6EFCE"/>
            <w:noWrap/>
            <w:vAlign w:val="bottom"/>
            <w:hideMark/>
          </w:tcPr>
          <w:p w14:paraId="13C25EB8"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2B87C35"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A81BC0C"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E17D413"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2FD42F"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CEC15E0"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80FDD28"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r>
      <w:tr w:rsidR="00C525AF" w:rsidRPr="00F94643" w14:paraId="47712FC1" w14:textId="77777777" w:rsidTr="00C525AF">
        <w:trPr>
          <w:trHeight w:val="300"/>
        </w:trPr>
        <w:tc>
          <w:tcPr>
            <w:tcW w:w="0" w:type="auto"/>
            <w:tcBorders>
              <w:top w:val="nil"/>
              <w:left w:val="nil"/>
              <w:bottom w:val="nil"/>
              <w:right w:val="nil"/>
            </w:tcBorders>
            <w:shd w:val="clear" w:color="auto" w:fill="auto"/>
            <w:noWrap/>
            <w:vAlign w:val="bottom"/>
            <w:hideMark/>
          </w:tcPr>
          <w:p w14:paraId="7EBFFBB8" w14:textId="77777777" w:rsidR="00C525AF" w:rsidRPr="00F94643" w:rsidRDefault="00C525AF" w:rsidP="00C525AF">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micranthum2</w:t>
            </w:r>
            <w:proofErr w:type="gramEnd"/>
            <w:r w:rsidRPr="00F94643">
              <w:rPr>
                <w:rFonts w:ascii="Calibri" w:eastAsia="Times New Roman" w:hAnsi="Calibri" w:cs="Times New Roman"/>
                <w:sz w:val="22"/>
                <w:szCs w:val="20"/>
                <w:lang w:val="en-GB"/>
              </w:rPr>
              <w:t>_19</w:t>
            </w:r>
          </w:p>
        </w:tc>
        <w:tc>
          <w:tcPr>
            <w:tcW w:w="0" w:type="auto"/>
            <w:tcBorders>
              <w:top w:val="nil"/>
              <w:left w:val="single" w:sz="4" w:space="0" w:color="auto"/>
              <w:bottom w:val="nil"/>
              <w:right w:val="nil"/>
            </w:tcBorders>
            <w:shd w:val="clear" w:color="000000" w:fill="C6EFCE"/>
            <w:noWrap/>
            <w:vAlign w:val="bottom"/>
            <w:hideMark/>
          </w:tcPr>
          <w:p w14:paraId="2628B16A"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22AF4D2"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4FED070"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E8F42B6"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8FF31C8"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125B4A0"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E8F3857"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r>
      <w:tr w:rsidR="00C525AF" w:rsidRPr="00F94643" w14:paraId="7729712C" w14:textId="77777777" w:rsidTr="00C525AF">
        <w:trPr>
          <w:trHeight w:val="300"/>
        </w:trPr>
        <w:tc>
          <w:tcPr>
            <w:tcW w:w="0" w:type="auto"/>
            <w:tcBorders>
              <w:top w:val="nil"/>
              <w:left w:val="nil"/>
              <w:bottom w:val="nil"/>
              <w:right w:val="nil"/>
            </w:tcBorders>
            <w:shd w:val="clear" w:color="auto" w:fill="auto"/>
            <w:noWrap/>
            <w:vAlign w:val="bottom"/>
            <w:hideMark/>
          </w:tcPr>
          <w:p w14:paraId="5C41EA42" w14:textId="77777777" w:rsidR="00C525AF" w:rsidRPr="00F94643" w:rsidRDefault="00C525AF" w:rsidP="00C525AF">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micranthum2</w:t>
            </w:r>
            <w:proofErr w:type="gramEnd"/>
            <w:r w:rsidRPr="00F94643">
              <w:rPr>
                <w:rFonts w:ascii="Calibri" w:eastAsia="Times New Roman" w:hAnsi="Calibri" w:cs="Times New Roman"/>
                <w:sz w:val="22"/>
                <w:szCs w:val="20"/>
                <w:lang w:val="en-GB"/>
              </w:rPr>
              <w:t>_1</w:t>
            </w:r>
          </w:p>
        </w:tc>
        <w:tc>
          <w:tcPr>
            <w:tcW w:w="0" w:type="auto"/>
            <w:tcBorders>
              <w:top w:val="nil"/>
              <w:left w:val="single" w:sz="4" w:space="0" w:color="auto"/>
              <w:bottom w:val="nil"/>
              <w:right w:val="nil"/>
            </w:tcBorders>
            <w:shd w:val="clear" w:color="000000" w:fill="C6EFCE"/>
            <w:noWrap/>
            <w:vAlign w:val="bottom"/>
            <w:hideMark/>
          </w:tcPr>
          <w:p w14:paraId="67C4DC70"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6499533"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FED7734"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402F023"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FC35E48"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504DBC0"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66F4EAA" w14:textId="77777777" w:rsidR="00C525AF" w:rsidRPr="00F94643" w:rsidRDefault="00C525AF" w:rsidP="00C525AF">
            <w:pPr>
              <w:rPr>
                <w:rFonts w:ascii="Calibri" w:eastAsia="Times New Roman" w:hAnsi="Calibri" w:cs="Times New Roman"/>
                <w:color w:val="006100"/>
                <w:sz w:val="22"/>
                <w:szCs w:val="20"/>
                <w:lang w:val="en-GB"/>
              </w:rPr>
            </w:pPr>
            <w:proofErr w:type="gramStart"/>
            <w:r w:rsidRPr="00F94643">
              <w:rPr>
                <w:rFonts w:ascii="Calibri" w:eastAsia="Times New Roman" w:hAnsi="Calibri" w:cs="Times New Roman"/>
                <w:color w:val="006100"/>
                <w:sz w:val="22"/>
                <w:szCs w:val="20"/>
                <w:lang w:val="en-GB"/>
              </w:rPr>
              <w:t>Correct(</w:t>
            </w:r>
            <w:proofErr w:type="gramEnd"/>
            <w:r w:rsidRPr="00F94643">
              <w:rPr>
                <w:rFonts w:ascii="Calibri" w:eastAsia="Times New Roman" w:hAnsi="Calibri" w:cs="Times New Roman"/>
                <w:color w:val="006100"/>
                <w:sz w:val="22"/>
                <w:szCs w:val="20"/>
                <w:lang w:val="en-GB"/>
              </w:rPr>
              <w:t>low)</w:t>
            </w:r>
          </w:p>
        </w:tc>
      </w:tr>
      <w:tr w:rsidR="00C525AF" w:rsidRPr="00F94643" w14:paraId="713AC8C8" w14:textId="77777777" w:rsidTr="00C525AF">
        <w:trPr>
          <w:trHeight w:val="300"/>
        </w:trPr>
        <w:tc>
          <w:tcPr>
            <w:tcW w:w="0" w:type="auto"/>
            <w:tcBorders>
              <w:top w:val="nil"/>
              <w:left w:val="nil"/>
              <w:bottom w:val="nil"/>
              <w:right w:val="nil"/>
            </w:tcBorders>
            <w:shd w:val="clear" w:color="auto" w:fill="auto"/>
            <w:noWrap/>
            <w:vAlign w:val="bottom"/>
            <w:hideMark/>
          </w:tcPr>
          <w:p w14:paraId="0BE7A5A4" w14:textId="77777777" w:rsidR="00C525AF" w:rsidRPr="00F94643" w:rsidRDefault="00C525AF" w:rsidP="00C525AF">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micranthum2</w:t>
            </w:r>
            <w:proofErr w:type="gramEnd"/>
            <w:r w:rsidRPr="00F94643">
              <w:rPr>
                <w:rFonts w:ascii="Calibri" w:eastAsia="Times New Roman" w:hAnsi="Calibri" w:cs="Times New Roman"/>
                <w:sz w:val="22"/>
                <w:szCs w:val="20"/>
                <w:lang w:val="en-GB"/>
              </w:rPr>
              <w:t>_21</w:t>
            </w:r>
          </w:p>
        </w:tc>
        <w:tc>
          <w:tcPr>
            <w:tcW w:w="0" w:type="auto"/>
            <w:tcBorders>
              <w:top w:val="nil"/>
              <w:left w:val="single" w:sz="4" w:space="0" w:color="auto"/>
              <w:bottom w:val="nil"/>
              <w:right w:val="nil"/>
            </w:tcBorders>
            <w:shd w:val="clear" w:color="000000" w:fill="C6EFCE"/>
            <w:noWrap/>
            <w:vAlign w:val="bottom"/>
            <w:hideMark/>
          </w:tcPr>
          <w:p w14:paraId="50CA3368"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8230AC6"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6140A4"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F9D760"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FC86B32"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6C5379A"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6F2F200"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r>
      <w:tr w:rsidR="00C525AF" w:rsidRPr="00F94643" w14:paraId="43A06464" w14:textId="77777777" w:rsidTr="00C525AF">
        <w:trPr>
          <w:trHeight w:val="300"/>
        </w:trPr>
        <w:tc>
          <w:tcPr>
            <w:tcW w:w="0" w:type="auto"/>
            <w:tcBorders>
              <w:top w:val="nil"/>
              <w:left w:val="nil"/>
              <w:bottom w:val="nil"/>
              <w:right w:val="nil"/>
            </w:tcBorders>
            <w:shd w:val="clear" w:color="auto" w:fill="auto"/>
            <w:noWrap/>
            <w:vAlign w:val="bottom"/>
            <w:hideMark/>
          </w:tcPr>
          <w:p w14:paraId="7735983D" w14:textId="77777777" w:rsidR="00C525AF" w:rsidRPr="00F94643" w:rsidRDefault="00C525AF" w:rsidP="00C525AF">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micranthum2</w:t>
            </w:r>
            <w:proofErr w:type="gramEnd"/>
            <w:r w:rsidRPr="00F94643">
              <w:rPr>
                <w:rFonts w:ascii="Calibri" w:eastAsia="Times New Roman" w:hAnsi="Calibri" w:cs="Times New Roman"/>
                <w:sz w:val="22"/>
                <w:szCs w:val="20"/>
                <w:lang w:val="en-GB"/>
              </w:rPr>
              <w:t>_3</w:t>
            </w:r>
          </w:p>
        </w:tc>
        <w:tc>
          <w:tcPr>
            <w:tcW w:w="0" w:type="auto"/>
            <w:tcBorders>
              <w:top w:val="nil"/>
              <w:left w:val="single" w:sz="4" w:space="0" w:color="auto"/>
              <w:bottom w:val="nil"/>
              <w:right w:val="nil"/>
            </w:tcBorders>
            <w:shd w:val="clear" w:color="000000" w:fill="C6EFCE"/>
            <w:noWrap/>
            <w:vAlign w:val="bottom"/>
            <w:hideMark/>
          </w:tcPr>
          <w:p w14:paraId="5E1E5877"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34B442"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9F41872"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45AD0C4"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B07B2B7"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15FE336"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69C4218"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r>
      <w:tr w:rsidR="00C525AF" w:rsidRPr="00F94643" w14:paraId="02DE19B0" w14:textId="77777777" w:rsidTr="00C525AF">
        <w:trPr>
          <w:trHeight w:val="300"/>
        </w:trPr>
        <w:tc>
          <w:tcPr>
            <w:tcW w:w="0" w:type="auto"/>
            <w:tcBorders>
              <w:top w:val="nil"/>
              <w:left w:val="nil"/>
              <w:bottom w:val="nil"/>
              <w:right w:val="nil"/>
            </w:tcBorders>
            <w:shd w:val="clear" w:color="auto" w:fill="auto"/>
            <w:noWrap/>
            <w:vAlign w:val="bottom"/>
            <w:hideMark/>
          </w:tcPr>
          <w:p w14:paraId="7B38352E" w14:textId="77777777" w:rsidR="00C525AF" w:rsidRPr="00F94643" w:rsidRDefault="00C525AF" w:rsidP="00C525AF">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micranthum2</w:t>
            </w:r>
            <w:proofErr w:type="gramEnd"/>
            <w:r w:rsidRPr="00F94643">
              <w:rPr>
                <w:rFonts w:ascii="Calibri" w:eastAsia="Times New Roman" w:hAnsi="Calibri" w:cs="Times New Roman"/>
                <w:sz w:val="22"/>
                <w:szCs w:val="20"/>
                <w:lang w:val="en-GB"/>
              </w:rPr>
              <w:t>_5</w:t>
            </w:r>
          </w:p>
        </w:tc>
        <w:tc>
          <w:tcPr>
            <w:tcW w:w="0" w:type="auto"/>
            <w:tcBorders>
              <w:top w:val="nil"/>
              <w:left w:val="single" w:sz="4" w:space="0" w:color="auto"/>
              <w:bottom w:val="nil"/>
              <w:right w:val="nil"/>
            </w:tcBorders>
            <w:shd w:val="clear" w:color="000000" w:fill="C6EFCE"/>
            <w:noWrap/>
            <w:vAlign w:val="bottom"/>
            <w:hideMark/>
          </w:tcPr>
          <w:p w14:paraId="365D1248"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9335A4"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497D941E" w14:textId="77777777" w:rsidR="00C525AF" w:rsidRPr="00F94643" w:rsidRDefault="00C525AF" w:rsidP="00C525AF">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71A81DEF"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59914E43" w14:textId="77777777" w:rsidR="00C525AF" w:rsidRPr="00F94643" w:rsidRDefault="00C525AF" w:rsidP="00C525AF">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367444AB" w14:textId="77777777" w:rsidR="00C525AF" w:rsidRPr="00F94643" w:rsidRDefault="00C525AF" w:rsidP="00C525AF">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257B3647" w14:textId="77777777" w:rsidR="00C525AF" w:rsidRPr="00F94643" w:rsidRDefault="00C525AF" w:rsidP="00C525AF">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r>
      <w:tr w:rsidR="00C525AF" w:rsidRPr="00F94643" w14:paraId="428C819E" w14:textId="77777777" w:rsidTr="00C525AF">
        <w:trPr>
          <w:trHeight w:val="300"/>
        </w:trPr>
        <w:tc>
          <w:tcPr>
            <w:tcW w:w="0" w:type="auto"/>
            <w:tcBorders>
              <w:top w:val="nil"/>
              <w:left w:val="nil"/>
              <w:bottom w:val="nil"/>
              <w:right w:val="nil"/>
            </w:tcBorders>
            <w:shd w:val="clear" w:color="auto" w:fill="auto"/>
            <w:noWrap/>
            <w:vAlign w:val="bottom"/>
            <w:hideMark/>
          </w:tcPr>
          <w:p w14:paraId="1D8C2AE3" w14:textId="77777777" w:rsidR="00C525AF" w:rsidRPr="00F94643" w:rsidRDefault="00C525AF" w:rsidP="00C525AF">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micranthum2</w:t>
            </w:r>
            <w:proofErr w:type="gramEnd"/>
            <w:r w:rsidRPr="00F94643">
              <w:rPr>
                <w:rFonts w:ascii="Calibri" w:eastAsia="Times New Roman" w:hAnsi="Calibri" w:cs="Times New Roman"/>
                <w:sz w:val="22"/>
                <w:szCs w:val="20"/>
                <w:lang w:val="en-GB"/>
              </w:rPr>
              <w:t>_7</w:t>
            </w:r>
          </w:p>
        </w:tc>
        <w:tc>
          <w:tcPr>
            <w:tcW w:w="0" w:type="auto"/>
            <w:tcBorders>
              <w:top w:val="nil"/>
              <w:left w:val="single" w:sz="4" w:space="0" w:color="auto"/>
              <w:bottom w:val="nil"/>
              <w:right w:val="nil"/>
            </w:tcBorders>
            <w:shd w:val="clear" w:color="000000" w:fill="C6EFCE"/>
            <w:noWrap/>
            <w:vAlign w:val="bottom"/>
            <w:hideMark/>
          </w:tcPr>
          <w:p w14:paraId="255617EB"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 (very low)</w:t>
            </w:r>
          </w:p>
        </w:tc>
        <w:tc>
          <w:tcPr>
            <w:tcW w:w="0" w:type="auto"/>
            <w:tcBorders>
              <w:top w:val="nil"/>
              <w:left w:val="single" w:sz="4" w:space="0" w:color="auto"/>
              <w:bottom w:val="nil"/>
              <w:right w:val="nil"/>
            </w:tcBorders>
            <w:shd w:val="clear" w:color="000000" w:fill="C6EFCE"/>
            <w:noWrap/>
            <w:vAlign w:val="bottom"/>
            <w:hideMark/>
          </w:tcPr>
          <w:p w14:paraId="72E0477E"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2123A4A9" w14:textId="77777777" w:rsidR="00C525AF" w:rsidRPr="00F94643" w:rsidRDefault="00C525AF" w:rsidP="00C525AF">
            <w:pPr>
              <w:rPr>
                <w:rFonts w:ascii="Calibri" w:eastAsia="Times New Roman" w:hAnsi="Calibri" w:cs="Times New Roman"/>
                <w:color w:val="008000"/>
                <w:sz w:val="22"/>
                <w:szCs w:val="20"/>
                <w:lang w:val="en-GB"/>
              </w:rPr>
            </w:pPr>
            <w:r w:rsidRPr="00F94643">
              <w:rPr>
                <w:rFonts w:ascii="Calibri" w:eastAsia="Times New Roman" w:hAnsi="Calibri" w:cs="Times New Roman"/>
                <w:color w:val="008000"/>
                <w:sz w:val="22"/>
                <w:szCs w:val="20"/>
                <w:lang w:val="en-GB"/>
              </w:rPr>
              <w:t>Unknown 7/1(low)</w:t>
            </w:r>
          </w:p>
        </w:tc>
        <w:tc>
          <w:tcPr>
            <w:tcW w:w="0" w:type="auto"/>
            <w:tcBorders>
              <w:top w:val="nil"/>
              <w:left w:val="single" w:sz="4" w:space="0" w:color="auto"/>
              <w:bottom w:val="nil"/>
              <w:right w:val="nil"/>
            </w:tcBorders>
            <w:shd w:val="clear" w:color="000000" w:fill="C6EFCE"/>
            <w:noWrap/>
            <w:vAlign w:val="bottom"/>
            <w:hideMark/>
          </w:tcPr>
          <w:p w14:paraId="6F70B2D8"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518A054C" w14:textId="77777777" w:rsidR="00C525AF" w:rsidRPr="00F94643" w:rsidRDefault="00C525AF" w:rsidP="00C525AF">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7</w:t>
            </w:r>
          </w:p>
        </w:tc>
        <w:tc>
          <w:tcPr>
            <w:tcW w:w="0" w:type="auto"/>
            <w:tcBorders>
              <w:top w:val="nil"/>
              <w:left w:val="single" w:sz="4" w:space="0" w:color="auto"/>
              <w:bottom w:val="nil"/>
              <w:right w:val="nil"/>
            </w:tcBorders>
            <w:shd w:val="clear" w:color="000000" w:fill="FFC7CE"/>
            <w:noWrap/>
            <w:vAlign w:val="bottom"/>
            <w:hideMark/>
          </w:tcPr>
          <w:p w14:paraId="36FA2620" w14:textId="77777777" w:rsidR="00C525AF" w:rsidRPr="00F94643" w:rsidRDefault="00C525AF" w:rsidP="00C525AF">
            <w:pPr>
              <w:rPr>
                <w:rFonts w:ascii="Calibri" w:eastAsia="Times New Roman" w:hAnsi="Calibri" w:cs="Times New Roman"/>
                <w:color w:val="9C0006"/>
                <w:sz w:val="22"/>
                <w:szCs w:val="20"/>
                <w:lang w:val="en-GB"/>
              </w:rPr>
            </w:pPr>
            <w:r w:rsidRPr="00F94643">
              <w:rPr>
                <w:rFonts w:ascii="Calibri" w:eastAsia="Times New Roman" w:hAnsi="Calibri" w:cs="Times New Roman"/>
                <w:color w:val="9C0006"/>
                <w:sz w:val="22"/>
                <w:szCs w:val="20"/>
                <w:lang w:val="en-GB"/>
              </w:rPr>
              <w:t>Incorrect 5</w:t>
            </w:r>
          </w:p>
        </w:tc>
        <w:tc>
          <w:tcPr>
            <w:tcW w:w="0" w:type="auto"/>
            <w:tcBorders>
              <w:top w:val="nil"/>
              <w:left w:val="single" w:sz="4" w:space="0" w:color="auto"/>
              <w:bottom w:val="nil"/>
              <w:right w:val="single" w:sz="4" w:space="0" w:color="auto"/>
            </w:tcBorders>
            <w:shd w:val="clear" w:color="000000" w:fill="FFEB9C"/>
            <w:noWrap/>
            <w:vAlign w:val="bottom"/>
            <w:hideMark/>
          </w:tcPr>
          <w:p w14:paraId="35957A95" w14:textId="77777777" w:rsidR="00C525AF" w:rsidRPr="00F94643" w:rsidRDefault="00C525AF" w:rsidP="00C525AF">
            <w:pPr>
              <w:rPr>
                <w:rFonts w:ascii="Calibri" w:eastAsia="Times New Roman" w:hAnsi="Calibri" w:cs="Times New Roman"/>
                <w:color w:val="9C6500"/>
                <w:sz w:val="22"/>
                <w:szCs w:val="20"/>
                <w:lang w:val="en-GB"/>
              </w:rPr>
            </w:pPr>
            <w:r w:rsidRPr="00F94643">
              <w:rPr>
                <w:rFonts w:ascii="Calibri" w:eastAsia="Times New Roman" w:hAnsi="Calibri" w:cs="Times New Roman"/>
                <w:color w:val="9C6500"/>
                <w:sz w:val="22"/>
                <w:szCs w:val="20"/>
                <w:lang w:val="en-GB"/>
              </w:rPr>
              <w:t>Unknown</w:t>
            </w:r>
          </w:p>
        </w:tc>
      </w:tr>
      <w:tr w:rsidR="00C525AF" w:rsidRPr="00F94643" w14:paraId="5F3FBA3B" w14:textId="77777777" w:rsidTr="00C525AF">
        <w:trPr>
          <w:trHeight w:val="300"/>
        </w:trPr>
        <w:tc>
          <w:tcPr>
            <w:tcW w:w="0" w:type="auto"/>
            <w:tcBorders>
              <w:top w:val="nil"/>
              <w:left w:val="nil"/>
              <w:bottom w:val="nil"/>
              <w:right w:val="nil"/>
            </w:tcBorders>
            <w:shd w:val="clear" w:color="auto" w:fill="auto"/>
            <w:noWrap/>
            <w:vAlign w:val="bottom"/>
            <w:hideMark/>
          </w:tcPr>
          <w:p w14:paraId="23555BEC" w14:textId="77777777" w:rsidR="00C525AF" w:rsidRPr="00F94643" w:rsidRDefault="00C525AF" w:rsidP="00C525AF">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micranthum2</w:t>
            </w:r>
            <w:proofErr w:type="gramEnd"/>
            <w:r w:rsidRPr="00F94643">
              <w:rPr>
                <w:rFonts w:ascii="Calibri" w:eastAsia="Times New Roman" w:hAnsi="Calibri" w:cs="Times New Roman"/>
                <w:sz w:val="22"/>
                <w:szCs w:val="20"/>
                <w:lang w:val="en-GB"/>
              </w:rPr>
              <w:t>_9</w:t>
            </w:r>
          </w:p>
        </w:tc>
        <w:tc>
          <w:tcPr>
            <w:tcW w:w="0" w:type="auto"/>
            <w:tcBorders>
              <w:top w:val="nil"/>
              <w:left w:val="single" w:sz="4" w:space="0" w:color="auto"/>
              <w:bottom w:val="nil"/>
              <w:right w:val="nil"/>
            </w:tcBorders>
            <w:shd w:val="clear" w:color="000000" w:fill="C6EFCE"/>
            <w:noWrap/>
            <w:vAlign w:val="bottom"/>
            <w:hideMark/>
          </w:tcPr>
          <w:p w14:paraId="1CB43831"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8DC5FE8"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9581249"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2C24D8A"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258ADE"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24D110F"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1943EF2"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r>
      <w:tr w:rsidR="00C525AF" w:rsidRPr="00F94643" w14:paraId="46F43A1E" w14:textId="77777777" w:rsidTr="00C525AF">
        <w:trPr>
          <w:trHeight w:val="300"/>
        </w:trPr>
        <w:tc>
          <w:tcPr>
            <w:tcW w:w="0" w:type="auto"/>
            <w:tcBorders>
              <w:top w:val="nil"/>
              <w:left w:val="nil"/>
              <w:bottom w:val="nil"/>
              <w:right w:val="nil"/>
            </w:tcBorders>
            <w:shd w:val="clear" w:color="auto" w:fill="auto"/>
            <w:noWrap/>
            <w:vAlign w:val="bottom"/>
            <w:hideMark/>
          </w:tcPr>
          <w:p w14:paraId="2AD84E10" w14:textId="77777777" w:rsidR="00C525AF" w:rsidRPr="00F94643" w:rsidRDefault="00C525AF" w:rsidP="00C525AF">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micranthum2</w:t>
            </w:r>
            <w:proofErr w:type="gramEnd"/>
          </w:p>
        </w:tc>
        <w:tc>
          <w:tcPr>
            <w:tcW w:w="0" w:type="auto"/>
            <w:tcBorders>
              <w:top w:val="nil"/>
              <w:left w:val="single" w:sz="4" w:space="0" w:color="auto"/>
              <w:bottom w:val="nil"/>
              <w:right w:val="nil"/>
            </w:tcBorders>
            <w:shd w:val="clear" w:color="000000" w:fill="C6EFCE"/>
            <w:noWrap/>
            <w:vAlign w:val="bottom"/>
            <w:hideMark/>
          </w:tcPr>
          <w:p w14:paraId="4737937A"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A219D17" w14:textId="77777777" w:rsidR="00C525AF" w:rsidRPr="00F94643" w:rsidRDefault="00C525AF" w:rsidP="00C525AF">
            <w:pPr>
              <w:rPr>
                <w:rFonts w:ascii="Calibri" w:eastAsia="Times New Roman" w:hAnsi="Calibri" w:cs="Times New Roman"/>
                <w:color w:val="008000"/>
                <w:sz w:val="22"/>
                <w:szCs w:val="20"/>
                <w:lang w:val="en-GB"/>
              </w:rPr>
            </w:pPr>
            <w:r w:rsidRPr="00F94643">
              <w:rPr>
                <w:rFonts w:ascii="Calibri" w:eastAsia="Times New Roman" w:hAnsi="Calibri" w:cs="Times New Roman"/>
                <w:color w:val="008000"/>
                <w:sz w:val="22"/>
                <w:szCs w:val="20"/>
                <w:lang w:val="en-GB"/>
              </w:rPr>
              <w:t>Unknown 1/6</w:t>
            </w:r>
          </w:p>
        </w:tc>
        <w:tc>
          <w:tcPr>
            <w:tcW w:w="0" w:type="auto"/>
            <w:tcBorders>
              <w:top w:val="nil"/>
              <w:left w:val="single" w:sz="4" w:space="0" w:color="auto"/>
              <w:bottom w:val="nil"/>
              <w:right w:val="nil"/>
            </w:tcBorders>
            <w:shd w:val="clear" w:color="000000" w:fill="C6EFCE"/>
            <w:noWrap/>
            <w:vAlign w:val="bottom"/>
            <w:hideMark/>
          </w:tcPr>
          <w:p w14:paraId="3694592B"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2D89FB"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2134757"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A4907A"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C4750D1"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r>
      <w:tr w:rsidR="00C525AF" w:rsidRPr="00F94643" w14:paraId="4A6450EB" w14:textId="77777777" w:rsidTr="00C525AF">
        <w:trPr>
          <w:trHeight w:val="300"/>
        </w:trPr>
        <w:tc>
          <w:tcPr>
            <w:tcW w:w="0" w:type="auto"/>
            <w:tcBorders>
              <w:top w:val="nil"/>
              <w:left w:val="nil"/>
              <w:bottom w:val="nil"/>
              <w:right w:val="nil"/>
            </w:tcBorders>
            <w:shd w:val="clear" w:color="auto" w:fill="auto"/>
            <w:noWrap/>
            <w:vAlign w:val="bottom"/>
            <w:hideMark/>
          </w:tcPr>
          <w:p w14:paraId="226662B9" w14:textId="77777777" w:rsidR="00C525AF" w:rsidRPr="00F94643" w:rsidRDefault="00C525AF" w:rsidP="00C525AF">
            <w:pPr>
              <w:rPr>
                <w:rFonts w:ascii="Calibri" w:eastAsia="Times New Roman" w:hAnsi="Calibri" w:cs="Times New Roman"/>
                <w:sz w:val="22"/>
                <w:szCs w:val="20"/>
                <w:lang w:val="en-GB"/>
              </w:rPr>
            </w:pPr>
            <w:proofErr w:type="gramStart"/>
            <w:r w:rsidRPr="00F94643">
              <w:rPr>
                <w:rFonts w:ascii="Calibri" w:eastAsia="Times New Roman" w:hAnsi="Calibri" w:cs="Times New Roman"/>
                <w:sz w:val="22"/>
                <w:szCs w:val="20"/>
                <w:lang w:val="en-GB"/>
              </w:rPr>
              <w:t>micranthum3</w:t>
            </w:r>
            <w:proofErr w:type="gramEnd"/>
          </w:p>
        </w:tc>
        <w:tc>
          <w:tcPr>
            <w:tcW w:w="0" w:type="auto"/>
            <w:tcBorders>
              <w:top w:val="nil"/>
              <w:left w:val="single" w:sz="4" w:space="0" w:color="auto"/>
              <w:bottom w:val="nil"/>
              <w:right w:val="nil"/>
            </w:tcBorders>
            <w:shd w:val="clear" w:color="000000" w:fill="C6EFCE"/>
            <w:noWrap/>
            <w:vAlign w:val="bottom"/>
            <w:hideMark/>
          </w:tcPr>
          <w:p w14:paraId="4CE6142B"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1A0A1F8"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727398"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3C97985"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3479AFD"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D11B42D"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B39FB24" w14:textId="77777777" w:rsidR="00C525AF" w:rsidRPr="00F94643" w:rsidRDefault="00C525AF" w:rsidP="00C525AF">
            <w:pPr>
              <w:rPr>
                <w:rFonts w:ascii="Calibri" w:eastAsia="Times New Roman" w:hAnsi="Calibri" w:cs="Times New Roman"/>
                <w:color w:val="006100"/>
                <w:sz w:val="22"/>
                <w:szCs w:val="20"/>
                <w:lang w:val="en-GB"/>
              </w:rPr>
            </w:pPr>
            <w:r w:rsidRPr="00F94643">
              <w:rPr>
                <w:rFonts w:ascii="Calibri" w:eastAsia="Times New Roman" w:hAnsi="Calibri" w:cs="Times New Roman"/>
                <w:color w:val="006100"/>
                <w:sz w:val="22"/>
                <w:szCs w:val="20"/>
                <w:lang w:val="en-GB"/>
              </w:rPr>
              <w:t>Correct</w:t>
            </w:r>
          </w:p>
        </w:tc>
      </w:tr>
      <w:tr w:rsidR="00C525AF" w:rsidRPr="00F94643" w14:paraId="5B112688" w14:textId="77777777" w:rsidTr="00C525AF">
        <w:trPr>
          <w:trHeight w:val="300"/>
        </w:trPr>
        <w:tc>
          <w:tcPr>
            <w:tcW w:w="0" w:type="auto"/>
            <w:tcBorders>
              <w:top w:val="nil"/>
              <w:left w:val="nil"/>
              <w:bottom w:val="nil"/>
              <w:right w:val="nil"/>
            </w:tcBorders>
            <w:shd w:val="clear" w:color="auto" w:fill="auto"/>
            <w:noWrap/>
            <w:vAlign w:val="bottom"/>
            <w:hideMark/>
          </w:tcPr>
          <w:p w14:paraId="05813419" w14:textId="2CDE1556" w:rsidR="00C525AF" w:rsidRPr="00F94643" w:rsidRDefault="007A6E37" w:rsidP="00C525AF">
            <w:pPr>
              <w:rPr>
                <w:rFonts w:ascii="Calibri" w:eastAsia="Times New Roman" w:hAnsi="Calibri" w:cs="Times New Roman"/>
                <w:b/>
                <w:sz w:val="22"/>
                <w:lang w:val="en-GB"/>
              </w:rPr>
            </w:pPr>
            <w:r w:rsidRPr="00F94643">
              <w:rPr>
                <w:rFonts w:ascii="Calibri" w:eastAsia="Times New Roman" w:hAnsi="Calibri" w:cs="Times New Roman"/>
                <w:b/>
                <w:sz w:val="22"/>
                <w:lang w:val="en-GB"/>
              </w:rPr>
              <w:t>Picture</w:t>
            </w:r>
          </w:p>
        </w:tc>
        <w:tc>
          <w:tcPr>
            <w:tcW w:w="0" w:type="auto"/>
            <w:tcBorders>
              <w:top w:val="nil"/>
              <w:left w:val="single" w:sz="4" w:space="0" w:color="auto"/>
              <w:bottom w:val="nil"/>
              <w:right w:val="nil"/>
            </w:tcBorders>
            <w:shd w:val="clear" w:color="auto" w:fill="auto"/>
            <w:noWrap/>
            <w:vAlign w:val="bottom"/>
            <w:hideMark/>
          </w:tcPr>
          <w:p w14:paraId="48B845B3" w14:textId="5D06FF19" w:rsidR="00C525AF" w:rsidRPr="00F94643" w:rsidRDefault="007A6E37" w:rsidP="00C525AF">
            <w:pPr>
              <w:rPr>
                <w:rFonts w:ascii="Calibri" w:eastAsia="Times New Roman" w:hAnsi="Calibri" w:cs="Times New Roman"/>
                <w:b/>
                <w:sz w:val="22"/>
                <w:lang w:val="en-GB"/>
              </w:rPr>
            </w:pPr>
            <w:r w:rsidRPr="00F94643">
              <w:rPr>
                <w:rFonts w:ascii="Calibri" w:eastAsia="Times New Roman" w:hAnsi="Calibri" w:cs="Times New Roman"/>
                <w:b/>
                <w:sz w:val="22"/>
                <w:lang w:val="en-GB"/>
              </w:rPr>
              <w:t>41</w:t>
            </w:r>
          </w:p>
        </w:tc>
        <w:tc>
          <w:tcPr>
            <w:tcW w:w="0" w:type="auto"/>
            <w:tcBorders>
              <w:top w:val="nil"/>
              <w:left w:val="single" w:sz="4" w:space="0" w:color="auto"/>
              <w:bottom w:val="nil"/>
              <w:right w:val="nil"/>
            </w:tcBorders>
            <w:shd w:val="clear" w:color="auto" w:fill="auto"/>
            <w:noWrap/>
            <w:vAlign w:val="bottom"/>
            <w:hideMark/>
          </w:tcPr>
          <w:p w14:paraId="6056BAB8" w14:textId="70753FAA" w:rsidR="00C525AF" w:rsidRPr="00F94643" w:rsidRDefault="007A6E37" w:rsidP="00C525AF">
            <w:pPr>
              <w:rPr>
                <w:rFonts w:ascii="Calibri" w:eastAsia="Times New Roman" w:hAnsi="Calibri" w:cs="Times New Roman"/>
                <w:b/>
                <w:sz w:val="22"/>
                <w:lang w:val="en-GB"/>
              </w:rPr>
            </w:pPr>
            <w:r w:rsidRPr="00F94643">
              <w:rPr>
                <w:rFonts w:ascii="Calibri" w:eastAsia="Times New Roman" w:hAnsi="Calibri" w:cs="Times New Roman"/>
                <w:b/>
                <w:sz w:val="22"/>
                <w:lang w:val="en-GB"/>
              </w:rPr>
              <w:t>42</w:t>
            </w:r>
          </w:p>
        </w:tc>
        <w:tc>
          <w:tcPr>
            <w:tcW w:w="0" w:type="auto"/>
            <w:tcBorders>
              <w:top w:val="nil"/>
              <w:left w:val="single" w:sz="4" w:space="0" w:color="auto"/>
              <w:bottom w:val="nil"/>
              <w:right w:val="nil"/>
            </w:tcBorders>
            <w:shd w:val="clear" w:color="auto" w:fill="auto"/>
            <w:noWrap/>
            <w:vAlign w:val="bottom"/>
            <w:hideMark/>
          </w:tcPr>
          <w:p w14:paraId="7A4604C0" w14:textId="09F283B5" w:rsidR="00C525AF" w:rsidRPr="00F94643" w:rsidRDefault="007A6E37" w:rsidP="00C525AF">
            <w:pPr>
              <w:rPr>
                <w:rFonts w:ascii="Calibri" w:eastAsia="Times New Roman" w:hAnsi="Calibri" w:cs="Times New Roman"/>
                <w:b/>
                <w:sz w:val="22"/>
                <w:lang w:val="en-GB"/>
              </w:rPr>
            </w:pPr>
            <w:r w:rsidRPr="00F94643">
              <w:rPr>
                <w:rFonts w:ascii="Calibri" w:eastAsia="Times New Roman" w:hAnsi="Calibri" w:cs="Times New Roman"/>
                <w:b/>
                <w:sz w:val="22"/>
                <w:lang w:val="en-GB"/>
              </w:rPr>
              <w:t>43</w:t>
            </w:r>
          </w:p>
        </w:tc>
        <w:tc>
          <w:tcPr>
            <w:tcW w:w="0" w:type="auto"/>
            <w:tcBorders>
              <w:top w:val="nil"/>
              <w:left w:val="single" w:sz="4" w:space="0" w:color="auto"/>
              <w:bottom w:val="nil"/>
              <w:right w:val="nil"/>
            </w:tcBorders>
            <w:shd w:val="clear" w:color="auto" w:fill="auto"/>
            <w:noWrap/>
            <w:vAlign w:val="bottom"/>
            <w:hideMark/>
          </w:tcPr>
          <w:p w14:paraId="6B3126C5" w14:textId="7A103ED1" w:rsidR="00C525AF" w:rsidRPr="00F94643" w:rsidRDefault="007A6E37" w:rsidP="00C525AF">
            <w:pPr>
              <w:rPr>
                <w:rFonts w:ascii="Calibri" w:eastAsia="Times New Roman" w:hAnsi="Calibri" w:cs="Times New Roman"/>
                <w:b/>
                <w:sz w:val="22"/>
                <w:lang w:val="en-GB"/>
              </w:rPr>
            </w:pPr>
            <w:r w:rsidRPr="00F94643">
              <w:rPr>
                <w:rFonts w:ascii="Calibri" w:eastAsia="Times New Roman" w:hAnsi="Calibri" w:cs="Times New Roman"/>
                <w:b/>
                <w:sz w:val="22"/>
                <w:lang w:val="en-GB"/>
              </w:rPr>
              <w:t>44</w:t>
            </w:r>
          </w:p>
        </w:tc>
        <w:tc>
          <w:tcPr>
            <w:tcW w:w="0" w:type="auto"/>
            <w:tcBorders>
              <w:top w:val="nil"/>
              <w:left w:val="single" w:sz="4" w:space="0" w:color="auto"/>
              <w:bottom w:val="nil"/>
              <w:right w:val="nil"/>
            </w:tcBorders>
            <w:shd w:val="clear" w:color="auto" w:fill="auto"/>
            <w:noWrap/>
            <w:vAlign w:val="bottom"/>
            <w:hideMark/>
          </w:tcPr>
          <w:p w14:paraId="57A9387E" w14:textId="16261CA7" w:rsidR="00C525AF" w:rsidRPr="00F94643" w:rsidRDefault="007A6E37" w:rsidP="00C525AF">
            <w:pPr>
              <w:rPr>
                <w:rFonts w:ascii="Calibri" w:eastAsia="Times New Roman" w:hAnsi="Calibri" w:cs="Times New Roman"/>
                <w:b/>
                <w:sz w:val="22"/>
                <w:lang w:val="en-GB"/>
              </w:rPr>
            </w:pPr>
            <w:r w:rsidRPr="00F94643">
              <w:rPr>
                <w:rFonts w:ascii="Calibri" w:eastAsia="Times New Roman" w:hAnsi="Calibri" w:cs="Times New Roman"/>
                <w:b/>
                <w:sz w:val="22"/>
                <w:lang w:val="en-GB"/>
              </w:rPr>
              <w:t>45</w:t>
            </w:r>
          </w:p>
        </w:tc>
        <w:tc>
          <w:tcPr>
            <w:tcW w:w="0" w:type="auto"/>
            <w:tcBorders>
              <w:top w:val="nil"/>
              <w:left w:val="single" w:sz="4" w:space="0" w:color="auto"/>
              <w:bottom w:val="nil"/>
              <w:right w:val="nil"/>
            </w:tcBorders>
            <w:shd w:val="clear" w:color="auto" w:fill="auto"/>
            <w:noWrap/>
            <w:vAlign w:val="bottom"/>
            <w:hideMark/>
          </w:tcPr>
          <w:p w14:paraId="11E92D64" w14:textId="566CC12E" w:rsidR="00C525AF" w:rsidRPr="00F94643" w:rsidRDefault="007A6E37" w:rsidP="00C525AF">
            <w:pPr>
              <w:rPr>
                <w:rFonts w:ascii="Calibri" w:eastAsia="Times New Roman" w:hAnsi="Calibri" w:cs="Times New Roman"/>
                <w:b/>
                <w:sz w:val="22"/>
                <w:lang w:val="en-GB"/>
              </w:rPr>
            </w:pPr>
            <w:r w:rsidRPr="00F94643">
              <w:rPr>
                <w:rFonts w:ascii="Calibri" w:eastAsia="Times New Roman" w:hAnsi="Calibri" w:cs="Times New Roman"/>
                <w:b/>
                <w:sz w:val="22"/>
                <w:lang w:val="en-GB"/>
              </w:rPr>
              <w:t>46</w:t>
            </w:r>
          </w:p>
        </w:tc>
        <w:tc>
          <w:tcPr>
            <w:tcW w:w="0" w:type="auto"/>
            <w:tcBorders>
              <w:top w:val="nil"/>
              <w:left w:val="single" w:sz="4" w:space="0" w:color="auto"/>
              <w:bottom w:val="nil"/>
              <w:right w:val="single" w:sz="4" w:space="0" w:color="auto"/>
            </w:tcBorders>
            <w:shd w:val="clear" w:color="auto" w:fill="auto"/>
            <w:noWrap/>
            <w:vAlign w:val="bottom"/>
            <w:hideMark/>
          </w:tcPr>
          <w:p w14:paraId="397F1338" w14:textId="067C09B7" w:rsidR="00C525AF" w:rsidRPr="00F94643" w:rsidRDefault="007A6E37" w:rsidP="00C525AF">
            <w:pPr>
              <w:rPr>
                <w:rFonts w:ascii="Calibri" w:eastAsia="Times New Roman" w:hAnsi="Calibri" w:cs="Times New Roman"/>
                <w:b/>
                <w:sz w:val="22"/>
                <w:lang w:val="en-GB"/>
              </w:rPr>
            </w:pPr>
            <w:r w:rsidRPr="00F94643">
              <w:rPr>
                <w:rFonts w:ascii="Calibri" w:eastAsia="Times New Roman" w:hAnsi="Calibri" w:cs="Times New Roman"/>
                <w:b/>
                <w:sz w:val="22"/>
                <w:lang w:val="en-GB"/>
              </w:rPr>
              <w:t>47</w:t>
            </w:r>
          </w:p>
        </w:tc>
      </w:tr>
      <w:tr w:rsidR="00C525AF" w:rsidRPr="00F94643" w14:paraId="4C5084ED" w14:textId="77777777" w:rsidTr="00C525AF">
        <w:trPr>
          <w:trHeight w:val="300"/>
        </w:trPr>
        <w:tc>
          <w:tcPr>
            <w:tcW w:w="0" w:type="auto"/>
            <w:tcBorders>
              <w:top w:val="nil"/>
              <w:left w:val="nil"/>
              <w:bottom w:val="nil"/>
              <w:right w:val="nil"/>
            </w:tcBorders>
            <w:shd w:val="clear" w:color="auto" w:fill="auto"/>
            <w:noWrap/>
            <w:vAlign w:val="bottom"/>
            <w:hideMark/>
          </w:tcPr>
          <w:p w14:paraId="3C000B6B" w14:textId="77777777" w:rsidR="00C525AF" w:rsidRPr="00F94643" w:rsidRDefault="00C525AF" w:rsidP="00C525AF">
            <w:pPr>
              <w:rPr>
                <w:rFonts w:ascii="Calibri" w:eastAsia="Times New Roman" w:hAnsi="Calibri" w:cs="Times New Roman"/>
                <w:b/>
                <w:sz w:val="22"/>
                <w:lang w:val="en-GB"/>
              </w:rPr>
            </w:pPr>
          </w:p>
        </w:tc>
        <w:tc>
          <w:tcPr>
            <w:tcW w:w="0" w:type="auto"/>
            <w:tcBorders>
              <w:top w:val="nil"/>
              <w:left w:val="single" w:sz="4" w:space="0" w:color="auto"/>
              <w:bottom w:val="nil"/>
              <w:right w:val="nil"/>
            </w:tcBorders>
            <w:shd w:val="clear" w:color="auto" w:fill="auto"/>
            <w:noWrap/>
            <w:vAlign w:val="bottom"/>
            <w:hideMark/>
          </w:tcPr>
          <w:p w14:paraId="68C2E3CE" w14:textId="77777777" w:rsidR="00C525AF" w:rsidRPr="00F94643" w:rsidRDefault="00C525AF" w:rsidP="00C525AF">
            <w:pPr>
              <w:rPr>
                <w:rFonts w:ascii="Calibri" w:eastAsia="Times New Roman" w:hAnsi="Calibri" w:cs="Times New Roman"/>
                <w:sz w:val="22"/>
                <w:lang w:val="en-GB"/>
              </w:rPr>
            </w:pPr>
            <w:r w:rsidRPr="00F9464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17AA512C" w14:textId="77777777" w:rsidR="00C525AF" w:rsidRPr="00F94643" w:rsidRDefault="00C525AF" w:rsidP="00C525AF">
            <w:pPr>
              <w:rPr>
                <w:rFonts w:ascii="Calibri" w:eastAsia="Times New Roman" w:hAnsi="Calibri" w:cs="Times New Roman"/>
                <w:sz w:val="22"/>
                <w:lang w:val="en-GB"/>
              </w:rPr>
            </w:pPr>
            <w:r w:rsidRPr="00F9464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7BF8B7B5" w14:textId="77777777" w:rsidR="00C525AF" w:rsidRPr="00F94643" w:rsidRDefault="00C525AF" w:rsidP="00C525AF">
            <w:pPr>
              <w:rPr>
                <w:rFonts w:ascii="Calibri" w:eastAsia="Times New Roman" w:hAnsi="Calibri" w:cs="Times New Roman"/>
                <w:sz w:val="22"/>
                <w:lang w:val="en-GB"/>
              </w:rPr>
            </w:pPr>
            <w:r w:rsidRPr="00F9464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FAC99D6" w14:textId="77777777" w:rsidR="00C525AF" w:rsidRPr="00F94643" w:rsidRDefault="00C525AF" w:rsidP="00C525AF">
            <w:pPr>
              <w:rPr>
                <w:rFonts w:ascii="Calibri" w:eastAsia="Times New Roman" w:hAnsi="Calibri" w:cs="Times New Roman"/>
                <w:sz w:val="22"/>
                <w:lang w:val="en-GB"/>
              </w:rPr>
            </w:pPr>
            <w:r w:rsidRPr="00F9464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6B965C9D" w14:textId="77777777" w:rsidR="00C525AF" w:rsidRPr="00F94643" w:rsidRDefault="00C525AF" w:rsidP="00C525AF">
            <w:pPr>
              <w:rPr>
                <w:rFonts w:ascii="Calibri" w:eastAsia="Times New Roman" w:hAnsi="Calibri" w:cs="Times New Roman"/>
                <w:sz w:val="22"/>
                <w:lang w:val="en-GB"/>
              </w:rPr>
            </w:pPr>
            <w:r w:rsidRPr="00F9464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26BE3E2" w14:textId="77777777" w:rsidR="00C525AF" w:rsidRPr="00F94643" w:rsidRDefault="00C525AF" w:rsidP="00C525AF">
            <w:pPr>
              <w:rPr>
                <w:rFonts w:ascii="Calibri" w:eastAsia="Times New Roman" w:hAnsi="Calibri" w:cs="Times New Roman"/>
                <w:sz w:val="22"/>
                <w:lang w:val="en-GB"/>
              </w:rPr>
            </w:pPr>
            <w:r w:rsidRPr="00F94643">
              <w:rPr>
                <w:rFonts w:ascii="Calibri" w:eastAsia="Times New Roman" w:hAnsi="Calibri" w:cs="Times New Roman"/>
                <w:sz w:val="22"/>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011F77F" w14:textId="77777777" w:rsidR="00C525AF" w:rsidRPr="00F94643" w:rsidRDefault="00C525AF" w:rsidP="00C525AF">
            <w:pPr>
              <w:rPr>
                <w:rFonts w:ascii="Calibri" w:eastAsia="Times New Roman" w:hAnsi="Calibri" w:cs="Times New Roman"/>
                <w:sz w:val="22"/>
                <w:lang w:val="en-GB"/>
              </w:rPr>
            </w:pPr>
            <w:r w:rsidRPr="00F94643">
              <w:rPr>
                <w:rFonts w:ascii="Calibri" w:eastAsia="Times New Roman" w:hAnsi="Calibri" w:cs="Times New Roman"/>
                <w:sz w:val="22"/>
                <w:lang w:val="en-GB"/>
              </w:rPr>
              <w:t> </w:t>
            </w:r>
          </w:p>
        </w:tc>
      </w:tr>
      <w:tr w:rsidR="00C525AF" w:rsidRPr="00F94643" w14:paraId="436B5F1B" w14:textId="77777777" w:rsidTr="00C525AF">
        <w:trPr>
          <w:trHeight w:val="300"/>
        </w:trPr>
        <w:tc>
          <w:tcPr>
            <w:tcW w:w="0" w:type="auto"/>
            <w:tcBorders>
              <w:top w:val="nil"/>
              <w:left w:val="nil"/>
              <w:bottom w:val="nil"/>
              <w:right w:val="nil"/>
            </w:tcBorders>
            <w:shd w:val="clear" w:color="auto" w:fill="auto"/>
            <w:noWrap/>
            <w:vAlign w:val="bottom"/>
            <w:hideMark/>
          </w:tcPr>
          <w:p w14:paraId="48085501" w14:textId="77777777" w:rsidR="00C525AF" w:rsidRPr="00F94643" w:rsidRDefault="00C525AF" w:rsidP="00C525AF">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02B1D944" w14:textId="77777777" w:rsidR="00C525AF" w:rsidRPr="00F94643" w:rsidRDefault="00C525AF" w:rsidP="00C525AF">
            <w:pPr>
              <w:rPr>
                <w:rFonts w:ascii="Calibri" w:eastAsia="Times New Roman" w:hAnsi="Calibri" w:cs="Times New Roman"/>
                <w:sz w:val="22"/>
                <w:lang w:val="en-GB"/>
              </w:rPr>
            </w:pPr>
            <w:r w:rsidRPr="00F9464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7BE8A745" w14:textId="77777777" w:rsidR="00C525AF" w:rsidRPr="00F94643" w:rsidRDefault="00C525AF" w:rsidP="00C525AF">
            <w:pPr>
              <w:rPr>
                <w:rFonts w:ascii="Calibri" w:eastAsia="Times New Roman" w:hAnsi="Calibri" w:cs="Times New Roman"/>
                <w:sz w:val="22"/>
                <w:lang w:val="en-GB"/>
              </w:rPr>
            </w:pPr>
            <w:r w:rsidRPr="00F9464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2765EA4C" w14:textId="77777777" w:rsidR="00C525AF" w:rsidRPr="00F94643" w:rsidRDefault="00C525AF" w:rsidP="00C525AF">
            <w:pPr>
              <w:rPr>
                <w:rFonts w:ascii="Calibri" w:eastAsia="Times New Roman" w:hAnsi="Calibri" w:cs="Times New Roman"/>
                <w:sz w:val="22"/>
                <w:lang w:val="en-GB"/>
              </w:rPr>
            </w:pPr>
            <w:r w:rsidRPr="00F9464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BDA2321" w14:textId="77777777" w:rsidR="00C525AF" w:rsidRPr="00F94643" w:rsidRDefault="00C525AF" w:rsidP="00C525AF">
            <w:pPr>
              <w:rPr>
                <w:rFonts w:ascii="Calibri" w:eastAsia="Times New Roman" w:hAnsi="Calibri" w:cs="Times New Roman"/>
                <w:sz w:val="22"/>
                <w:lang w:val="en-GB"/>
              </w:rPr>
            </w:pPr>
            <w:r w:rsidRPr="00F9464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4A826156" w14:textId="77777777" w:rsidR="00C525AF" w:rsidRPr="00F94643" w:rsidRDefault="00C525AF" w:rsidP="00C525AF">
            <w:pPr>
              <w:rPr>
                <w:rFonts w:ascii="Calibri" w:eastAsia="Times New Roman" w:hAnsi="Calibri" w:cs="Times New Roman"/>
                <w:sz w:val="22"/>
                <w:lang w:val="en-GB"/>
              </w:rPr>
            </w:pPr>
            <w:r w:rsidRPr="00F9464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6DCEA80" w14:textId="77777777" w:rsidR="00C525AF" w:rsidRPr="00F94643" w:rsidRDefault="00C525AF" w:rsidP="00C525AF">
            <w:pPr>
              <w:rPr>
                <w:rFonts w:ascii="Calibri" w:eastAsia="Times New Roman" w:hAnsi="Calibri" w:cs="Times New Roman"/>
                <w:sz w:val="22"/>
                <w:lang w:val="en-GB"/>
              </w:rPr>
            </w:pPr>
            <w:r w:rsidRPr="00F94643">
              <w:rPr>
                <w:rFonts w:ascii="Calibri" w:eastAsia="Times New Roman" w:hAnsi="Calibri" w:cs="Times New Roman"/>
                <w:sz w:val="22"/>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641CE433" w14:textId="77777777" w:rsidR="00C525AF" w:rsidRPr="00F94643" w:rsidRDefault="00C525AF" w:rsidP="00C525AF">
            <w:pPr>
              <w:rPr>
                <w:rFonts w:ascii="Calibri" w:eastAsia="Times New Roman" w:hAnsi="Calibri" w:cs="Times New Roman"/>
                <w:sz w:val="22"/>
                <w:lang w:val="en-GB"/>
              </w:rPr>
            </w:pPr>
            <w:r w:rsidRPr="00F94643">
              <w:rPr>
                <w:rFonts w:ascii="Calibri" w:eastAsia="Times New Roman" w:hAnsi="Calibri" w:cs="Times New Roman"/>
                <w:sz w:val="22"/>
                <w:lang w:val="en-GB"/>
              </w:rPr>
              <w:t> </w:t>
            </w:r>
          </w:p>
        </w:tc>
      </w:tr>
      <w:tr w:rsidR="00C525AF" w:rsidRPr="00F94643" w14:paraId="678DFCC3" w14:textId="77777777" w:rsidTr="00C525AF">
        <w:trPr>
          <w:trHeight w:val="300"/>
        </w:trPr>
        <w:tc>
          <w:tcPr>
            <w:tcW w:w="0" w:type="auto"/>
            <w:tcBorders>
              <w:top w:val="nil"/>
              <w:left w:val="nil"/>
              <w:bottom w:val="nil"/>
              <w:right w:val="nil"/>
            </w:tcBorders>
            <w:shd w:val="clear" w:color="auto" w:fill="auto"/>
            <w:noWrap/>
            <w:vAlign w:val="bottom"/>
            <w:hideMark/>
          </w:tcPr>
          <w:p w14:paraId="092C5BD7" w14:textId="77777777" w:rsidR="00C525AF" w:rsidRPr="00F94643" w:rsidRDefault="00C525AF" w:rsidP="00C525AF">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05CBF018" w14:textId="77777777" w:rsidR="00C525AF" w:rsidRPr="00F94643" w:rsidRDefault="00C525AF" w:rsidP="00C525AF">
            <w:pPr>
              <w:rPr>
                <w:rFonts w:ascii="Calibri" w:eastAsia="Times New Roman" w:hAnsi="Calibri" w:cs="Times New Roman"/>
                <w:sz w:val="22"/>
                <w:lang w:val="en-GB"/>
              </w:rPr>
            </w:pPr>
            <w:r w:rsidRPr="00F9464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7BC689E7" w14:textId="77777777" w:rsidR="00C525AF" w:rsidRPr="00F94643" w:rsidRDefault="00C525AF" w:rsidP="00C525AF">
            <w:pPr>
              <w:rPr>
                <w:rFonts w:ascii="Calibri" w:eastAsia="Times New Roman" w:hAnsi="Calibri" w:cs="Times New Roman"/>
                <w:sz w:val="22"/>
                <w:lang w:val="en-GB"/>
              </w:rPr>
            </w:pPr>
            <w:r w:rsidRPr="00F94643">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0AA5642C" w14:textId="77777777" w:rsidR="00C525AF" w:rsidRPr="00F94643" w:rsidRDefault="00C525AF" w:rsidP="00C525AF">
            <w:pPr>
              <w:rPr>
                <w:rFonts w:ascii="Calibri" w:eastAsia="Times New Roman" w:hAnsi="Calibri" w:cs="Times New Roman"/>
                <w:sz w:val="22"/>
                <w:lang w:val="en-GB"/>
              </w:rPr>
            </w:pPr>
            <w:r w:rsidRPr="00F94643">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0600AC34" w14:textId="77777777" w:rsidR="00C525AF" w:rsidRPr="00F94643" w:rsidRDefault="00C525AF" w:rsidP="00C525AF">
            <w:pPr>
              <w:rPr>
                <w:rFonts w:ascii="Calibri" w:eastAsia="Times New Roman" w:hAnsi="Calibri" w:cs="Times New Roman"/>
                <w:sz w:val="22"/>
                <w:lang w:val="en-GB"/>
              </w:rPr>
            </w:pPr>
            <w:r w:rsidRPr="00F94643">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62DAED8D" w14:textId="77777777" w:rsidR="00C525AF" w:rsidRPr="00F94643" w:rsidRDefault="00C525AF" w:rsidP="00C525AF">
            <w:pPr>
              <w:rPr>
                <w:rFonts w:ascii="Calibri" w:eastAsia="Times New Roman" w:hAnsi="Calibri" w:cs="Times New Roman"/>
                <w:sz w:val="22"/>
                <w:lang w:val="en-GB"/>
              </w:rPr>
            </w:pPr>
            <w:r w:rsidRPr="00F94643">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03D82FF0" w14:textId="77777777" w:rsidR="00C525AF" w:rsidRPr="00F94643" w:rsidRDefault="00C525AF" w:rsidP="00C525AF">
            <w:pPr>
              <w:rPr>
                <w:rFonts w:ascii="Calibri" w:eastAsia="Times New Roman" w:hAnsi="Calibri" w:cs="Times New Roman"/>
                <w:sz w:val="22"/>
                <w:lang w:val="en-GB"/>
              </w:rPr>
            </w:pPr>
            <w:r w:rsidRPr="00F94643">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B3CB61" w14:textId="77777777" w:rsidR="00C525AF" w:rsidRPr="00F94643" w:rsidRDefault="00C525AF" w:rsidP="00C525AF">
            <w:pPr>
              <w:rPr>
                <w:rFonts w:ascii="Calibri" w:eastAsia="Times New Roman" w:hAnsi="Calibri" w:cs="Times New Roman"/>
                <w:sz w:val="22"/>
                <w:lang w:val="en-GB"/>
              </w:rPr>
            </w:pPr>
            <w:r w:rsidRPr="00F94643">
              <w:rPr>
                <w:rFonts w:ascii="Calibri" w:eastAsia="Times New Roman" w:hAnsi="Calibri" w:cs="Times New Roman"/>
                <w:sz w:val="22"/>
                <w:lang w:val="en-GB"/>
              </w:rPr>
              <w:t> </w:t>
            </w:r>
          </w:p>
        </w:tc>
      </w:tr>
      <w:tr w:rsidR="00C525AF" w:rsidRPr="00F94643" w14:paraId="4F9021E2" w14:textId="77777777" w:rsidTr="00C525AF">
        <w:trPr>
          <w:trHeight w:val="300"/>
        </w:trPr>
        <w:tc>
          <w:tcPr>
            <w:tcW w:w="0" w:type="auto"/>
            <w:tcBorders>
              <w:top w:val="nil"/>
              <w:left w:val="nil"/>
              <w:bottom w:val="nil"/>
              <w:right w:val="nil"/>
            </w:tcBorders>
            <w:shd w:val="clear" w:color="auto" w:fill="auto"/>
            <w:noWrap/>
            <w:vAlign w:val="bottom"/>
            <w:hideMark/>
          </w:tcPr>
          <w:p w14:paraId="4D26AB57" w14:textId="77777777" w:rsidR="00C525AF" w:rsidRPr="00F94643" w:rsidRDefault="00C525AF" w:rsidP="00C525AF">
            <w:pPr>
              <w:rPr>
                <w:rFonts w:ascii="Calibri" w:eastAsia="Times New Roman" w:hAnsi="Calibri" w:cs="Times New Roman"/>
                <w:sz w:val="22"/>
                <w:szCs w:val="20"/>
                <w:lang w:val="en-GB"/>
              </w:rPr>
            </w:pPr>
          </w:p>
        </w:tc>
        <w:tc>
          <w:tcPr>
            <w:tcW w:w="0" w:type="auto"/>
            <w:tcBorders>
              <w:top w:val="nil"/>
              <w:left w:val="nil"/>
              <w:bottom w:val="nil"/>
              <w:right w:val="nil"/>
            </w:tcBorders>
            <w:shd w:val="clear" w:color="auto" w:fill="auto"/>
            <w:noWrap/>
            <w:vAlign w:val="bottom"/>
            <w:hideMark/>
          </w:tcPr>
          <w:p w14:paraId="5F881506" w14:textId="77777777" w:rsidR="00C525AF" w:rsidRPr="00F94643" w:rsidRDefault="00C525AF" w:rsidP="00C525AF">
            <w:pPr>
              <w:rPr>
                <w:rFonts w:ascii="Calibri" w:eastAsia="Times New Roman" w:hAnsi="Calibri" w:cs="Times New Roman"/>
                <w:sz w:val="22"/>
                <w:szCs w:val="20"/>
                <w:lang w:val="en-GB"/>
              </w:rPr>
            </w:pPr>
          </w:p>
        </w:tc>
        <w:tc>
          <w:tcPr>
            <w:tcW w:w="0" w:type="auto"/>
            <w:tcBorders>
              <w:top w:val="nil"/>
              <w:left w:val="nil"/>
              <w:bottom w:val="nil"/>
              <w:right w:val="single" w:sz="4" w:space="0" w:color="auto"/>
            </w:tcBorders>
            <w:shd w:val="clear" w:color="auto" w:fill="auto"/>
            <w:noWrap/>
            <w:vAlign w:val="bottom"/>
            <w:hideMark/>
          </w:tcPr>
          <w:p w14:paraId="029B8104" w14:textId="77777777" w:rsidR="00C525AF" w:rsidRPr="00F94643" w:rsidRDefault="00C525AF" w:rsidP="00C525AF">
            <w:pPr>
              <w:rPr>
                <w:rFonts w:ascii="Calibri" w:eastAsia="Times New Roman" w:hAnsi="Calibri" w:cs="Times New Roman"/>
                <w:sz w:val="22"/>
                <w:szCs w:val="20"/>
                <w:lang w:val="en-GB"/>
              </w:rPr>
            </w:pPr>
          </w:p>
        </w:tc>
        <w:tc>
          <w:tcPr>
            <w:tcW w:w="0" w:type="auto"/>
            <w:tcBorders>
              <w:top w:val="single" w:sz="4" w:space="0" w:color="auto"/>
              <w:left w:val="single" w:sz="4" w:space="0" w:color="auto"/>
              <w:bottom w:val="nil"/>
            </w:tcBorders>
            <w:shd w:val="clear" w:color="auto" w:fill="auto"/>
            <w:noWrap/>
            <w:vAlign w:val="bottom"/>
            <w:hideMark/>
          </w:tcPr>
          <w:p w14:paraId="22B13745" w14:textId="7F80499E" w:rsidR="00C525AF" w:rsidRPr="00F94643" w:rsidRDefault="00C525AF" w:rsidP="00C525AF">
            <w:pPr>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1:</w:t>
            </w:r>
            <w:r w:rsidRPr="00F94643">
              <w:rPr>
                <w:rFonts w:ascii="Calibri" w:eastAsia="Times New Roman" w:hAnsi="Calibri" w:cs="Times New Roman"/>
                <w:i/>
                <w:sz w:val="22"/>
                <w:szCs w:val="20"/>
                <w:lang w:val="en-GB"/>
              </w:rPr>
              <w:t>Parvisepalum</w:t>
            </w:r>
          </w:p>
        </w:tc>
        <w:tc>
          <w:tcPr>
            <w:tcW w:w="0" w:type="auto"/>
            <w:tcBorders>
              <w:top w:val="single" w:sz="4" w:space="0" w:color="auto"/>
              <w:bottom w:val="nil"/>
            </w:tcBorders>
            <w:shd w:val="clear" w:color="auto" w:fill="auto"/>
            <w:noWrap/>
            <w:vAlign w:val="bottom"/>
          </w:tcPr>
          <w:p w14:paraId="03A20A1E" w14:textId="77953392" w:rsidR="00C525AF" w:rsidRPr="00F94643" w:rsidRDefault="00C525AF" w:rsidP="00C525AF">
            <w:pPr>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2:</w:t>
            </w:r>
            <w:r w:rsidRPr="00F94643">
              <w:rPr>
                <w:rFonts w:ascii="Calibri" w:eastAsia="Times New Roman" w:hAnsi="Calibri" w:cs="Times New Roman"/>
                <w:i/>
                <w:sz w:val="22"/>
                <w:szCs w:val="20"/>
                <w:lang w:val="en-GB"/>
              </w:rPr>
              <w:t>Pardalopetalum</w:t>
            </w:r>
          </w:p>
        </w:tc>
        <w:tc>
          <w:tcPr>
            <w:tcW w:w="0" w:type="auto"/>
            <w:tcBorders>
              <w:top w:val="nil"/>
              <w:left w:val="nil"/>
              <w:bottom w:val="nil"/>
            </w:tcBorders>
            <w:shd w:val="clear" w:color="auto" w:fill="auto"/>
            <w:noWrap/>
            <w:vAlign w:val="bottom"/>
          </w:tcPr>
          <w:p w14:paraId="7A6AE647" w14:textId="31E86DF0" w:rsidR="00C525AF" w:rsidRPr="00F94643" w:rsidRDefault="00C525AF" w:rsidP="00C525AF">
            <w:pPr>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3:</w:t>
            </w:r>
            <w:r w:rsidRPr="00F94643">
              <w:rPr>
                <w:rFonts w:ascii="Calibri" w:eastAsia="Times New Roman" w:hAnsi="Calibri" w:cs="Times New Roman"/>
                <w:i/>
                <w:sz w:val="22"/>
                <w:szCs w:val="20"/>
                <w:lang w:val="en-GB"/>
              </w:rPr>
              <w:t>Paphiopedilum</w:t>
            </w:r>
          </w:p>
        </w:tc>
        <w:tc>
          <w:tcPr>
            <w:tcW w:w="0" w:type="auto"/>
            <w:tcBorders>
              <w:top w:val="single" w:sz="4" w:space="0" w:color="auto"/>
              <w:bottom w:val="nil"/>
            </w:tcBorders>
            <w:shd w:val="clear" w:color="auto" w:fill="auto"/>
            <w:noWrap/>
            <w:vAlign w:val="bottom"/>
          </w:tcPr>
          <w:p w14:paraId="721139A3" w14:textId="3CCE5A71" w:rsidR="00C525AF" w:rsidRPr="00F94643" w:rsidRDefault="00C525AF" w:rsidP="00C525AF">
            <w:pPr>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4:</w:t>
            </w:r>
            <w:r w:rsidRPr="00F94643">
              <w:rPr>
                <w:rFonts w:ascii="Calibri" w:eastAsia="Times New Roman" w:hAnsi="Calibri" w:cs="Times New Roman"/>
                <w:i/>
                <w:sz w:val="22"/>
                <w:szCs w:val="20"/>
                <w:lang w:val="en-GB"/>
              </w:rPr>
              <w:t>Coryopedilum</w:t>
            </w:r>
          </w:p>
        </w:tc>
        <w:tc>
          <w:tcPr>
            <w:tcW w:w="0" w:type="auto"/>
            <w:tcBorders>
              <w:top w:val="nil"/>
              <w:left w:val="nil"/>
              <w:bottom w:val="nil"/>
              <w:right w:val="single" w:sz="4" w:space="0" w:color="auto"/>
            </w:tcBorders>
            <w:shd w:val="clear" w:color="auto" w:fill="auto"/>
            <w:noWrap/>
            <w:vAlign w:val="bottom"/>
          </w:tcPr>
          <w:p w14:paraId="19DD0832" w14:textId="6DD31F35" w:rsidR="00C525AF" w:rsidRPr="00F94643" w:rsidRDefault="00C525AF" w:rsidP="00C525AF">
            <w:pPr>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 xml:space="preserve">5: </w:t>
            </w:r>
            <w:proofErr w:type="spellStart"/>
            <w:r w:rsidRPr="00F94643">
              <w:rPr>
                <w:rFonts w:ascii="Calibri" w:eastAsia="Times New Roman" w:hAnsi="Calibri" w:cs="Times New Roman"/>
                <w:i/>
                <w:sz w:val="22"/>
                <w:szCs w:val="20"/>
                <w:lang w:val="en-GB"/>
              </w:rPr>
              <w:t>Cochlopetalum</w:t>
            </w:r>
            <w:proofErr w:type="spellEnd"/>
          </w:p>
        </w:tc>
      </w:tr>
      <w:tr w:rsidR="00C525AF" w:rsidRPr="00F94643" w14:paraId="5837D5CA" w14:textId="77777777" w:rsidTr="00C525AF">
        <w:trPr>
          <w:trHeight w:val="300"/>
        </w:trPr>
        <w:tc>
          <w:tcPr>
            <w:tcW w:w="0" w:type="auto"/>
            <w:tcBorders>
              <w:top w:val="nil"/>
              <w:left w:val="nil"/>
              <w:bottom w:val="nil"/>
              <w:right w:val="nil"/>
            </w:tcBorders>
            <w:shd w:val="clear" w:color="auto" w:fill="auto"/>
            <w:noWrap/>
            <w:vAlign w:val="bottom"/>
            <w:hideMark/>
          </w:tcPr>
          <w:p w14:paraId="6770AC06" w14:textId="77777777" w:rsidR="00C525AF" w:rsidRPr="00F94643" w:rsidRDefault="00C525AF" w:rsidP="00C525AF">
            <w:pPr>
              <w:rPr>
                <w:rFonts w:ascii="Calibri" w:eastAsia="Times New Roman" w:hAnsi="Calibri" w:cs="Times New Roman"/>
                <w:sz w:val="22"/>
                <w:szCs w:val="20"/>
                <w:lang w:val="en-GB"/>
              </w:rPr>
            </w:pPr>
          </w:p>
        </w:tc>
        <w:tc>
          <w:tcPr>
            <w:tcW w:w="0" w:type="auto"/>
            <w:tcBorders>
              <w:top w:val="nil"/>
              <w:left w:val="nil"/>
              <w:bottom w:val="nil"/>
              <w:right w:val="nil"/>
            </w:tcBorders>
            <w:shd w:val="clear" w:color="auto" w:fill="auto"/>
            <w:noWrap/>
            <w:vAlign w:val="bottom"/>
            <w:hideMark/>
          </w:tcPr>
          <w:p w14:paraId="6884429C" w14:textId="77777777" w:rsidR="00C525AF" w:rsidRPr="00F94643" w:rsidRDefault="00C525AF" w:rsidP="00C525AF">
            <w:pPr>
              <w:rPr>
                <w:rFonts w:ascii="Calibri" w:eastAsia="Times New Roman" w:hAnsi="Calibri" w:cs="Times New Roman"/>
                <w:sz w:val="22"/>
                <w:szCs w:val="20"/>
                <w:lang w:val="en-GB"/>
              </w:rPr>
            </w:pPr>
          </w:p>
        </w:tc>
        <w:tc>
          <w:tcPr>
            <w:tcW w:w="0" w:type="auto"/>
            <w:tcBorders>
              <w:top w:val="nil"/>
              <w:left w:val="nil"/>
              <w:bottom w:val="nil"/>
              <w:right w:val="single" w:sz="4" w:space="0" w:color="auto"/>
            </w:tcBorders>
            <w:shd w:val="clear" w:color="auto" w:fill="auto"/>
            <w:noWrap/>
            <w:vAlign w:val="bottom"/>
            <w:hideMark/>
          </w:tcPr>
          <w:p w14:paraId="34FC521C" w14:textId="77777777" w:rsidR="00C525AF" w:rsidRPr="00F94643" w:rsidRDefault="00C525AF" w:rsidP="00C525AF">
            <w:pPr>
              <w:rPr>
                <w:rFonts w:ascii="Calibri" w:eastAsia="Times New Roman" w:hAnsi="Calibri" w:cs="Times New Roman"/>
                <w:sz w:val="22"/>
                <w:szCs w:val="20"/>
                <w:lang w:val="en-GB"/>
              </w:rPr>
            </w:pPr>
          </w:p>
        </w:tc>
        <w:tc>
          <w:tcPr>
            <w:tcW w:w="0" w:type="auto"/>
            <w:tcBorders>
              <w:top w:val="nil"/>
              <w:left w:val="single" w:sz="4" w:space="0" w:color="auto"/>
              <w:bottom w:val="nil"/>
            </w:tcBorders>
            <w:shd w:val="clear" w:color="auto" w:fill="auto"/>
            <w:noWrap/>
            <w:vAlign w:val="bottom"/>
            <w:hideMark/>
          </w:tcPr>
          <w:p w14:paraId="4EE6C42D" w14:textId="6ABC5DC4" w:rsidR="00C525AF" w:rsidRPr="00F94643" w:rsidRDefault="00C525AF" w:rsidP="00C525AF">
            <w:pPr>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6:</w:t>
            </w:r>
            <w:r w:rsidRPr="00F94643">
              <w:rPr>
                <w:rFonts w:ascii="Calibri" w:eastAsia="Times New Roman" w:hAnsi="Calibri" w:cs="Times New Roman"/>
                <w:i/>
                <w:sz w:val="22"/>
                <w:szCs w:val="20"/>
                <w:lang w:val="en-GB"/>
              </w:rPr>
              <w:t>Brachypetalum</w:t>
            </w:r>
          </w:p>
        </w:tc>
        <w:tc>
          <w:tcPr>
            <w:tcW w:w="0" w:type="auto"/>
            <w:tcBorders>
              <w:top w:val="nil"/>
              <w:bottom w:val="nil"/>
            </w:tcBorders>
            <w:shd w:val="clear" w:color="auto" w:fill="auto"/>
            <w:noWrap/>
            <w:vAlign w:val="bottom"/>
          </w:tcPr>
          <w:p w14:paraId="0600E18C" w14:textId="31DFBDA7" w:rsidR="00C525AF" w:rsidRPr="00F94643" w:rsidRDefault="00C525AF" w:rsidP="00C525AF">
            <w:pPr>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7:</w:t>
            </w:r>
            <w:r w:rsidRPr="00F94643">
              <w:rPr>
                <w:rFonts w:ascii="Calibri" w:eastAsia="Times New Roman" w:hAnsi="Calibri" w:cs="Times New Roman"/>
                <w:i/>
                <w:sz w:val="22"/>
                <w:szCs w:val="20"/>
                <w:lang w:val="en-GB"/>
              </w:rPr>
              <w:t>Barbata</w:t>
            </w:r>
          </w:p>
        </w:tc>
        <w:tc>
          <w:tcPr>
            <w:tcW w:w="0" w:type="auto"/>
            <w:tcBorders>
              <w:top w:val="nil"/>
              <w:left w:val="nil"/>
              <w:bottom w:val="nil"/>
            </w:tcBorders>
            <w:shd w:val="clear" w:color="auto" w:fill="auto"/>
            <w:noWrap/>
            <w:vAlign w:val="bottom"/>
          </w:tcPr>
          <w:p w14:paraId="6AD95A40" w14:textId="129AFDF1" w:rsidR="00C525AF" w:rsidRPr="00F94643" w:rsidRDefault="00C525AF" w:rsidP="00C525AF">
            <w:pPr>
              <w:rPr>
                <w:rFonts w:ascii="Calibri" w:eastAsia="Times New Roman" w:hAnsi="Calibri" w:cs="Times New Roman"/>
                <w:sz w:val="22"/>
                <w:szCs w:val="20"/>
                <w:lang w:val="en-GB"/>
              </w:rPr>
            </w:pPr>
          </w:p>
        </w:tc>
        <w:tc>
          <w:tcPr>
            <w:tcW w:w="0" w:type="auto"/>
            <w:tcBorders>
              <w:top w:val="nil"/>
              <w:bottom w:val="nil"/>
            </w:tcBorders>
            <w:shd w:val="clear" w:color="auto" w:fill="auto"/>
            <w:noWrap/>
            <w:vAlign w:val="bottom"/>
          </w:tcPr>
          <w:p w14:paraId="2F683167" w14:textId="315E882D" w:rsidR="00C525AF" w:rsidRPr="00F94643" w:rsidRDefault="00C525AF" w:rsidP="00C525AF">
            <w:pPr>
              <w:rPr>
                <w:rFonts w:ascii="Calibri" w:eastAsia="Times New Roman" w:hAnsi="Calibri" w:cs="Times New Roman"/>
                <w:sz w:val="22"/>
                <w:szCs w:val="20"/>
                <w:lang w:val="en-GB"/>
              </w:rPr>
            </w:pPr>
          </w:p>
        </w:tc>
        <w:tc>
          <w:tcPr>
            <w:tcW w:w="0" w:type="auto"/>
            <w:tcBorders>
              <w:top w:val="nil"/>
              <w:left w:val="nil"/>
              <w:bottom w:val="nil"/>
              <w:right w:val="single" w:sz="4" w:space="0" w:color="auto"/>
            </w:tcBorders>
            <w:shd w:val="clear" w:color="auto" w:fill="auto"/>
            <w:noWrap/>
            <w:vAlign w:val="bottom"/>
            <w:hideMark/>
          </w:tcPr>
          <w:p w14:paraId="4B3C027A" w14:textId="77777777" w:rsidR="00C525AF" w:rsidRPr="00F94643" w:rsidRDefault="00C525AF" w:rsidP="00C525AF">
            <w:pPr>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 </w:t>
            </w:r>
          </w:p>
        </w:tc>
      </w:tr>
      <w:tr w:rsidR="00C525AF" w:rsidRPr="00F94643" w14:paraId="46E6F706" w14:textId="77777777" w:rsidTr="00C525AF">
        <w:trPr>
          <w:trHeight w:val="300"/>
        </w:trPr>
        <w:tc>
          <w:tcPr>
            <w:tcW w:w="0" w:type="auto"/>
            <w:tcBorders>
              <w:top w:val="nil"/>
              <w:left w:val="nil"/>
              <w:bottom w:val="nil"/>
              <w:right w:val="nil"/>
            </w:tcBorders>
            <w:shd w:val="clear" w:color="auto" w:fill="auto"/>
            <w:noWrap/>
            <w:vAlign w:val="bottom"/>
            <w:hideMark/>
          </w:tcPr>
          <w:p w14:paraId="71118D8E" w14:textId="77777777" w:rsidR="00C525AF" w:rsidRPr="00F94643" w:rsidRDefault="00C525AF" w:rsidP="00C525AF">
            <w:pPr>
              <w:rPr>
                <w:rFonts w:ascii="Calibri" w:eastAsia="Times New Roman" w:hAnsi="Calibri" w:cs="Times New Roman"/>
                <w:sz w:val="22"/>
                <w:szCs w:val="20"/>
                <w:lang w:val="en-GB"/>
              </w:rPr>
            </w:pPr>
          </w:p>
        </w:tc>
        <w:tc>
          <w:tcPr>
            <w:tcW w:w="0" w:type="auto"/>
            <w:tcBorders>
              <w:top w:val="nil"/>
              <w:left w:val="nil"/>
              <w:bottom w:val="nil"/>
              <w:right w:val="nil"/>
            </w:tcBorders>
            <w:shd w:val="clear" w:color="auto" w:fill="auto"/>
            <w:noWrap/>
            <w:vAlign w:val="bottom"/>
            <w:hideMark/>
          </w:tcPr>
          <w:p w14:paraId="4970855C" w14:textId="77777777" w:rsidR="00C525AF" w:rsidRPr="00F94643" w:rsidRDefault="00C525AF" w:rsidP="00C525AF">
            <w:pPr>
              <w:rPr>
                <w:rFonts w:ascii="Calibri" w:eastAsia="Times New Roman" w:hAnsi="Calibri" w:cs="Times New Roman"/>
                <w:sz w:val="22"/>
                <w:szCs w:val="20"/>
                <w:lang w:val="en-GB"/>
              </w:rPr>
            </w:pPr>
          </w:p>
        </w:tc>
        <w:tc>
          <w:tcPr>
            <w:tcW w:w="0" w:type="auto"/>
            <w:tcBorders>
              <w:top w:val="nil"/>
              <w:left w:val="nil"/>
              <w:bottom w:val="nil"/>
              <w:right w:val="single" w:sz="4" w:space="0" w:color="auto"/>
            </w:tcBorders>
            <w:shd w:val="clear" w:color="auto" w:fill="auto"/>
            <w:noWrap/>
            <w:vAlign w:val="bottom"/>
            <w:hideMark/>
          </w:tcPr>
          <w:p w14:paraId="7CB8EF2A" w14:textId="77777777" w:rsidR="00C525AF" w:rsidRPr="00F94643" w:rsidRDefault="00C525AF" w:rsidP="00C525AF">
            <w:pPr>
              <w:rPr>
                <w:rFonts w:ascii="Calibri" w:eastAsia="Times New Roman" w:hAnsi="Calibri" w:cs="Times New Roman"/>
                <w:sz w:val="22"/>
                <w:szCs w:val="20"/>
                <w:lang w:val="en-GB"/>
              </w:rPr>
            </w:pPr>
          </w:p>
        </w:tc>
        <w:tc>
          <w:tcPr>
            <w:tcW w:w="0" w:type="auto"/>
            <w:gridSpan w:val="5"/>
            <w:tcBorders>
              <w:top w:val="nil"/>
              <w:left w:val="single" w:sz="4" w:space="0" w:color="auto"/>
              <w:bottom w:val="single" w:sz="4" w:space="0" w:color="auto"/>
              <w:right w:val="single" w:sz="4" w:space="0" w:color="auto"/>
            </w:tcBorders>
            <w:shd w:val="clear" w:color="auto" w:fill="auto"/>
            <w:noWrap/>
            <w:vAlign w:val="bottom"/>
            <w:hideMark/>
          </w:tcPr>
          <w:p w14:paraId="7BF025CC" w14:textId="3433BB44" w:rsidR="00C525AF" w:rsidRPr="00F94643" w:rsidRDefault="00C525AF" w:rsidP="00C525AF">
            <w:pPr>
              <w:rPr>
                <w:rFonts w:ascii="Calibri" w:eastAsia="Times New Roman" w:hAnsi="Calibri" w:cs="Times New Roman"/>
                <w:sz w:val="22"/>
                <w:szCs w:val="20"/>
                <w:lang w:val="en-GB"/>
              </w:rPr>
            </w:pPr>
            <w:r w:rsidRPr="00F94643">
              <w:rPr>
                <w:rFonts w:ascii="Calibri" w:eastAsia="Times New Roman" w:hAnsi="Calibri" w:cs="Times New Roman"/>
                <w:sz w:val="22"/>
                <w:szCs w:val="20"/>
                <w:lang w:val="en-GB"/>
              </w:rPr>
              <w:t>The order in Un-known x/y is &lt;</w:t>
            </w:r>
            <w:proofErr w:type="spellStart"/>
            <w:r w:rsidRPr="00F94643">
              <w:rPr>
                <w:rFonts w:ascii="Calibri" w:eastAsia="Times New Roman" w:hAnsi="Calibri" w:cs="Times New Roman"/>
                <w:sz w:val="22"/>
                <w:szCs w:val="20"/>
                <w:lang w:val="en-GB"/>
              </w:rPr>
              <w:t>best_sore</w:t>
            </w:r>
            <w:proofErr w:type="spellEnd"/>
            <w:r w:rsidRPr="00F94643">
              <w:rPr>
                <w:rFonts w:ascii="Calibri" w:eastAsia="Times New Roman" w:hAnsi="Calibri" w:cs="Times New Roman"/>
                <w:sz w:val="22"/>
                <w:szCs w:val="20"/>
                <w:lang w:val="en-GB"/>
              </w:rPr>
              <w:t>&gt;/&lt;</w:t>
            </w:r>
            <w:proofErr w:type="spellStart"/>
            <w:r w:rsidRPr="00F94643">
              <w:rPr>
                <w:rFonts w:ascii="Calibri" w:eastAsia="Times New Roman" w:hAnsi="Calibri" w:cs="Times New Roman"/>
                <w:sz w:val="22"/>
                <w:szCs w:val="20"/>
                <w:lang w:val="en-GB"/>
              </w:rPr>
              <w:t>lower_score</w:t>
            </w:r>
            <w:proofErr w:type="spellEnd"/>
            <w:r w:rsidRPr="00F94643">
              <w:rPr>
                <w:rFonts w:ascii="Calibri" w:eastAsia="Times New Roman" w:hAnsi="Calibri" w:cs="Times New Roman"/>
                <w:sz w:val="22"/>
                <w:szCs w:val="20"/>
                <w:lang w:val="en-GB"/>
              </w:rPr>
              <w:t>&gt;. No numbers? All scores are negative</w:t>
            </w:r>
          </w:p>
        </w:tc>
      </w:tr>
    </w:tbl>
    <w:p w14:paraId="04289965" w14:textId="77777777" w:rsidR="005C68A0" w:rsidRPr="00F94643" w:rsidRDefault="005C68A0" w:rsidP="00F7449E">
      <w:pPr>
        <w:rPr>
          <w:lang w:val="en-GB"/>
        </w:rPr>
        <w:sectPr w:rsidR="005C68A0" w:rsidRPr="00F94643" w:rsidSect="00C525AF">
          <w:pgSz w:w="16840" w:h="11900" w:orient="landscape"/>
          <w:pgMar w:top="1417" w:right="1417" w:bottom="851" w:left="1417" w:header="708" w:footer="708" w:gutter="0"/>
          <w:cols w:space="708"/>
          <w:docGrid w:linePitch="360"/>
        </w:sectPr>
      </w:pPr>
    </w:p>
    <w:p w14:paraId="782B34EA" w14:textId="77777777" w:rsidR="005C68A0" w:rsidRPr="00F94643" w:rsidRDefault="005C68A0" w:rsidP="00F7449E">
      <w:pPr>
        <w:rPr>
          <w:lang w:val="en-GB"/>
        </w:rPr>
        <w:sectPr w:rsidR="005C68A0" w:rsidRPr="00F94643" w:rsidSect="005C68A0">
          <w:type w:val="continuous"/>
          <w:pgSz w:w="16840" w:h="11900" w:orient="landscape"/>
          <w:pgMar w:top="1417" w:right="1417" w:bottom="851" w:left="1417" w:header="708" w:footer="708" w:gutter="0"/>
          <w:cols w:space="708"/>
          <w:docGrid w:linePitch="360"/>
        </w:sectPr>
      </w:pPr>
    </w:p>
    <w:p w14:paraId="16B29C59" w14:textId="23D89AA3" w:rsidR="00372313" w:rsidRPr="00F94643" w:rsidRDefault="00372313" w:rsidP="00372313">
      <w:pPr>
        <w:pStyle w:val="Bijschrift"/>
        <w:keepNext/>
        <w:rPr>
          <w:lang w:val="en-GB"/>
        </w:rPr>
      </w:pPr>
      <w:r w:rsidRPr="00F94643">
        <w:rPr>
          <w:lang w:val="en-GB"/>
        </w:rPr>
        <w:lastRenderedPageBreak/>
        <w:t xml:space="preserve">Table </w:t>
      </w:r>
      <w:r w:rsidR="000A64B8" w:rsidRPr="00F94643">
        <w:rPr>
          <w:lang w:val="en-GB"/>
        </w:rPr>
        <w:fldChar w:fldCharType="begin"/>
      </w:r>
      <w:r w:rsidR="000A64B8" w:rsidRPr="00F94643">
        <w:rPr>
          <w:lang w:val="en-GB"/>
        </w:rPr>
        <w:instrText xml:space="preserve"> SEQ Table \* ARABIC </w:instrText>
      </w:r>
      <w:r w:rsidR="000A64B8" w:rsidRPr="00F94643">
        <w:rPr>
          <w:lang w:val="en-GB"/>
        </w:rPr>
        <w:fldChar w:fldCharType="separate"/>
      </w:r>
      <w:r w:rsidR="00020E87">
        <w:rPr>
          <w:noProof/>
          <w:lang w:val="en-GB"/>
        </w:rPr>
        <w:t>7</w:t>
      </w:r>
      <w:r w:rsidR="000A64B8" w:rsidRPr="00F94643">
        <w:rPr>
          <w:lang w:val="en-GB"/>
        </w:rPr>
        <w:fldChar w:fldCharType="end"/>
      </w:r>
      <w:r w:rsidRPr="00F94643">
        <w:rPr>
          <w:lang w:val="en-GB"/>
        </w:rPr>
        <w:t xml:space="preserve"> Results of first test of hybrids of </w:t>
      </w:r>
      <w:proofErr w:type="spellStart"/>
      <w:r w:rsidR="0083173E" w:rsidRPr="00F94643">
        <w:rPr>
          <w:i/>
          <w:lang w:val="en-GB"/>
        </w:rPr>
        <w:t>Paphiopedilum</w:t>
      </w:r>
      <w:proofErr w:type="spellEnd"/>
      <w:r w:rsidR="0083173E" w:rsidRPr="00F94643">
        <w:rPr>
          <w:i/>
          <w:lang w:val="en-GB"/>
        </w:rPr>
        <w:t xml:space="preserve"> </w:t>
      </w:r>
      <w:r w:rsidR="0083173E" w:rsidRPr="00F94643">
        <w:rPr>
          <w:lang w:val="en-GB"/>
        </w:rPr>
        <w:t xml:space="preserve">sect. </w:t>
      </w:r>
      <w:proofErr w:type="spellStart"/>
      <w:r w:rsidRPr="00F94643">
        <w:rPr>
          <w:i/>
          <w:lang w:val="en-GB"/>
        </w:rPr>
        <w:t>Parvisepalum</w:t>
      </w:r>
      <w:proofErr w:type="spellEnd"/>
      <w:r w:rsidRPr="00F94643">
        <w:rPr>
          <w:lang w:val="en-GB"/>
        </w:rPr>
        <w:t xml:space="preserve"> and </w:t>
      </w:r>
      <w:proofErr w:type="spellStart"/>
      <w:r w:rsidRPr="00F94643">
        <w:rPr>
          <w:i/>
          <w:lang w:val="en-GB"/>
        </w:rPr>
        <w:t>Brachypetalum</w:t>
      </w:r>
      <w:proofErr w:type="spellEnd"/>
      <w:r w:rsidRPr="00F94643">
        <w:rPr>
          <w:lang w:val="en-GB"/>
        </w:rPr>
        <w:t>. Red: incorrect classified. Green: Correct classification to one of the parental sections. Green and bold: Correct classification to both parental sections. Yellow background and brown text: Unable to classify.</w:t>
      </w:r>
    </w:p>
    <w:tbl>
      <w:tblPr>
        <w:tblW w:w="0" w:type="auto"/>
        <w:tblInd w:w="55" w:type="dxa"/>
        <w:tblCellMar>
          <w:left w:w="70" w:type="dxa"/>
          <w:right w:w="70" w:type="dxa"/>
        </w:tblCellMar>
        <w:tblLook w:val="04A0" w:firstRow="1" w:lastRow="0" w:firstColumn="1" w:lastColumn="0" w:noHBand="0" w:noVBand="1"/>
      </w:tblPr>
      <w:tblGrid>
        <w:gridCol w:w="2459"/>
        <w:gridCol w:w="1080"/>
        <w:gridCol w:w="1729"/>
        <w:gridCol w:w="1729"/>
        <w:gridCol w:w="1729"/>
        <w:gridCol w:w="2562"/>
        <w:gridCol w:w="999"/>
        <w:gridCol w:w="1705"/>
      </w:tblGrid>
      <w:tr w:rsidR="00372313" w:rsidRPr="00F94643" w14:paraId="6B1323A5" w14:textId="77777777" w:rsidTr="00372313">
        <w:trPr>
          <w:trHeight w:val="500"/>
        </w:trPr>
        <w:tc>
          <w:tcPr>
            <w:tcW w:w="0" w:type="auto"/>
            <w:tcBorders>
              <w:top w:val="nil"/>
              <w:left w:val="nil"/>
              <w:bottom w:val="nil"/>
              <w:right w:val="nil"/>
            </w:tcBorders>
            <w:shd w:val="clear" w:color="auto" w:fill="auto"/>
            <w:noWrap/>
            <w:vAlign w:val="bottom"/>
            <w:hideMark/>
          </w:tcPr>
          <w:p w14:paraId="55CC178D" w14:textId="77777777" w:rsidR="00372313" w:rsidRPr="00F94643"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1B07071" w14:textId="77777777" w:rsidR="00372313" w:rsidRPr="00F94643" w:rsidRDefault="00372313" w:rsidP="00372313">
            <w:pPr>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 </w:t>
            </w:r>
          </w:p>
        </w:tc>
        <w:tc>
          <w:tcPr>
            <w:tcW w:w="0" w:type="auto"/>
            <w:gridSpan w:val="4"/>
            <w:tcBorders>
              <w:top w:val="nil"/>
              <w:left w:val="single" w:sz="4" w:space="0" w:color="auto"/>
              <w:bottom w:val="nil"/>
              <w:right w:val="single" w:sz="4" w:space="0" w:color="000000"/>
            </w:tcBorders>
            <w:shd w:val="clear" w:color="auto" w:fill="auto"/>
            <w:noWrap/>
            <w:vAlign w:val="bottom"/>
            <w:hideMark/>
          </w:tcPr>
          <w:p w14:paraId="38D647F6" w14:textId="4FC71760" w:rsidR="00372313" w:rsidRPr="00F94643" w:rsidRDefault="0083173E" w:rsidP="00372313">
            <w:pPr>
              <w:jc w:val="center"/>
              <w:rPr>
                <w:rFonts w:ascii="Calibri" w:eastAsia="Times New Roman" w:hAnsi="Calibri" w:cs="Times New Roman"/>
                <w:b/>
                <w:bCs/>
                <w:color w:val="000000"/>
                <w:sz w:val="40"/>
                <w:szCs w:val="40"/>
                <w:lang w:val="en-GB"/>
              </w:rPr>
            </w:pPr>
            <w:proofErr w:type="spellStart"/>
            <w:r w:rsidRPr="00F94643">
              <w:rPr>
                <w:rFonts w:ascii="Calibri" w:eastAsia="Times New Roman" w:hAnsi="Calibri" w:cs="Times New Roman"/>
                <w:b/>
                <w:bCs/>
                <w:i/>
                <w:sz w:val="32"/>
                <w:szCs w:val="20"/>
                <w:lang w:val="en-GB"/>
              </w:rPr>
              <w:t>Paphiopedilum</w:t>
            </w:r>
            <w:proofErr w:type="spellEnd"/>
            <w:r w:rsidRPr="00F94643">
              <w:rPr>
                <w:rFonts w:ascii="Calibri" w:eastAsia="Times New Roman" w:hAnsi="Calibri" w:cs="Times New Roman"/>
                <w:b/>
                <w:bCs/>
                <w:sz w:val="32"/>
                <w:szCs w:val="20"/>
                <w:lang w:val="en-GB"/>
              </w:rPr>
              <w:t xml:space="preserve"> sect. </w:t>
            </w:r>
            <w:proofErr w:type="spellStart"/>
            <w:r w:rsidR="00372313" w:rsidRPr="00F94643">
              <w:rPr>
                <w:rFonts w:ascii="Calibri" w:eastAsia="Times New Roman" w:hAnsi="Calibri" w:cs="Times New Roman"/>
                <w:b/>
                <w:bCs/>
                <w:i/>
                <w:color w:val="000000"/>
                <w:sz w:val="32"/>
                <w:szCs w:val="40"/>
                <w:lang w:val="en-GB"/>
              </w:rPr>
              <w:t>Parvisepalum</w:t>
            </w:r>
            <w:proofErr w:type="spellEnd"/>
            <w:r w:rsidR="00372313" w:rsidRPr="00F94643">
              <w:rPr>
                <w:rFonts w:ascii="Calibri" w:eastAsia="Times New Roman" w:hAnsi="Calibri" w:cs="Times New Roman"/>
                <w:b/>
                <w:bCs/>
                <w:color w:val="000000"/>
                <w:sz w:val="32"/>
                <w:szCs w:val="40"/>
                <w:lang w:val="en-GB"/>
              </w:rPr>
              <w:t xml:space="preserve"> X </w:t>
            </w:r>
            <w:proofErr w:type="spellStart"/>
            <w:r w:rsidR="00372313" w:rsidRPr="00F94643">
              <w:rPr>
                <w:rFonts w:ascii="Calibri" w:eastAsia="Times New Roman" w:hAnsi="Calibri" w:cs="Times New Roman"/>
                <w:b/>
                <w:bCs/>
                <w:i/>
                <w:color w:val="000000"/>
                <w:sz w:val="32"/>
                <w:szCs w:val="40"/>
                <w:lang w:val="en-GB"/>
              </w:rPr>
              <w:t>Brachypetalum</w:t>
            </w:r>
            <w:proofErr w:type="spellEnd"/>
            <w:r w:rsidR="00372313" w:rsidRPr="00F94643">
              <w:rPr>
                <w:rFonts w:ascii="Calibri" w:eastAsia="Times New Roman" w:hAnsi="Calibri" w:cs="Times New Roman"/>
                <w:b/>
                <w:bCs/>
                <w:color w:val="000000"/>
                <w:sz w:val="32"/>
                <w:szCs w:val="40"/>
                <w:lang w:val="en-GB"/>
              </w:rPr>
              <w:t xml:space="preserve"> run1</w:t>
            </w:r>
          </w:p>
        </w:tc>
        <w:tc>
          <w:tcPr>
            <w:tcW w:w="0" w:type="auto"/>
            <w:tcBorders>
              <w:top w:val="nil"/>
              <w:left w:val="nil"/>
              <w:bottom w:val="nil"/>
              <w:right w:val="nil"/>
            </w:tcBorders>
            <w:shd w:val="clear" w:color="auto" w:fill="auto"/>
            <w:noWrap/>
            <w:vAlign w:val="bottom"/>
            <w:hideMark/>
          </w:tcPr>
          <w:p w14:paraId="0F9388F4" w14:textId="77777777" w:rsidR="00372313" w:rsidRPr="00F94643" w:rsidRDefault="00372313" w:rsidP="00372313">
            <w:pPr>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9F9B14A" w14:textId="77777777" w:rsidR="00372313" w:rsidRPr="00F94643" w:rsidRDefault="00372313" w:rsidP="00372313">
            <w:pPr>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 </w:t>
            </w:r>
          </w:p>
        </w:tc>
      </w:tr>
      <w:tr w:rsidR="00372313" w:rsidRPr="00F94643" w14:paraId="5D377427" w14:textId="77777777" w:rsidTr="00372313">
        <w:trPr>
          <w:trHeight w:val="300"/>
        </w:trPr>
        <w:tc>
          <w:tcPr>
            <w:tcW w:w="0" w:type="auto"/>
            <w:tcBorders>
              <w:top w:val="nil"/>
              <w:left w:val="nil"/>
              <w:bottom w:val="nil"/>
              <w:right w:val="nil"/>
            </w:tcBorders>
            <w:shd w:val="clear" w:color="auto" w:fill="auto"/>
            <w:noWrap/>
            <w:vAlign w:val="bottom"/>
            <w:hideMark/>
          </w:tcPr>
          <w:p w14:paraId="584B60E2" w14:textId="77777777" w:rsidR="00372313" w:rsidRPr="00F94643"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ED0A653"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589B165"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E67311B"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7D3A23D"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D03D84C"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78DC928"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56ACC96"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r>
      <w:tr w:rsidR="00372313" w:rsidRPr="00F94643" w14:paraId="4216424C" w14:textId="77777777" w:rsidTr="00372313">
        <w:trPr>
          <w:trHeight w:val="300"/>
        </w:trPr>
        <w:tc>
          <w:tcPr>
            <w:tcW w:w="0" w:type="auto"/>
            <w:tcBorders>
              <w:top w:val="nil"/>
              <w:left w:val="nil"/>
              <w:bottom w:val="single" w:sz="4" w:space="0" w:color="auto"/>
              <w:right w:val="nil"/>
            </w:tcBorders>
            <w:shd w:val="clear" w:color="auto" w:fill="auto"/>
            <w:noWrap/>
            <w:vAlign w:val="bottom"/>
            <w:hideMark/>
          </w:tcPr>
          <w:p w14:paraId="336FD7F5" w14:textId="77777777" w:rsidR="00372313" w:rsidRPr="00F94643" w:rsidRDefault="00372313" w:rsidP="00372313">
            <w:pPr>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64BC9909" w14:textId="77777777" w:rsidR="00372313" w:rsidRPr="00F94643" w:rsidRDefault="00372313" w:rsidP="00372313">
            <w:pPr>
              <w:jc w:val="right"/>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3247CF9A" w14:textId="77777777" w:rsidR="00372313" w:rsidRPr="00F94643" w:rsidRDefault="00372313" w:rsidP="00372313">
            <w:pPr>
              <w:jc w:val="right"/>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07F41EEA" w14:textId="77777777" w:rsidR="00372313" w:rsidRPr="00F94643" w:rsidRDefault="00372313" w:rsidP="00372313">
            <w:pPr>
              <w:jc w:val="right"/>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3B52B3ED" w14:textId="77777777" w:rsidR="00372313" w:rsidRPr="00F94643" w:rsidRDefault="00372313" w:rsidP="00372313">
            <w:pPr>
              <w:jc w:val="right"/>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6ECD586C" w14:textId="77777777" w:rsidR="00372313" w:rsidRPr="00F94643" w:rsidRDefault="00372313" w:rsidP="00372313">
            <w:pPr>
              <w:jc w:val="right"/>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56C61275" w14:textId="77777777" w:rsidR="00372313" w:rsidRPr="00F94643" w:rsidRDefault="00372313" w:rsidP="00372313">
            <w:pPr>
              <w:jc w:val="right"/>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46</w:t>
            </w:r>
          </w:p>
        </w:tc>
        <w:tc>
          <w:tcPr>
            <w:tcW w:w="0" w:type="auto"/>
            <w:tcBorders>
              <w:top w:val="nil"/>
              <w:left w:val="single" w:sz="4" w:space="0" w:color="auto"/>
              <w:bottom w:val="single" w:sz="4" w:space="0" w:color="auto"/>
              <w:right w:val="nil"/>
            </w:tcBorders>
            <w:shd w:val="clear" w:color="auto" w:fill="auto"/>
            <w:noWrap/>
            <w:vAlign w:val="bottom"/>
            <w:hideMark/>
          </w:tcPr>
          <w:p w14:paraId="07BEE9A6" w14:textId="77777777" w:rsidR="00372313" w:rsidRPr="00F94643" w:rsidRDefault="00372313" w:rsidP="00372313">
            <w:pPr>
              <w:jc w:val="right"/>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47</w:t>
            </w:r>
          </w:p>
        </w:tc>
      </w:tr>
      <w:tr w:rsidR="00372313" w:rsidRPr="00F94643" w14:paraId="7D513EB5" w14:textId="77777777" w:rsidTr="00372313">
        <w:trPr>
          <w:trHeight w:val="300"/>
        </w:trPr>
        <w:tc>
          <w:tcPr>
            <w:tcW w:w="0" w:type="auto"/>
            <w:tcBorders>
              <w:top w:val="nil"/>
              <w:left w:val="single" w:sz="4" w:space="0" w:color="auto"/>
              <w:bottom w:val="nil"/>
              <w:right w:val="nil"/>
            </w:tcBorders>
            <w:shd w:val="clear" w:color="auto" w:fill="auto"/>
            <w:noWrap/>
            <w:vAlign w:val="bottom"/>
            <w:hideMark/>
          </w:tcPr>
          <w:p w14:paraId="6AFA31E7" w14:textId="77777777" w:rsidR="00372313" w:rsidRPr="00F94643" w:rsidRDefault="00372313" w:rsidP="00372313">
            <w:pPr>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Desired Error</w:t>
            </w:r>
          </w:p>
        </w:tc>
        <w:tc>
          <w:tcPr>
            <w:tcW w:w="0" w:type="auto"/>
            <w:tcBorders>
              <w:top w:val="nil"/>
              <w:left w:val="single" w:sz="4" w:space="0" w:color="auto"/>
              <w:bottom w:val="nil"/>
              <w:right w:val="nil"/>
            </w:tcBorders>
            <w:shd w:val="clear" w:color="auto" w:fill="auto"/>
            <w:noWrap/>
            <w:vAlign w:val="bottom"/>
            <w:hideMark/>
          </w:tcPr>
          <w:p w14:paraId="1B595206" w14:textId="77777777" w:rsidR="00372313" w:rsidRPr="00F94643" w:rsidRDefault="00372313" w:rsidP="00372313">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1,00E-04</w:t>
            </w:r>
          </w:p>
        </w:tc>
        <w:tc>
          <w:tcPr>
            <w:tcW w:w="0" w:type="auto"/>
            <w:tcBorders>
              <w:top w:val="nil"/>
              <w:left w:val="single" w:sz="4" w:space="0" w:color="auto"/>
              <w:bottom w:val="nil"/>
              <w:right w:val="nil"/>
            </w:tcBorders>
            <w:shd w:val="clear" w:color="auto" w:fill="auto"/>
            <w:noWrap/>
            <w:vAlign w:val="bottom"/>
            <w:hideMark/>
          </w:tcPr>
          <w:p w14:paraId="4CAC6142" w14:textId="77777777" w:rsidR="00372313" w:rsidRPr="00F94643" w:rsidRDefault="00372313" w:rsidP="00372313">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1,00E-05</w:t>
            </w:r>
          </w:p>
        </w:tc>
        <w:tc>
          <w:tcPr>
            <w:tcW w:w="0" w:type="auto"/>
            <w:tcBorders>
              <w:top w:val="nil"/>
              <w:left w:val="single" w:sz="4" w:space="0" w:color="auto"/>
              <w:bottom w:val="nil"/>
              <w:right w:val="nil"/>
            </w:tcBorders>
            <w:shd w:val="clear" w:color="auto" w:fill="auto"/>
            <w:noWrap/>
            <w:vAlign w:val="bottom"/>
            <w:hideMark/>
          </w:tcPr>
          <w:p w14:paraId="0C1BF9D8" w14:textId="77777777" w:rsidR="00372313" w:rsidRPr="00F94643" w:rsidRDefault="00372313" w:rsidP="00372313">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1,00E-06</w:t>
            </w:r>
          </w:p>
        </w:tc>
        <w:tc>
          <w:tcPr>
            <w:tcW w:w="0" w:type="auto"/>
            <w:tcBorders>
              <w:top w:val="nil"/>
              <w:left w:val="single" w:sz="4" w:space="0" w:color="auto"/>
              <w:bottom w:val="nil"/>
              <w:right w:val="nil"/>
            </w:tcBorders>
            <w:shd w:val="clear" w:color="auto" w:fill="auto"/>
            <w:noWrap/>
            <w:vAlign w:val="bottom"/>
            <w:hideMark/>
          </w:tcPr>
          <w:p w14:paraId="284C9748" w14:textId="77777777" w:rsidR="00372313" w:rsidRPr="00F94643" w:rsidRDefault="00372313" w:rsidP="00372313">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1,00E-07</w:t>
            </w:r>
          </w:p>
        </w:tc>
        <w:tc>
          <w:tcPr>
            <w:tcW w:w="0" w:type="auto"/>
            <w:tcBorders>
              <w:top w:val="nil"/>
              <w:left w:val="single" w:sz="4" w:space="0" w:color="auto"/>
              <w:bottom w:val="nil"/>
              <w:right w:val="nil"/>
            </w:tcBorders>
            <w:shd w:val="clear" w:color="auto" w:fill="auto"/>
            <w:noWrap/>
            <w:vAlign w:val="bottom"/>
            <w:hideMark/>
          </w:tcPr>
          <w:p w14:paraId="1D546765" w14:textId="77777777" w:rsidR="00372313" w:rsidRPr="00F94643" w:rsidRDefault="00372313" w:rsidP="00372313">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1,00E-08</w:t>
            </w:r>
          </w:p>
        </w:tc>
        <w:tc>
          <w:tcPr>
            <w:tcW w:w="0" w:type="auto"/>
            <w:tcBorders>
              <w:top w:val="nil"/>
              <w:left w:val="single" w:sz="4" w:space="0" w:color="auto"/>
              <w:bottom w:val="nil"/>
              <w:right w:val="nil"/>
            </w:tcBorders>
            <w:shd w:val="clear" w:color="auto" w:fill="auto"/>
            <w:noWrap/>
            <w:vAlign w:val="bottom"/>
            <w:hideMark/>
          </w:tcPr>
          <w:p w14:paraId="4A0F570C" w14:textId="77777777" w:rsidR="00372313" w:rsidRPr="00F94643" w:rsidRDefault="00372313" w:rsidP="00372313">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1,00E-09</w:t>
            </w:r>
          </w:p>
        </w:tc>
        <w:tc>
          <w:tcPr>
            <w:tcW w:w="0" w:type="auto"/>
            <w:tcBorders>
              <w:top w:val="nil"/>
              <w:left w:val="single" w:sz="4" w:space="0" w:color="auto"/>
              <w:bottom w:val="nil"/>
              <w:right w:val="nil"/>
            </w:tcBorders>
            <w:shd w:val="clear" w:color="auto" w:fill="auto"/>
            <w:noWrap/>
            <w:vAlign w:val="bottom"/>
            <w:hideMark/>
          </w:tcPr>
          <w:p w14:paraId="498B3A88" w14:textId="77777777" w:rsidR="00372313" w:rsidRPr="00F94643" w:rsidRDefault="00372313" w:rsidP="00372313">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1,00E-10</w:t>
            </w:r>
          </w:p>
        </w:tc>
      </w:tr>
      <w:tr w:rsidR="00372313" w:rsidRPr="00F94643" w14:paraId="46B357BA" w14:textId="77777777" w:rsidTr="00372313">
        <w:trPr>
          <w:trHeight w:val="300"/>
        </w:trPr>
        <w:tc>
          <w:tcPr>
            <w:tcW w:w="0" w:type="auto"/>
            <w:tcBorders>
              <w:top w:val="nil"/>
              <w:left w:val="single" w:sz="4" w:space="0" w:color="auto"/>
              <w:bottom w:val="single" w:sz="4" w:space="0" w:color="auto"/>
              <w:right w:val="nil"/>
            </w:tcBorders>
            <w:shd w:val="clear" w:color="auto" w:fill="auto"/>
            <w:noWrap/>
            <w:vAlign w:val="bottom"/>
            <w:hideMark/>
          </w:tcPr>
          <w:p w14:paraId="30DF94A6" w14:textId="77777777" w:rsidR="00372313" w:rsidRPr="00F94643" w:rsidRDefault="00372313" w:rsidP="00372313">
            <w:pPr>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Time to classify (s)</w:t>
            </w:r>
          </w:p>
        </w:tc>
        <w:tc>
          <w:tcPr>
            <w:tcW w:w="0" w:type="auto"/>
            <w:tcBorders>
              <w:top w:val="nil"/>
              <w:left w:val="single" w:sz="4" w:space="0" w:color="auto"/>
              <w:bottom w:val="single" w:sz="4" w:space="0" w:color="auto"/>
              <w:right w:val="nil"/>
            </w:tcBorders>
            <w:shd w:val="clear" w:color="auto" w:fill="auto"/>
            <w:noWrap/>
            <w:vAlign w:val="bottom"/>
            <w:hideMark/>
          </w:tcPr>
          <w:p w14:paraId="0C56778E" w14:textId="77777777" w:rsidR="00372313" w:rsidRPr="00F94643" w:rsidRDefault="00372313" w:rsidP="00372313">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6C352E7E" w14:textId="77777777" w:rsidR="00372313" w:rsidRPr="00F94643" w:rsidRDefault="00372313" w:rsidP="00372313">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4F45828C" w14:textId="77777777" w:rsidR="00372313" w:rsidRPr="00F94643" w:rsidRDefault="00372313" w:rsidP="00372313">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38AE088E" w14:textId="77777777" w:rsidR="00372313" w:rsidRPr="00F94643" w:rsidRDefault="00372313" w:rsidP="00372313">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078B054F" w14:textId="77777777" w:rsidR="00372313" w:rsidRPr="00F94643" w:rsidRDefault="00372313" w:rsidP="00372313">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7B575361" w14:textId="77777777" w:rsidR="00372313" w:rsidRPr="00F94643" w:rsidRDefault="00372313" w:rsidP="00372313">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6026AC78" w14:textId="77777777" w:rsidR="00372313" w:rsidRPr="00F94643" w:rsidRDefault="00372313" w:rsidP="00372313">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5</w:t>
            </w:r>
          </w:p>
        </w:tc>
      </w:tr>
      <w:tr w:rsidR="00372313" w:rsidRPr="00F94643" w14:paraId="40C977F5" w14:textId="77777777" w:rsidTr="00372313">
        <w:trPr>
          <w:trHeight w:val="300"/>
        </w:trPr>
        <w:tc>
          <w:tcPr>
            <w:tcW w:w="0" w:type="auto"/>
            <w:tcBorders>
              <w:top w:val="nil"/>
              <w:left w:val="nil"/>
              <w:bottom w:val="nil"/>
              <w:right w:val="nil"/>
            </w:tcBorders>
            <w:shd w:val="clear" w:color="auto" w:fill="auto"/>
            <w:noWrap/>
            <w:vAlign w:val="bottom"/>
            <w:hideMark/>
          </w:tcPr>
          <w:p w14:paraId="69395621" w14:textId="33305DF5" w:rsidR="00372313" w:rsidRPr="00F94643" w:rsidRDefault="00372313" w:rsidP="00372313">
            <w:pPr>
              <w:rPr>
                <w:rFonts w:ascii="Calibri" w:eastAsia="Times New Roman" w:hAnsi="Calibri" w:cs="Times New Roman"/>
                <w:b/>
                <w:color w:val="000000"/>
                <w:lang w:val="en-GB"/>
              </w:rPr>
            </w:pPr>
            <w:r w:rsidRPr="00F94643">
              <w:rPr>
                <w:rFonts w:ascii="Calibri" w:eastAsia="Times New Roman" w:hAnsi="Calibri" w:cs="Times New Roman"/>
                <w:b/>
                <w:color w:val="000000"/>
                <w:lang w:val="en-GB"/>
              </w:rPr>
              <w:t>Pictures</w:t>
            </w:r>
          </w:p>
        </w:tc>
        <w:tc>
          <w:tcPr>
            <w:tcW w:w="0" w:type="auto"/>
            <w:tcBorders>
              <w:top w:val="nil"/>
              <w:left w:val="single" w:sz="4" w:space="0" w:color="auto"/>
              <w:bottom w:val="nil"/>
              <w:right w:val="nil"/>
            </w:tcBorders>
            <w:shd w:val="clear" w:color="auto" w:fill="auto"/>
            <w:noWrap/>
            <w:vAlign w:val="bottom"/>
            <w:hideMark/>
          </w:tcPr>
          <w:p w14:paraId="57AA2ED7"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6D3DBCD"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8A41E50"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B2BD0E8"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AFA3935"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C7199CC"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25DE2E"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r>
      <w:tr w:rsidR="00372313" w:rsidRPr="00F94643" w14:paraId="4C5704A8" w14:textId="77777777" w:rsidTr="00372313">
        <w:trPr>
          <w:trHeight w:val="300"/>
        </w:trPr>
        <w:tc>
          <w:tcPr>
            <w:tcW w:w="0" w:type="auto"/>
            <w:tcBorders>
              <w:top w:val="nil"/>
              <w:left w:val="nil"/>
              <w:bottom w:val="nil"/>
              <w:right w:val="nil"/>
            </w:tcBorders>
            <w:shd w:val="clear" w:color="auto" w:fill="auto"/>
            <w:noWrap/>
            <w:vAlign w:val="bottom"/>
            <w:hideMark/>
          </w:tcPr>
          <w:p w14:paraId="0C0BC567" w14:textId="77777777" w:rsidR="00372313" w:rsidRPr="00F94643" w:rsidRDefault="00372313" w:rsidP="00372313">
            <w:pP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armeniacumXconcolor2</w:t>
            </w:r>
            <w:proofErr w:type="gramEnd"/>
          </w:p>
        </w:tc>
        <w:tc>
          <w:tcPr>
            <w:tcW w:w="0" w:type="auto"/>
            <w:tcBorders>
              <w:top w:val="nil"/>
              <w:left w:val="single" w:sz="4" w:space="0" w:color="auto"/>
              <w:bottom w:val="nil"/>
              <w:right w:val="nil"/>
            </w:tcBorders>
            <w:shd w:val="clear" w:color="000000" w:fill="FFEB9C"/>
            <w:noWrap/>
            <w:vAlign w:val="bottom"/>
            <w:hideMark/>
          </w:tcPr>
          <w:p w14:paraId="3AA0BA43" w14:textId="77777777" w:rsidR="00372313" w:rsidRPr="00F94643" w:rsidRDefault="00372313" w:rsidP="00372313">
            <w:pPr>
              <w:jc w:val="right"/>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3167EDF" w14:textId="77777777" w:rsidR="00372313" w:rsidRPr="00F94643" w:rsidRDefault="00372313" w:rsidP="00372313">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10E0561" w14:textId="77777777" w:rsidR="00372313" w:rsidRPr="00F94643" w:rsidRDefault="00372313" w:rsidP="00372313">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1F1484F" w14:textId="77777777" w:rsidR="00372313" w:rsidRPr="00F94643" w:rsidRDefault="00372313" w:rsidP="00372313">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06FD205" w14:textId="77777777" w:rsidR="00372313" w:rsidRPr="00F94643" w:rsidRDefault="00372313" w:rsidP="00372313">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CD8E30F" w14:textId="77777777" w:rsidR="00372313" w:rsidRPr="00F94643" w:rsidRDefault="00372313" w:rsidP="00372313">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78B76BD" w14:textId="77777777" w:rsidR="00372313" w:rsidRPr="00F94643" w:rsidRDefault="00372313" w:rsidP="00372313">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r>
      <w:tr w:rsidR="00372313" w:rsidRPr="00F94643" w14:paraId="1002FF77" w14:textId="77777777" w:rsidTr="00372313">
        <w:trPr>
          <w:trHeight w:val="300"/>
        </w:trPr>
        <w:tc>
          <w:tcPr>
            <w:tcW w:w="0" w:type="auto"/>
            <w:tcBorders>
              <w:top w:val="nil"/>
              <w:left w:val="nil"/>
              <w:bottom w:val="nil"/>
              <w:right w:val="nil"/>
            </w:tcBorders>
            <w:shd w:val="clear" w:color="auto" w:fill="auto"/>
            <w:noWrap/>
            <w:vAlign w:val="bottom"/>
            <w:hideMark/>
          </w:tcPr>
          <w:p w14:paraId="415A6C42" w14:textId="77777777" w:rsidR="00372313" w:rsidRPr="00F94643" w:rsidRDefault="00372313" w:rsidP="00372313">
            <w:pP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delenatiiXniveum2</w:t>
            </w:r>
            <w:proofErr w:type="gramEnd"/>
          </w:p>
        </w:tc>
        <w:tc>
          <w:tcPr>
            <w:tcW w:w="0" w:type="auto"/>
            <w:tcBorders>
              <w:top w:val="nil"/>
              <w:left w:val="single" w:sz="4" w:space="0" w:color="auto"/>
              <w:bottom w:val="nil"/>
              <w:right w:val="nil"/>
            </w:tcBorders>
            <w:shd w:val="clear" w:color="000000" w:fill="C6EFCE"/>
            <w:noWrap/>
            <w:vAlign w:val="bottom"/>
            <w:hideMark/>
          </w:tcPr>
          <w:p w14:paraId="44F807E7" w14:textId="77777777" w:rsidR="00372313" w:rsidRPr="00F94643" w:rsidRDefault="00372313" w:rsidP="00372313">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FFEB9C"/>
            <w:noWrap/>
            <w:vAlign w:val="bottom"/>
            <w:hideMark/>
          </w:tcPr>
          <w:p w14:paraId="7A540048" w14:textId="77777777" w:rsidR="00372313" w:rsidRPr="00F94643" w:rsidRDefault="00372313" w:rsidP="00372313">
            <w:pPr>
              <w:jc w:val="right"/>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039BC26C" w14:textId="77777777" w:rsidR="00372313" w:rsidRPr="00F94643" w:rsidRDefault="00372313" w:rsidP="00372313">
            <w:pPr>
              <w:jc w:val="right"/>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097E4AE1" w14:textId="77777777" w:rsidR="00372313" w:rsidRPr="00F94643" w:rsidRDefault="00372313" w:rsidP="00372313">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FFEB9C"/>
            <w:noWrap/>
            <w:vAlign w:val="bottom"/>
            <w:hideMark/>
          </w:tcPr>
          <w:p w14:paraId="4D0B6291" w14:textId="77777777" w:rsidR="00372313" w:rsidRPr="00F94643" w:rsidRDefault="00372313" w:rsidP="00372313">
            <w:pPr>
              <w:jc w:val="right"/>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8D143CB" w14:textId="77777777" w:rsidR="00372313" w:rsidRPr="00F94643" w:rsidRDefault="00372313" w:rsidP="00372313">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FFEB9C"/>
            <w:noWrap/>
            <w:vAlign w:val="bottom"/>
            <w:hideMark/>
          </w:tcPr>
          <w:p w14:paraId="1F22AAE6" w14:textId="77777777" w:rsidR="00372313" w:rsidRPr="00F94643" w:rsidRDefault="00372313" w:rsidP="00372313">
            <w:pPr>
              <w:jc w:val="right"/>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r>
      <w:tr w:rsidR="00372313" w:rsidRPr="00F94643" w14:paraId="6ED74E9B" w14:textId="77777777" w:rsidTr="00372313">
        <w:trPr>
          <w:trHeight w:val="300"/>
        </w:trPr>
        <w:tc>
          <w:tcPr>
            <w:tcW w:w="0" w:type="auto"/>
            <w:tcBorders>
              <w:top w:val="nil"/>
              <w:left w:val="nil"/>
              <w:bottom w:val="nil"/>
              <w:right w:val="nil"/>
            </w:tcBorders>
            <w:shd w:val="clear" w:color="auto" w:fill="auto"/>
            <w:noWrap/>
            <w:vAlign w:val="bottom"/>
            <w:hideMark/>
          </w:tcPr>
          <w:p w14:paraId="5E0F3DC3" w14:textId="77777777" w:rsidR="00372313" w:rsidRPr="00F94643" w:rsidRDefault="00372313" w:rsidP="00372313">
            <w:pP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armeniacumXconcolor1</w:t>
            </w:r>
            <w:proofErr w:type="gramEnd"/>
          </w:p>
        </w:tc>
        <w:tc>
          <w:tcPr>
            <w:tcW w:w="0" w:type="auto"/>
            <w:tcBorders>
              <w:top w:val="nil"/>
              <w:left w:val="single" w:sz="4" w:space="0" w:color="auto"/>
              <w:bottom w:val="nil"/>
              <w:right w:val="nil"/>
            </w:tcBorders>
            <w:shd w:val="clear" w:color="000000" w:fill="C6EFCE"/>
            <w:noWrap/>
            <w:vAlign w:val="bottom"/>
            <w:hideMark/>
          </w:tcPr>
          <w:p w14:paraId="09C15143" w14:textId="77777777" w:rsidR="00372313" w:rsidRPr="00F94643" w:rsidRDefault="00372313" w:rsidP="00372313">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8572EA3" w14:textId="77777777" w:rsidR="00372313" w:rsidRPr="00F94643" w:rsidRDefault="00372313" w:rsidP="00372313">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3A4FF01" w14:textId="77777777" w:rsidR="00372313" w:rsidRPr="00F94643" w:rsidRDefault="00372313" w:rsidP="00372313">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BD79066" w14:textId="77777777" w:rsidR="00372313" w:rsidRPr="00F94643" w:rsidRDefault="00372313" w:rsidP="00372313">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7CB5405" w14:textId="77777777" w:rsidR="00372313" w:rsidRPr="00F94643" w:rsidRDefault="00372313" w:rsidP="00372313">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7E634224" w14:textId="77777777" w:rsidR="00372313" w:rsidRPr="00F94643" w:rsidRDefault="00372313" w:rsidP="00372313">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0ED68B9" w14:textId="77777777" w:rsidR="00372313" w:rsidRPr="00F94643" w:rsidRDefault="00372313" w:rsidP="00372313">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r>
      <w:tr w:rsidR="00372313" w:rsidRPr="00F94643" w14:paraId="4952529E" w14:textId="77777777" w:rsidTr="00372313">
        <w:trPr>
          <w:trHeight w:val="300"/>
        </w:trPr>
        <w:tc>
          <w:tcPr>
            <w:tcW w:w="0" w:type="auto"/>
            <w:tcBorders>
              <w:top w:val="nil"/>
              <w:left w:val="nil"/>
              <w:bottom w:val="nil"/>
              <w:right w:val="nil"/>
            </w:tcBorders>
            <w:shd w:val="clear" w:color="auto" w:fill="auto"/>
            <w:noWrap/>
            <w:vAlign w:val="bottom"/>
            <w:hideMark/>
          </w:tcPr>
          <w:p w14:paraId="54EF8280" w14:textId="77777777" w:rsidR="00372313" w:rsidRPr="00F94643" w:rsidRDefault="00372313" w:rsidP="00372313">
            <w:pP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armeniacumXconcolor6</w:t>
            </w:r>
            <w:proofErr w:type="gramEnd"/>
          </w:p>
        </w:tc>
        <w:tc>
          <w:tcPr>
            <w:tcW w:w="0" w:type="auto"/>
            <w:tcBorders>
              <w:top w:val="nil"/>
              <w:left w:val="single" w:sz="4" w:space="0" w:color="auto"/>
              <w:bottom w:val="nil"/>
              <w:right w:val="nil"/>
            </w:tcBorders>
            <w:shd w:val="clear" w:color="000000" w:fill="C6EFCE"/>
            <w:noWrap/>
            <w:vAlign w:val="bottom"/>
            <w:hideMark/>
          </w:tcPr>
          <w:p w14:paraId="036E3B73" w14:textId="77777777" w:rsidR="00372313" w:rsidRPr="00F94643" w:rsidRDefault="00372313" w:rsidP="00372313">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36EB612D" w14:textId="77777777" w:rsidR="00372313" w:rsidRPr="00F94643" w:rsidRDefault="00372313" w:rsidP="00372313">
            <w:pPr>
              <w:jc w:val="right"/>
              <w:rPr>
                <w:rFonts w:ascii="Calibri" w:eastAsia="Times New Roman" w:hAnsi="Calibri" w:cs="Times New Roman"/>
                <w:b/>
                <w:bCs/>
                <w:i/>
                <w:iCs/>
                <w:color w:val="006100"/>
                <w:lang w:val="en-GB"/>
              </w:rPr>
            </w:pPr>
            <w:r w:rsidRPr="00F94643">
              <w:rPr>
                <w:rFonts w:ascii="Calibri" w:eastAsia="Times New Roman" w:hAnsi="Calibri" w:cs="Times New Roman"/>
                <w:b/>
                <w:bCs/>
                <w:i/>
                <w:iCs/>
                <w:color w:val="006100"/>
                <w:lang w:val="en-GB"/>
              </w:rPr>
              <w:t>1&amp;6</w:t>
            </w:r>
          </w:p>
        </w:tc>
        <w:tc>
          <w:tcPr>
            <w:tcW w:w="0" w:type="auto"/>
            <w:tcBorders>
              <w:top w:val="nil"/>
              <w:left w:val="single" w:sz="4" w:space="0" w:color="auto"/>
              <w:bottom w:val="nil"/>
              <w:right w:val="nil"/>
            </w:tcBorders>
            <w:shd w:val="clear" w:color="000000" w:fill="C6EFCE"/>
            <w:noWrap/>
            <w:vAlign w:val="bottom"/>
            <w:hideMark/>
          </w:tcPr>
          <w:p w14:paraId="7EFBD03D" w14:textId="77777777" w:rsidR="00372313" w:rsidRPr="00F94643" w:rsidRDefault="00372313" w:rsidP="00372313">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D70ACA6" w14:textId="77777777" w:rsidR="00372313" w:rsidRPr="00F94643" w:rsidRDefault="00372313" w:rsidP="00372313">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69C12C8" w14:textId="77777777" w:rsidR="00372313" w:rsidRPr="00F94643" w:rsidRDefault="00372313" w:rsidP="00372313">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C893828" w14:textId="77777777" w:rsidR="00372313" w:rsidRPr="00F94643" w:rsidRDefault="00372313" w:rsidP="00372313">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73C2489" w14:textId="77777777" w:rsidR="00372313" w:rsidRPr="00F94643" w:rsidRDefault="00372313" w:rsidP="00372313">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r>
      <w:tr w:rsidR="00372313" w:rsidRPr="00F94643" w14:paraId="095F8EE2" w14:textId="77777777" w:rsidTr="00372313">
        <w:trPr>
          <w:trHeight w:val="300"/>
        </w:trPr>
        <w:tc>
          <w:tcPr>
            <w:tcW w:w="0" w:type="auto"/>
            <w:tcBorders>
              <w:top w:val="nil"/>
              <w:left w:val="nil"/>
              <w:bottom w:val="nil"/>
              <w:right w:val="nil"/>
            </w:tcBorders>
            <w:shd w:val="clear" w:color="auto" w:fill="auto"/>
            <w:noWrap/>
            <w:vAlign w:val="bottom"/>
            <w:hideMark/>
          </w:tcPr>
          <w:p w14:paraId="76384FBC" w14:textId="77777777" w:rsidR="00372313" w:rsidRPr="00F94643" w:rsidRDefault="00372313" w:rsidP="00372313">
            <w:pPr>
              <w:rPr>
                <w:rFonts w:ascii="Calibri" w:eastAsia="Times New Roman" w:hAnsi="Calibri" w:cs="Times New Roman"/>
                <w:color w:val="000000"/>
                <w:lang w:val="en-GB"/>
              </w:rPr>
            </w:pPr>
            <w:proofErr w:type="spellStart"/>
            <w:proofErr w:type="gramStart"/>
            <w:r w:rsidRPr="00F94643">
              <w:rPr>
                <w:rFonts w:ascii="Calibri" w:eastAsia="Times New Roman" w:hAnsi="Calibri" w:cs="Times New Roman"/>
                <w:color w:val="000000"/>
                <w:lang w:val="en-GB"/>
              </w:rPr>
              <w:t>emersoniiXbellatulum</w:t>
            </w:r>
            <w:proofErr w:type="spellEnd"/>
            <w:proofErr w:type="gramEnd"/>
          </w:p>
        </w:tc>
        <w:tc>
          <w:tcPr>
            <w:tcW w:w="0" w:type="auto"/>
            <w:tcBorders>
              <w:top w:val="nil"/>
              <w:left w:val="single" w:sz="4" w:space="0" w:color="auto"/>
              <w:bottom w:val="nil"/>
              <w:right w:val="nil"/>
            </w:tcBorders>
            <w:shd w:val="clear" w:color="000000" w:fill="C6EFCE"/>
            <w:noWrap/>
            <w:vAlign w:val="bottom"/>
            <w:hideMark/>
          </w:tcPr>
          <w:p w14:paraId="6957E56B" w14:textId="77777777" w:rsidR="00372313" w:rsidRPr="00F94643" w:rsidRDefault="00372313" w:rsidP="00372313">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3&amp;1</w:t>
            </w:r>
          </w:p>
        </w:tc>
        <w:tc>
          <w:tcPr>
            <w:tcW w:w="0" w:type="auto"/>
            <w:tcBorders>
              <w:top w:val="nil"/>
              <w:left w:val="single" w:sz="4" w:space="0" w:color="auto"/>
              <w:bottom w:val="nil"/>
              <w:right w:val="nil"/>
            </w:tcBorders>
            <w:shd w:val="clear" w:color="000000" w:fill="C6EFCE"/>
            <w:noWrap/>
            <w:vAlign w:val="bottom"/>
            <w:hideMark/>
          </w:tcPr>
          <w:p w14:paraId="6C09191A" w14:textId="77777777" w:rsidR="00372313" w:rsidRPr="00F94643" w:rsidRDefault="00372313" w:rsidP="00372313">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414F57B" w14:textId="77777777" w:rsidR="00372313" w:rsidRPr="00F94643" w:rsidRDefault="00372313" w:rsidP="00372313">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1&amp;7</w:t>
            </w:r>
          </w:p>
        </w:tc>
        <w:tc>
          <w:tcPr>
            <w:tcW w:w="0" w:type="auto"/>
            <w:tcBorders>
              <w:top w:val="nil"/>
              <w:left w:val="single" w:sz="4" w:space="0" w:color="auto"/>
              <w:bottom w:val="nil"/>
              <w:right w:val="nil"/>
            </w:tcBorders>
            <w:shd w:val="clear" w:color="000000" w:fill="FFEB9C"/>
            <w:noWrap/>
            <w:vAlign w:val="bottom"/>
            <w:hideMark/>
          </w:tcPr>
          <w:p w14:paraId="231A2D0D" w14:textId="77777777" w:rsidR="00372313" w:rsidRPr="00F94643" w:rsidRDefault="00372313" w:rsidP="00372313">
            <w:pPr>
              <w:jc w:val="right"/>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3E3F1C7F" w14:textId="77777777" w:rsidR="00372313" w:rsidRPr="00F94643" w:rsidRDefault="00372313" w:rsidP="00372313">
            <w:pPr>
              <w:jc w:val="right"/>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163506A3" w14:textId="77777777" w:rsidR="00372313" w:rsidRPr="00F94643" w:rsidRDefault="00372313" w:rsidP="00372313">
            <w:pPr>
              <w:jc w:val="right"/>
              <w:rPr>
                <w:rFonts w:ascii="Calibri" w:eastAsia="Times New Roman" w:hAnsi="Calibri" w:cs="Times New Roman"/>
                <w:color w:val="9C0006"/>
                <w:lang w:val="en-GB"/>
              </w:rPr>
            </w:pPr>
            <w:r w:rsidRPr="00F94643">
              <w:rPr>
                <w:rFonts w:ascii="Calibri" w:eastAsia="Times New Roman" w:hAnsi="Calibri" w:cs="Times New Roman"/>
                <w:color w:val="9C0006"/>
                <w:lang w:val="en-GB"/>
              </w:rPr>
              <w:t>3</w:t>
            </w:r>
          </w:p>
        </w:tc>
        <w:tc>
          <w:tcPr>
            <w:tcW w:w="0" w:type="auto"/>
            <w:tcBorders>
              <w:top w:val="nil"/>
              <w:left w:val="single" w:sz="4" w:space="0" w:color="auto"/>
              <w:bottom w:val="nil"/>
              <w:right w:val="nil"/>
            </w:tcBorders>
            <w:shd w:val="clear" w:color="000000" w:fill="C6EFCE"/>
            <w:noWrap/>
            <w:vAlign w:val="bottom"/>
            <w:hideMark/>
          </w:tcPr>
          <w:p w14:paraId="0B4C4E2B" w14:textId="77777777" w:rsidR="00372313" w:rsidRPr="00F94643" w:rsidRDefault="00372313" w:rsidP="00372313">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r>
      <w:tr w:rsidR="00372313" w:rsidRPr="00F94643" w14:paraId="1B522565" w14:textId="77777777" w:rsidTr="00372313">
        <w:trPr>
          <w:trHeight w:val="300"/>
        </w:trPr>
        <w:tc>
          <w:tcPr>
            <w:tcW w:w="0" w:type="auto"/>
            <w:tcBorders>
              <w:top w:val="nil"/>
              <w:left w:val="nil"/>
              <w:bottom w:val="nil"/>
              <w:right w:val="nil"/>
            </w:tcBorders>
            <w:shd w:val="clear" w:color="auto" w:fill="auto"/>
            <w:noWrap/>
            <w:vAlign w:val="bottom"/>
            <w:hideMark/>
          </w:tcPr>
          <w:p w14:paraId="31F91D9D" w14:textId="77777777" w:rsidR="00372313" w:rsidRPr="00F94643" w:rsidRDefault="00372313" w:rsidP="00372313">
            <w:pP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delenatiiXniveum1</w:t>
            </w:r>
            <w:proofErr w:type="gramEnd"/>
          </w:p>
        </w:tc>
        <w:tc>
          <w:tcPr>
            <w:tcW w:w="0" w:type="auto"/>
            <w:tcBorders>
              <w:top w:val="nil"/>
              <w:left w:val="single" w:sz="4" w:space="0" w:color="auto"/>
              <w:bottom w:val="nil"/>
              <w:right w:val="nil"/>
            </w:tcBorders>
            <w:shd w:val="clear" w:color="000000" w:fill="C6EFCE"/>
            <w:noWrap/>
            <w:vAlign w:val="bottom"/>
            <w:hideMark/>
          </w:tcPr>
          <w:p w14:paraId="3CF1DBA3" w14:textId="77777777" w:rsidR="00372313" w:rsidRPr="00F94643" w:rsidRDefault="00372313" w:rsidP="00372313">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2583E09F" w14:textId="77777777" w:rsidR="00372313" w:rsidRPr="00F94643" w:rsidRDefault="00372313" w:rsidP="00372313">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4F4CF686" w14:textId="77777777" w:rsidR="00372313" w:rsidRPr="00F94643" w:rsidRDefault="00372313" w:rsidP="00372313">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FFEB9C"/>
            <w:noWrap/>
            <w:vAlign w:val="bottom"/>
            <w:hideMark/>
          </w:tcPr>
          <w:p w14:paraId="569A4673" w14:textId="77777777" w:rsidR="00372313" w:rsidRPr="00F94643" w:rsidRDefault="00372313" w:rsidP="00372313">
            <w:pPr>
              <w:jc w:val="right"/>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78D8676" w14:textId="77777777" w:rsidR="00372313" w:rsidRPr="00F94643" w:rsidRDefault="00372313" w:rsidP="00372313">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6(low)</w:t>
            </w:r>
          </w:p>
        </w:tc>
        <w:tc>
          <w:tcPr>
            <w:tcW w:w="0" w:type="auto"/>
            <w:tcBorders>
              <w:top w:val="nil"/>
              <w:left w:val="single" w:sz="4" w:space="0" w:color="auto"/>
              <w:bottom w:val="nil"/>
              <w:right w:val="nil"/>
            </w:tcBorders>
            <w:shd w:val="clear" w:color="000000" w:fill="C6EFCE"/>
            <w:noWrap/>
            <w:vAlign w:val="bottom"/>
            <w:hideMark/>
          </w:tcPr>
          <w:p w14:paraId="0B6C5129" w14:textId="77777777" w:rsidR="00372313" w:rsidRPr="00F94643" w:rsidRDefault="00372313" w:rsidP="00372313">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557241C6" w14:textId="77777777" w:rsidR="00372313" w:rsidRPr="00F94643" w:rsidRDefault="00372313" w:rsidP="00372313">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6</w:t>
            </w:r>
          </w:p>
        </w:tc>
      </w:tr>
      <w:tr w:rsidR="00372313" w:rsidRPr="00F94643" w14:paraId="20251B61" w14:textId="77777777" w:rsidTr="00372313">
        <w:trPr>
          <w:trHeight w:val="300"/>
        </w:trPr>
        <w:tc>
          <w:tcPr>
            <w:tcW w:w="0" w:type="auto"/>
            <w:tcBorders>
              <w:top w:val="nil"/>
              <w:left w:val="nil"/>
              <w:bottom w:val="nil"/>
              <w:right w:val="nil"/>
            </w:tcBorders>
            <w:shd w:val="clear" w:color="auto" w:fill="auto"/>
            <w:noWrap/>
            <w:vAlign w:val="bottom"/>
            <w:hideMark/>
          </w:tcPr>
          <w:p w14:paraId="39714CB6" w14:textId="77777777" w:rsidR="00372313" w:rsidRPr="00F94643" w:rsidRDefault="00372313" w:rsidP="00372313">
            <w:pP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armeniacumXconcolor5</w:t>
            </w:r>
            <w:proofErr w:type="gramEnd"/>
          </w:p>
        </w:tc>
        <w:tc>
          <w:tcPr>
            <w:tcW w:w="0" w:type="auto"/>
            <w:tcBorders>
              <w:top w:val="nil"/>
              <w:left w:val="single" w:sz="4" w:space="0" w:color="auto"/>
              <w:bottom w:val="nil"/>
              <w:right w:val="nil"/>
            </w:tcBorders>
            <w:shd w:val="clear" w:color="000000" w:fill="C6EFCE"/>
            <w:noWrap/>
            <w:vAlign w:val="bottom"/>
            <w:hideMark/>
          </w:tcPr>
          <w:p w14:paraId="4A98C4B9" w14:textId="77777777" w:rsidR="00372313" w:rsidRPr="00F94643" w:rsidRDefault="00372313" w:rsidP="00372313">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1BFC88B" w14:textId="77777777" w:rsidR="00372313" w:rsidRPr="00F94643" w:rsidRDefault="00372313" w:rsidP="00372313">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57D6673" w14:textId="77777777" w:rsidR="00372313" w:rsidRPr="00F94643" w:rsidRDefault="00372313" w:rsidP="00372313">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6CFF71D" w14:textId="77777777" w:rsidR="00372313" w:rsidRPr="00F94643" w:rsidRDefault="00372313" w:rsidP="00372313">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7347C2E3" w14:textId="77777777" w:rsidR="00372313" w:rsidRPr="00F94643" w:rsidRDefault="00372313" w:rsidP="00372313">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30C76E0" w14:textId="77777777" w:rsidR="00372313" w:rsidRPr="00F94643" w:rsidRDefault="00372313" w:rsidP="00372313">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0394552" w14:textId="77777777" w:rsidR="00372313" w:rsidRPr="00F94643" w:rsidRDefault="00372313" w:rsidP="00372313">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r>
      <w:tr w:rsidR="00372313" w:rsidRPr="00F94643" w14:paraId="57DB7313" w14:textId="77777777" w:rsidTr="00372313">
        <w:trPr>
          <w:trHeight w:val="300"/>
        </w:trPr>
        <w:tc>
          <w:tcPr>
            <w:tcW w:w="0" w:type="auto"/>
            <w:tcBorders>
              <w:top w:val="nil"/>
              <w:left w:val="nil"/>
              <w:bottom w:val="nil"/>
              <w:right w:val="nil"/>
            </w:tcBorders>
            <w:shd w:val="clear" w:color="auto" w:fill="auto"/>
            <w:noWrap/>
            <w:vAlign w:val="bottom"/>
            <w:hideMark/>
          </w:tcPr>
          <w:p w14:paraId="4A9821BE" w14:textId="77777777" w:rsidR="00372313" w:rsidRPr="00F94643" w:rsidRDefault="00372313" w:rsidP="00372313">
            <w:pP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armeniacumXconcolor4</w:t>
            </w:r>
            <w:proofErr w:type="gramEnd"/>
          </w:p>
        </w:tc>
        <w:tc>
          <w:tcPr>
            <w:tcW w:w="0" w:type="auto"/>
            <w:tcBorders>
              <w:top w:val="nil"/>
              <w:left w:val="single" w:sz="4" w:space="0" w:color="auto"/>
              <w:bottom w:val="nil"/>
              <w:right w:val="nil"/>
            </w:tcBorders>
            <w:shd w:val="clear" w:color="000000" w:fill="C6EFCE"/>
            <w:noWrap/>
            <w:vAlign w:val="bottom"/>
            <w:hideMark/>
          </w:tcPr>
          <w:p w14:paraId="49535721" w14:textId="77777777" w:rsidR="00372313" w:rsidRPr="00F94643" w:rsidRDefault="00372313" w:rsidP="00372313">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D42766A" w14:textId="77777777" w:rsidR="00372313" w:rsidRPr="00F94643" w:rsidRDefault="00372313" w:rsidP="00372313">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9C589CA" w14:textId="77777777" w:rsidR="00372313" w:rsidRPr="00F94643" w:rsidRDefault="00372313" w:rsidP="00372313">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A43D696" w14:textId="77777777" w:rsidR="00372313" w:rsidRPr="00F94643" w:rsidRDefault="00372313" w:rsidP="00372313">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78C07EB" w14:textId="77777777" w:rsidR="00372313" w:rsidRPr="00F94643" w:rsidRDefault="00372313" w:rsidP="00372313">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2188A87" w14:textId="77777777" w:rsidR="00372313" w:rsidRPr="00F94643" w:rsidRDefault="00372313" w:rsidP="00372313">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28733CF" w14:textId="77777777" w:rsidR="00372313" w:rsidRPr="00F94643" w:rsidRDefault="00372313" w:rsidP="00372313">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r>
      <w:tr w:rsidR="00372313" w:rsidRPr="00F94643" w14:paraId="4A6E7C2C" w14:textId="77777777" w:rsidTr="00372313">
        <w:trPr>
          <w:trHeight w:val="300"/>
        </w:trPr>
        <w:tc>
          <w:tcPr>
            <w:tcW w:w="0" w:type="auto"/>
            <w:tcBorders>
              <w:top w:val="nil"/>
              <w:left w:val="nil"/>
              <w:bottom w:val="nil"/>
              <w:right w:val="nil"/>
            </w:tcBorders>
            <w:shd w:val="clear" w:color="auto" w:fill="auto"/>
            <w:noWrap/>
            <w:vAlign w:val="bottom"/>
            <w:hideMark/>
          </w:tcPr>
          <w:p w14:paraId="18DA88CE" w14:textId="77777777" w:rsidR="00372313" w:rsidRPr="00F94643"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2BF05B4"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54A8D14"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58130511"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CB63DFB"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2674BA19"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7142AEB"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0BBF7169"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r>
      <w:tr w:rsidR="00372313" w:rsidRPr="00F94643" w14:paraId="01FDCB77" w14:textId="77777777" w:rsidTr="00372313">
        <w:trPr>
          <w:trHeight w:val="300"/>
        </w:trPr>
        <w:tc>
          <w:tcPr>
            <w:tcW w:w="0" w:type="auto"/>
            <w:tcBorders>
              <w:top w:val="nil"/>
              <w:left w:val="nil"/>
              <w:bottom w:val="nil"/>
              <w:right w:val="nil"/>
            </w:tcBorders>
            <w:shd w:val="clear" w:color="auto" w:fill="auto"/>
            <w:noWrap/>
            <w:vAlign w:val="bottom"/>
            <w:hideMark/>
          </w:tcPr>
          <w:p w14:paraId="0B9E7237" w14:textId="77777777" w:rsidR="00372313" w:rsidRPr="00F94643"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8904D5E"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2F5017D"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C46F94A"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49D686C4"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45FCE2D9"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119769EA"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78C6E9A1"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r>
      <w:tr w:rsidR="00372313" w:rsidRPr="00F94643" w14:paraId="79606EE2" w14:textId="77777777" w:rsidTr="00372313">
        <w:trPr>
          <w:trHeight w:val="300"/>
        </w:trPr>
        <w:tc>
          <w:tcPr>
            <w:tcW w:w="0" w:type="auto"/>
            <w:tcBorders>
              <w:top w:val="nil"/>
              <w:left w:val="nil"/>
              <w:bottom w:val="nil"/>
              <w:right w:val="nil"/>
            </w:tcBorders>
            <w:shd w:val="clear" w:color="auto" w:fill="auto"/>
            <w:noWrap/>
            <w:vAlign w:val="bottom"/>
            <w:hideMark/>
          </w:tcPr>
          <w:p w14:paraId="00733F05" w14:textId="77777777" w:rsidR="00372313" w:rsidRPr="00F94643"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60454B6E"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D6B96AA"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37FF172"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E5E554A"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3FADE88"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A3801C4"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1A8876E"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r>
      <w:tr w:rsidR="00372313" w:rsidRPr="00F94643" w14:paraId="1624FA4B" w14:textId="77777777" w:rsidTr="00372313">
        <w:trPr>
          <w:trHeight w:val="300"/>
        </w:trPr>
        <w:tc>
          <w:tcPr>
            <w:tcW w:w="0" w:type="auto"/>
            <w:tcBorders>
              <w:top w:val="nil"/>
              <w:left w:val="nil"/>
              <w:bottom w:val="nil"/>
              <w:right w:val="nil"/>
            </w:tcBorders>
            <w:shd w:val="clear" w:color="auto" w:fill="auto"/>
            <w:noWrap/>
            <w:vAlign w:val="bottom"/>
            <w:hideMark/>
          </w:tcPr>
          <w:p w14:paraId="038AD1D6" w14:textId="77777777" w:rsidR="00372313" w:rsidRPr="00F94643"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7FA0AA6C"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1B6ED77"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1C0CE5C" w14:textId="4F691A28" w:rsidR="00372313" w:rsidRPr="00F94643" w:rsidRDefault="00097A11"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Legend</w:t>
            </w:r>
          </w:p>
        </w:tc>
        <w:tc>
          <w:tcPr>
            <w:tcW w:w="0" w:type="auto"/>
            <w:tcBorders>
              <w:top w:val="nil"/>
              <w:left w:val="nil"/>
              <w:bottom w:val="nil"/>
              <w:right w:val="nil"/>
            </w:tcBorders>
            <w:shd w:val="clear" w:color="auto" w:fill="auto"/>
            <w:noWrap/>
            <w:vAlign w:val="bottom"/>
            <w:hideMark/>
          </w:tcPr>
          <w:p w14:paraId="0CB9A15A"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486FABF9"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7F2544B9"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53CA622B"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r>
      <w:tr w:rsidR="00372313" w:rsidRPr="00F94643" w14:paraId="135A47AC" w14:textId="77777777" w:rsidTr="00372313">
        <w:trPr>
          <w:trHeight w:val="300"/>
        </w:trPr>
        <w:tc>
          <w:tcPr>
            <w:tcW w:w="0" w:type="auto"/>
            <w:tcBorders>
              <w:top w:val="nil"/>
              <w:left w:val="nil"/>
              <w:bottom w:val="nil"/>
              <w:right w:val="nil"/>
            </w:tcBorders>
            <w:shd w:val="clear" w:color="auto" w:fill="auto"/>
            <w:noWrap/>
            <w:vAlign w:val="bottom"/>
            <w:hideMark/>
          </w:tcPr>
          <w:p w14:paraId="23A2CD97" w14:textId="77777777" w:rsidR="00372313" w:rsidRPr="00F94643"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37B5D221"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54AFF46"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92FFE9E"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147B33E" w14:textId="77777777" w:rsidR="00372313" w:rsidRPr="00F94643" w:rsidRDefault="00372313" w:rsidP="00372313">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1</w:t>
            </w:r>
          </w:p>
        </w:tc>
        <w:tc>
          <w:tcPr>
            <w:tcW w:w="0" w:type="auto"/>
            <w:tcBorders>
              <w:top w:val="nil"/>
              <w:left w:val="nil"/>
              <w:bottom w:val="nil"/>
              <w:right w:val="nil"/>
            </w:tcBorders>
            <w:shd w:val="clear" w:color="auto" w:fill="auto"/>
            <w:noWrap/>
            <w:vAlign w:val="bottom"/>
            <w:hideMark/>
          </w:tcPr>
          <w:p w14:paraId="36B3FBB5" w14:textId="77777777" w:rsidR="00372313" w:rsidRPr="00F94643" w:rsidRDefault="00372313" w:rsidP="00372313">
            <w:pPr>
              <w:rPr>
                <w:rFonts w:ascii="Calibri" w:eastAsia="Times New Roman" w:hAnsi="Calibri" w:cs="Times New Roman"/>
                <w:i/>
                <w:iCs/>
                <w:color w:val="000000"/>
                <w:lang w:val="en-GB"/>
              </w:rPr>
            </w:pPr>
            <w:proofErr w:type="spellStart"/>
            <w:r w:rsidRPr="00F94643">
              <w:rPr>
                <w:rFonts w:ascii="Calibri" w:eastAsia="Times New Roman" w:hAnsi="Calibri" w:cs="Times New Roman"/>
                <w:i/>
                <w:iCs/>
                <w:color w:val="000000"/>
                <w:lang w:val="en-GB"/>
              </w:rPr>
              <w:t>Parvisepalum</w:t>
            </w:r>
            <w:proofErr w:type="spellEnd"/>
          </w:p>
        </w:tc>
        <w:tc>
          <w:tcPr>
            <w:tcW w:w="0" w:type="auto"/>
            <w:tcBorders>
              <w:top w:val="nil"/>
              <w:left w:val="nil"/>
              <w:bottom w:val="nil"/>
              <w:right w:val="nil"/>
            </w:tcBorders>
            <w:shd w:val="clear" w:color="auto" w:fill="auto"/>
            <w:noWrap/>
            <w:vAlign w:val="bottom"/>
            <w:hideMark/>
          </w:tcPr>
          <w:p w14:paraId="31CC32B6" w14:textId="77777777" w:rsidR="00372313" w:rsidRPr="00F94643" w:rsidRDefault="00372313" w:rsidP="00372313">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2</w:t>
            </w:r>
          </w:p>
        </w:tc>
        <w:tc>
          <w:tcPr>
            <w:tcW w:w="0" w:type="auto"/>
            <w:tcBorders>
              <w:top w:val="nil"/>
              <w:left w:val="nil"/>
              <w:bottom w:val="nil"/>
              <w:right w:val="single" w:sz="4" w:space="0" w:color="auto"/>
            </w:tcBorders>
            <w:shd w:val="clear" w:color="auto" w:fill="auto"/>
            <w:noWrap/>
            <w:vAlign w:val="bottom"/>
            <w:hideMark/>
          </w:tcPr>
          <w:p w14:paraId="01C23AE6" w14:textId="77777777" w:rsidR="00372313" w:rsidRPr="00F94643" w:rsidRDefault="00372313" w:rsidP="00372313">
            <w:pPr>
              <w:rPr>
                <w:rFonts w:ascii="Calibri" w:eastAsia="Times New Roman" w:hAnsi="Calibri" w:cs="Times New Roman"/>
                <w:i/>
                <w:iCs/>
                <w:color w:val="000000"/>
                <w:lang w:val="en-GB"/>
              </w:rPr>
            </w:pPr>
            <w:proofErr w:type="spellStart"/>
            <w:r w:rsidRPr="00F94643">
              <w:rPr>
                <w:rFonts w:ascii="Calibri" w:eastAsia="Times New Roman" w:hAnsi="Calibri" w:cs="Times New Roman"/>
                <w:i/>
                <w:iCs/>
                <w:color w:val="000000"/>
                <w:lang w:val="en-GB"/>
              </w:rPr>
              <w:t>Pardalopetalum</w:t>
            </w:r>
            <w:proofErr w:type="spellEnd"/>
          </w:p>
        </w:tc>
      </w:tr>
      <w:tr w:rsidR="00372313" w:rsidRPr="00F94643" w14:paraId="3D5CF2C4" w14:textId="77777777" w:rsidTr="00372313">
        <w:trPr>
          <w:trHeight w:val="300"/>
        </w:trPr>
        <w:tc>
          <w:tcPr>
            <w:tcW w:w="0" w:type="auto"/>
            <w:tcBorders>
              <w:top w:val="nil"/>
              <w:left w:val="nil"/>
              <w:bottom w:val="nil"/>
              <w:right w:val="nil"/>
            </w:tcBorders>
            <w:shd w:val="clear" w:color="auto" w:fill="auto"/>
            <w:noWrap/>
            <w:vAlign w:val="bottom"/>
            <w:hideMark/>
          </w:tcPr>
          <w:p w14:paraId="097C5B38" w14:textId="77777777" w:rsidR="00372313" w:rsidRPr="00F94643"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2C433A3"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BFDA1D9"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C36CD11"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2D65B761" w14:textId="77777777" w:rsidR="00372313" w:rsidRPr="00F94643" w:rsidRDefault="00372313" w:rsidP="00372313">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3</w:t>
            </w:r>
          </w:p>
        </w:tc>
        <w:tc>
          <w:tcPr>
            <w:tcW w:w="0" w:type="auto"/>
            <w:tcBorders>
              <w:top w:val="nil"/>
              <w:left w:val="nil"/>
              <w:bottom w:val="nil"/>
              <w:right w:val="nil"/>
            </w:tcBorders>
            <w:shd w:val="clear" w:color="auto" w:fill="auto"/>
            <w:noWrap/>
            <w:vAlign w:val="bottom"/>
            <w:hideMark/>
          </w:tcPr>
          <w:p w14:paraId="3238D28A" w14:textId="77777777" w:rsidR="00372313" w:rsidRPr="00F94643" w:rsidRDefault="00372313" w:rsidP="00372313">
            <w:pPr>
              <w:rPr>
                <w:rFonts w:ascii="Calibri" w:eastAsia="Times New Roman" w:hAnsi="Calibri" w:cs="Times New Roman"/>
                <w:i/>
                <w:iCs/>
                <w:color w:val="000000"/>
                <w:lang w:val="en-GB"/>
              </w:rPr>
            </w:pPr>
            <w:proofErr w:type="spellStart"/>
            <w:r w:rsidRPr="00F94643">
              <w:rPr>
                <w:rFonts w:ascii="Calibri" w:eastAsia="Times New Roman" w:hAnsi="Calibri" w:cs="Times New Roman"/>
                <w:i/>
                <w:iCs/>
                <w:color w:val="000000"/>
                <w:lang w:val="en-GB"/>
              </w:rPr>
              <w:t>Paphiopedilum</w:t>
            </w:r>
            <w:proofErr w:type="spellEnd"/>
          </w:p>
        </w:tc>
        <w:tc>
          <w:tcPr>
            <w:tcW w:w="0" w:type="auto"/>
            <w:tcBorders>
              <w:top w:val="nil"/>
              <w:left w:val="nil"/>
              <w:bottom w:val="nil"/>
              <w:right w:val="nil"/>
            </w:tcBorders>
            <w:shd w:val="clear" w:color="auto" w:fill="auto"/>
            <w:noWrap/>
            <w:vAlign w:val="bottom"/>
            <w:hideMark/>
          </w:tcPr>
          <w:p w14:paraId="48F1CADA" w14:textId="77777777" w:rsidR="00372313" w:rsidRPr="00F94643" w:rsidRDefault="00372313" w:rsidP="00372313">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4</w:t>
            </w:r>
          </w:p>
        </w:tc>
        <w:tc>
          <w:tcPr>
            <w:tcW w:w="0" w:type="auto"/>
            <w:tcBorders>
              <w:top w:val="nil"/>
              <w:left w:val="nil"/>
              <w:bottom w:val="nil"/>
              <w:right w:val="single" w:sz="4" w:space="0" w:color="auto"/>
            </w:tcBorders>
            <w:shd w:val="clear" w:color="auto" w:fill="auto"/>
            <w:noWrap/>
            <w:vAlign w:val="bottom"/>
            <w:hideMark/>
          </w:tcPr>
          <w:p w14:paraId="7EFFFB69" w14:textId="77777777" w:rsidR="00372313" w:rsidRPr="00F94643" w:rsidRDefault="00372313" w:rsidP="00372313">
            <w:pPr>
              <w:rPr>
                <w:rFonts w:ascii="Calibri" w:eastAsia="Times New Roman" w:hAnsi="Calibri" w:cs="Times New Roman"/>
                <w:i/>
                <w:iCs/>
                <w:color w:val="000000"/>
                <w:lang w:val="en-GB"/>
              </w:rPr>
            </w:pPr>
            <w:proofErr w:type="spellStart"/>
            <w:r w:rsidRPr="00F94643">
              <w:rPr>
                <w:rFonts w:ascii="Calibri" w:eastAsia="Times New Roman" w:hAnsi="Calibri" w:cs="Times New Roman"/>
                <w:i/>
                <w:iCs/>
                <w:color w:val="000000"/>
                <w:lang w:val="en-GB"/>
              </w:rPr>
              <w:t>Coryopedilum</w:t>
            </w:r>
            <w:proofErr w:type="spellEnd"/>
          </w:p>
        </w:tc>
      </w:tr>
      <w:tr w:rsidR="00372313" w:rsidRPr="00F94643" w14:paraId="4F86F5CB" w14:textId="77777777" w:rsidTr="00372313">
        <w:trPr>
          <w:trHeight w:val="300"/>
        </w:trPr>
        <w:tc>
          <w:tcPr>
            <w:tcW w:w="0" w:type="auto"/>
            <w:tcBorders>
              <w:top w:val="nil"/>
              <w:left w:val="nil"/>
              <w:bottom w:val="nil"/>
              <w:right w:val="nil"/>
            </w:tcBorders>
            <w:shd w:val="clear" w:color="auto" w:fill="auto"/>
            <w:noWrap/>
            <w:vAlign w:val="bottom"/>
            <w:hideMark/>
          </w:tcPr>
          <w:p w14:paraId="31DA1A5A" w14:textId="77777777" w:rsidR="00372313" w:rsidRPr="00F94643"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731BDAC"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A463431"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24D2B4C"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582C0E1" w14:textId="77777777" w:rsidR="00372313" w:rsidRPr="00F94643" w:rsidRDefault="00372313" w:rsidP="00372313">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5</w:t>
            </w:r>
          </w:p>
        </w:tc>
        <w:tc>
          <w:tcPr>
            <w:tcW w:w="0" w:type="auto"/>
            <w:tcBorders>
              <w:top w:val="nil"/>
              <w:left w:val="nil"/>
              <w:bottom w:val="nil"/>
              <w:right w:val="nil"/>
            </w:tcBorders>
            <w:shd w:val="clear" w:color="auto" w:fill="auto"/>
            <w:noWrap/>
            <w:vAlign w:val="bottom"/>
            <w:hideMark/>
          </w:tcPr>
          <w:p w14:paraId="042E290C" w14:textId="77777777" w:rsidR="00372313" w:rsidRPr="00F94643" w:rsidRDefault="00372313" w:rsidP="00372313">
            <w:pPr>
              <w:rPr>
                <w:rFonts w:ascii="Calibri" w:eastAsia="Times New Roman" w:hAnsi="Calibri" w:cs="Times New Roman"/>
                <w:i/>
                <w:iCs/>
                <w:color w:val="000000"/>
                <w:lang w:val="en-GB"/>
              </w:rPr>
            </w:pPr>
            <w:proofErr w:type="spellStart"/>
            <w:r w:rsidRPr="00F94643">
              <w:rPr>
                <w:rFonts w:ascii="Calibri" w:eastAsia="Times New Roman" w:hAnsi="Calibri" w:cs="Times New Roman"/>
                <w:i/>
                <w:iCs/>
                <w:color w:val="000000"/>
                <w:lang w:val="en-GB"/>
              </w:rPr>
              <w:t>Cochlopetalum</w:t>
            </w:r>
            <w:proofErr w:type="spellEnd"/>
          </w:p>
        </w:tc>
        <w:tc>
          <w:tcPr>
            <w:tcW w:w="0" w:type="auto"/>
            <w:tcBorders>
              <w:top w:val="nil"/>
              <w:left w:val="nil"/>
              <w:bottom w:val="nil"/>
              <w:right w:val="nil"/>
            </w:tcBorders>
            <w:shd w:val="clear" w:color="auto" w:fill="auto"/>
            <w:noWrap/>
            <w:vAlign w:val="bottom"/>
            <w:hideMark/>
          </w:tcPr>
          <w:p w14:paraId="79E95266" w14:textId="77777777" w:rsidR="00372313" w:rsidRPr="00F94643" w:rsidRDefault="00372313" w:rsidP="00372313">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6</w:t>
            </w:r>
          </w:p>
        </w:tc>
        <w:tc>
          <w:tcPr>
            <w:tcW w:w="0" w:type="auto"/>
            <w:tcBorders>
              <w:top w:val="nil"/>
              <w:left w:val="nil"/>
              <w:bottom w:val="nil"/>
              <w:right w:val="single" w:sz="4" w:space="0" w:color="auto"/>
            </w:tcBorders>
            <w:shd w:val="clear" w:color="auto" w:fill="auto"/>
            <w:noWrap/>
            <w:vAlign w:val="bottom"/>
            <w:hideMark/>
          </w:tcPr>
          <w:p w14:paraId="070B173B" w14:textId="77777777" w:rsidR="00372313" w:rsidRPr="00F94643" w:rsidRDefault="00372313" w:rsidP="00372313">
            <w:pPr>
              <w:rPr>
                <w:rFonts w:ascii="Calibri" w:eastAsia="Times New Roman" w:hAnsi="Calibri" w:cs="Times New Roman"/>
                <w:i/>
                <w:iCs/>
                <w:color w:val="000000"/>
                <w:lang w:val="en-GB"/>
              </w:rPr>
            </w:pPr>
            <w:proofErr w:type="spellStart"/>
            <w:r w:rsidRPr="00F94643">
              <w:rPr>
                <w:rFonts w:ascii="Calibri" w:eastAsia="Times New Roman" w:hAnsi="Calibri" w:cs="Times New Roman"/>
                <w:i/>
                <w:iCs/>
                <w:color w:val="000000"/>
                <w:lang w:val="en-GB"/>
              </w:rPr>
              <w:t>Brachypetalum</w:t>
            </w:r>
            <w:proofErr w:type="spellEnd"/>
          </w:p>
        </w:tc>
      </w:tr>
      <w:tr w:rsidR="00372313" w:rsidRPr="00F94643" w14:paraId="6174EF62" w14:textId="77777777" w:rsidTr="00372313">
        <w:trPr>
          <w:trHeight w:val="300"/>
        </w:trPr>
        <w:tc>
          <w:tcPr>
            <w:tcW w:w="0" w:type="auto"/>
            <w:tcBorders>
              <w:top w:val="nil"/>
              <w:left w:val="nil"/>
              <w:bottom w:val="nil"/>
              <w:right w:val="nil"/>
            </w:tcBorders>
            <w:shd w:val="clear" w:color="auto" w:fill="auto"/>
            <w:noWrap/>
            <w:vAlign w:val="bottom"/>
            <w:hideMark/>
          </w:tcPr>
          <w:p w14:paraId="079051E7" w14:textId="77777777" w:rsidR="00372313" w:rsidRPr="00F94643"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46A2C6A3"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DAB2C23"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5AC91B25"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single" w:sz="4" w:space="0" w:color="auto"/>
              <w:right w:val="nil"/>
            </w:tcBorders>
            <w:shd w:val="clear" w:color="auto" w:fill="auto"/>
            <w:noWrap/>
            <w:vAlign w:val="bottom"/>
            <w:hideMark/>
          </w:tcPr>
          <w:p w14:paraId="702351F3" w14:textId="77777777" w:rsidR="00372313" w:rsidRPr="00F94643" w:rsidRDefault="00372313" w:rsidP="00372313">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7</w:t>
            </w:r>
          </w:p>
        </w:tc>
        <w:tc>
          <w:tcPr>
            <w:tcW w:w="0" w:type="auto"/>
            <w:tcBorders>
              <w:top w:val="nil"/>
              <w:left w:val="nil"/>
              <w:bottom w:val="single" w:sz="4" w:space="0" w:color="auto"/>
              <w:right w:val="nil"/>
            </w:tcBorders>
            <w:shd w:val="clear" w:color="auto" w:fill="auto"/>
            <w:noWrap/>
            <w:vAlign w:val="bottom"/>
            <w:hideMark/>
          </w:tcPr>
          <w:p w14:paraId="160BCC9E" w14:textId="77777777" w:rsidR="00372313" w:rsidRPr="00F94643" w:rsidRDefault="00372313" w:rsidP="00372313">
            <w:pPr>
              <w:rPr>
                <w:rFonts w:ascii="Calibri" w:eastAsia="Times New Roman" w:hAnsi="Calibri" w:cs="Times New Roman"/>
                <w:i/>
                <w:iCs/>
                <w:color w:val="000000"/>
                <w:lang w:val="en-GB"/>
              </w:rPr>
            </w:pPr>
            <w:proofErr w:type="spellStart"/>
            <w:r w:rsidRPr="00F94643">
              <w:rPr>
                <w:rFonts w:ascii="Calibri" w:eastAsia="Times New Roman" w:hAnsi="Calibri" w:cs="Times New Roman"/>
                <w:i/>
                <w:iCs/>
                <w:color w:val="000000"/>
                <w:lang w:val="en-GB"/>
              </w:rPr>
              <w:t>Barbata</w:t>
            </w:r>
            <w:proofErr w:type="spellEnd"/>
          </w:p>
        </w:tc>
        <w:tc>
          <w:tcPr>
            <w:tcW w:w="0" w:type="auto"/>
            <w:tcBorders>
              <w:top w:val="nil"/>
              <w:left w:val="nil"/>
              <w:bottom w:val="single" w:sz="4" w:space="0" w:color="auto"/>
              <w:right w:val="nil"/>
            </w:tcBorders>
            <w:shd w:val="clear" w:color="auto" w:fill="auto"/>
            <w:noWrap/>
            <w:vAlign w:val="bottom"/>
            <w:hideMark/>
          </w:tcPr>
          <w:p w14:paraId="5DB58E42"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91F510C" w14:textId="77777777" w:rsidR="00372313" w:rsidRPr="00F94643" w:rsidRDefault="00372313" w:rsidP="00372313">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r>
    </w:tbl>
    <w:p w14:paraId="24943B1A" w14:textId="77777777" w:rsidR="00990F52" w:rsidRDefault="00990F52" w:rsidP="00F7449E">
      <w:pPr>
        <w:rPr>
          <w:lang w:val="en-GB"/>
        </w:rPr>
        <w:sectPr w:rsidR="00990F52" w:rsidSect="005C68A0">
          <w:pgSz w:w="16840" w:h="11900" w:orient="landscape"/>
          <w:pgMar w:top="1417" w:right="1417" w:bottom="851" w:left="1417" w:header="708" w:footer="708" w:gutter="0"/>
          <w:cols w:space="708"/>
          <w:docGrid w:linePitch="360"/>
        </w:sectPr>
      </w:pPr>
    </w:p>
    <w:p w14:paraId="69F39F8F" w14:textId="77777777" w:rsidR="00990F52" w:rsidRPr="00F94643" w:rsidRDefault="00990F52" w:rsidP="00990F52">
      <w:pPr>
        <w:pStyle w:val="Kop2"/>
        <w:numPr>
          <w:ilvl w:val="0"/>
          <w:numId w:val="33"/>
        </w:numPr>
        <w:spacing w:before="0" w:after="120"/>
        <w:rPr>
          <w:lang w:val="en-GB"/>
        </w:rPr>
      </w:pPr>
      <w:bookmarkStart w:id="483" w:name="_Toc261813428"/>
      <w:r w:rsidRPr="00F94643">
        <w:rPr>
          <w:lang w:val="en-GB"/>
        </w:rPr>
        <w:lastRenderedPageBreak/>
        <w:t>Results of characteristic research</w:t>
      </w:r>
      <w:bookmarkEnd w:id="483"/>
    </w:p>
    <w:p w14:paraId="423D0D7C" w14:textId="77777777" w:rsidR="00990F52" w:rsidRPr="00F94643" w:rsidRDefault="00990F52" w:rsidP="00990F52">
      <w:pPr>
        <w:pStyle w:val="Bijschrift"/>
        <w:keepNext/>
        <w:rPr>
          <w:lang w:val="en-GB"/>
        </w:rPr>
      </w:pPr>
      <w:r w:rsidRPr="00F94643">
        <w:rPr>
          <w:lang w:val="en-GB"/>
        </w:rPr>
        <w:t xml:space="preserve">Table </w:t>
      </w:r>
      <w:r w:rsidRPr="00F94643">
        <w:rPr>
          <w:lang w:val="en-GB"/>
        </w:rPr>
        <w:fldChar w:fldCharType="begin"/>
      </w:r>
      <w:r w:rsidRPr="00F94643">
        <w:rPr>
          <w:lang w:val="en-GB"/>
        </w:rPr>
        <w:instrText xml:space="preserve"> SEQ Table \* ARABIC </w:instrText>
      </w:r>
      <w:r w:rsidRPr="00F94643">
        <w:rPr>
          <w:lang w:val="en-GB"/>
        </w:rPr>
        <w:fldChar w:fldCharType="separate"/>
      </w:r>
      <w:r>
        <w:rPr>
          <w:noProof/>
          <w:lang w:val="en-GB"/>
        </w:rPr>
        <w:t>8</w:t>
      </w:r>
      <w:r w:rsidRPr="00F94643">
        <w:rPr>
          <w:lang w:val="en-GB"/>
        </w:rPr>
        <w:fldChar w:fldCharType="end"/>
      </w:r>
      <w:r w:rsidRPr="00F94643">
        <w:rPr>
          <w:lang w:val="en-GB"/>
        </w:rPr>
        <w:t xml:space="preserve"> Characteristics o</w:t>
      </w:r>
      <w:r w:rsidRPr="00F94643">
        <w:rPr>
          <w:i/>
          <w:lang w:val="en-GB"/>
        </w:rPr>
        <w:t xml:space="preserve">f </w:t>
      </w:r>
      <w:proofErr w:type="spellStart"/>
      <w:r w:rsidRPr="00F94643">
        <w:rPr>
          <w:i/>
          <w:lang w:val="en-GB"/>
        </w:rPr>
        <w:t>Paphiopedilum</w:t>
      </w:r>
      <w:proofErr w:type="spellEnd"/>
      <w:r w:rsidRPr="00F94643">
        <w:rPr>
          <w:lang w:val="en-GB"/>
        </w:rPr>
        <w:t xml:space="preserve"> section </w:t>
      </w:r>
      <w:proofErr w:type="spellStart"/>
      <w:r w:rsidRPr="00F94643">
        <w:rPr>
          <w:i/>
          <w:lang w:val="en-GB"/>
        </w:rPr>
        <w:t>Barbata</w:t>
      </w:r>
      <w:proofErr w:type="spellEnd"/>
    </w:p>
    <w:tbl>
      <w:tblPr>
        <w:tblW w:w="0" w:type="auto"/>
        <w:tblInd w:w="55" w:type="dxa"/>
        <w:tblCellMar>
          <w:left w:w="70" w:type="dxa"/>
          <w:right w:w="70" w:type="dxa"/>
        </w:tblCellMar>
        <w:tblLook w:val="04A0" w:firstRow="1" w:lastRow="0" w:firstColumn="1" w:lastColumn="0" w:noHBand="0" w:noVBand="1"/>
      </w:tblPr>
      <w:tblGrid>
        <w:gridCol w:w="1319"/>
        <w:gridCol w:w="1693"/>
        <w:gridCol w:w="1639"/>
        <w:gridCol w:w="1639"/>
        <w:gridCol w:w="1806"/>
        <w:gridCol w:w="2048"/>
        <w:gridCol w:w="1639"/>
        <w:gridCol w:w="1639"/>
      </w:tblGrid>
      <w:tr w:rsidR="00990F52" w:rsidRPr="00F94643" w14:paraId="6C7AB735" w14:textId="77777777" w:rsidTr="00C07EDE">
        <w:trPr>
          <w:trHeight w:val="500"/>
        </w:trPr>
        <w:tc>
          <w:tcPr>
            <w:tcW w:w="0" w:type="auto"/>
            <w:tcBorders>
              <w:top w:val="nil"/>
              <w:left w:val="nil"/>
              <w:bottom w:val="nil"/>
              <w:right w:val="nil"/>
            </w:tcBorders>
            <w:shd w:val="clear" w:color="auto" w:fill="auto"/>
            <w:noWrap/>
            <w:vAlign w:val="bottom"/>
            <w:hideMark/>
          </w:tcPr>
          <w:p w14:paraId="3B3B3466"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9560B89" w14:textId="77777777" w:rsidR="00990F52" w:rsidRPr="00F94643" w:rsidRDefault="00990F52" w:rsidP="00C07EDE">
            <w:pPr>
              <w:rPr>
                <w:rFonts w:ascii="Calibri" w:eastAsia="Times New Roman" w:hAnsi="Calibri" w:cs="Times New Roman"/>
                <w:color w:val="000000"/>
                <w:lang w:val="en-GB"/>
              </w:rPr>
            </w:pPr>
          </w:p>
        </w:tc>
        <w:tc>
          <w:tcPr>
            <w:tcW w:w="0" w:type="auto"/>
            <w:gridSpan w:val="3"/>
            <w:tcBorders>
              <w:top w:val="nil"/>
              <w:left w:val="nil"/>
              <w:bottom w:val="nil"/>
              <w:right w:val="nil"/>
            </w:tcBorders>
            <w:shd w:val="clear" w:color="auto" w:fill="auto"/>
            <w:noWrap/>
            <w:vAlign w:val="bottom"/>
            <w:hideMark/>
          </w:tcPr>
          <w:p w14:paraId="250588D9" w14:textId="77777777" w:rsidR="00990F52" w:rsidRPr="00F94643" w:rsidRDefault="00990F52" w:rsidP="00C07EDE">
            <w:pPr>
              <w:jc w:val="center"/>
              <w:rPr>
                <w:rFonts w:ascii="Calibri" w:eastAsia="Times New Roman" w:hAnsi="Calibri" w:cs="Times New Roman"/>
                <w:b/>
                <w:bCs/>
                <w:i/>
                <w:color w:val="000000"/>
                <w:sz w:val="40"/>
                <w:szCs w:val="40"/>
                <w:lang w:val="en-GB"/>
              </w:rPr>
            </w:pPr>
            <w:proofErr w:type="spellStart"/>
            <w:r w:rsidRPr="00F94643">
              <w:rPr>
                <w:rFonts w:ascii="Calibri" w:eastAsia="Times New Roman" w:hAnsi="Calibri" w:cs="Times New Roman"/>
                <w:b/>
                <w:bCs/>
                <w:i/>
                <w:sz w:val="32"/>
                <w:szCs w:val="20"/>
                <w:lang w:val="en-GB"/>
              </w:rPr>
              <w:t>Paphiopedilum</w:t>
            </w:r>
            <w:proofErr w:type="spellEnd"/>
            <w:r w:rsidRPr="00F94643">
              <w:rPr>
                <w:rFonts w:ascii="Calibri" w:eastAsia="Times New Roman" w:hAnsi="Calibri" w:cs="Times New Roman"/>
                <w:b/>
                <w:bCs/>
                <w:sz w:val="32"/>
                <w:szCs w:val="20"/>
                <w:lang w:val="en-GB"/>
              </w:rPr>
              <w:t xml:space="preserve"> sect. </w:t>
            </w:r>
            <w:proofErr w:type="spellStart"/>
            <w:r w:rsidRPr="00F94643">
              <w:rPr>
                <w:rFonts w:ascii="Calibri" w:eastAsia="Times New Roman" w:hAnsi="Calibri" w:cs="Times New Roman"/>
                <w:b/>
                <w:bCs/>
                <w:i/>
                <w:color w:val="000000"/>
                <w:sz w:val="32"/>
                <w:szCs w:val="40"/>
                <w:lang w:val="en-GB"/>
              </w:rPr>
              <w:t>Barbata</w:t>
            </w:r>
            <w:proofErr w:type="spellEnd"/>
          </w:p>
        </w:tc>
        <w:tc>
          <w:tcPr>
            <w:tcW w:w="0" w:type="auto"/>
            <w:tcBorders>
              <w:top w:val="nil"/>
              <w:left w:val="nil"/>
              <w:bottom w:val="nil"/>
              <w:right w:val="nil"/>
            </w:tcBorders>
            <w:shd w:val="clear" w:color="auto" w:fill="auto"/>
            <w:noWrap/>
            <w:vAlign w:val="bottom"/>
            <w:hideMark/>
          </w:tcPr>
          <w:p w14:paraId="605FACE5"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178B2A5"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E6A3B89" w14:textId="77777777" w:rsidR="00990F52" w:rsidRPr="00F94643" w:rsidRDefault="00990F52" w:rsidP="00C07EDE">
            <w:pPr>
              <w:rPr>
                <w:rFonts w:ascii="Calibri" w:eastAsia="Times New Roman" w:hAnsi="Calibri" w:cs="Times New Roman"/>
                <w:color w:val="000000"/>
                <w:lang w:val="en-GB"/>
              </w:rPr>
            </w:pPr>
          </w:p>
        </w:tc>
      </w:tr>
      <w:tr w:rsidR="00990F52" w:rsidRPr="00F94643" w14:paraId="08A6B89C" w14:textId="77777777" w:rsidTr="00C07EDE">
        <w:trPr>
          <w:trHeight w:val="300"/>
        </w:trPr>
        <w:tc>
          <w:tcPr>
            <w:tcW w:w="0" w:type="auto"/>
            <w:tcBorders>
              <w:top w:val="nil"/>
              <w:left w:val="nil"/>
              <w:bottom w:val="nil"/>
              <w:right w:val="nil"/>
            </w:tcBorders>
            <w:shd w:val="clear" w:color="auto" w:fill="auto"/>
            <w:noWrap/>
            <w:vAlign w:val="bottom"/>
            <w:hideMark/>
          </w:tcPr>
          <w:p w14:paraId="3AD34E30"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76B4A7F"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A15D9C8"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35099DC"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62B5C5A"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8828A7D"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307B42D"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9980939" w14:textId="77777777" w:rsidR="00990F52" w:rsidRPr="00F94643" w:rsidRDefault="00990F52" w:rsidP="00C07EDE">
            <w:pPr>
              <w:rPr>
                <w:rFonts w:ascii="Calibri" w:eastAsia="Times New Roman" w:hAnsi="Calibri" w:cs="Times New Roman"/>
                <w:color w:val="000000"/>
                <w:lang w:val="en-GB"/>
              </w:rPr>
            </w:pPr>
          </w:p>
        </w:tc>
      </w:tr>
      <w:tr w:rsidR="00990F52" w:rsidRPr="00F94643" w14:paraId="1BF35005"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04F788" w14:textId="77777777" w:rsidR="00990F52" w:rsidRPr="00F94643" w:rsidRDefault="00990F52" w:rsidP="00C07EDE">
            <w:pPr>
              <w:jc w:val="center"/>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7C992BD1" w14:textId="77777777" w:rsidR="00990F52" w:rsidRPr="00F94643" w:rsidRDefault="00990F52" w:rsidP="00C07EDE">
            <w:pPr>
              <w:rPr>
                <w:rFonts w:ascii="Calibri" w:eastAsia="Times New Roman" w:hAnsi="Calibri" w:cs="Times New Roman"/>
                <w:b/>
                <w:bCs/>
                <w:color w:val="9C0006"/>
                <w:lang w:val="en-GB"/>
              </w:rPr>
            </w:pPr>
            <w:proofErr w:type="gramStart"/>
            <w:r w:rsidRPr="00F94643">
              <w:rPr>
                <w:rFonts w:ascii="Calibri" w:eastAsia="Times New Roman" w:hAnsi="Calibri" w:cs="Times New Roman"/>
                <w:b/>
                <w:bCs/>
                <w:color w:val="9C0006"/>
                <w:lang w:val="en-GB"/>
              </w:rPr>
              <w:t>argus1</w:t>
            </w:r>
            <w:proofErr w:type="gramEnd"/>
            <w:r w:rsidRPr="00F94643">
              <w:rPr>
                <w:rFonts w:ascii="Calibri" w:eastAsia="Times New Roman" w:hAnsi="Calibri" w:cs="Times New Roman"/>
                <w:b/>
                <w:bCs/>
                <w:color w:val="9C0006"/>
                <w:lang w:val="en-GB"/>
              </w:rPr>
              <w:t>*</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1B32E43E" w14:textId="77777777" w:rsidR="00990F52" w:rsidRPr="00F94643" w:rsidRDefault="00990F52" w:rsidP="00C07EDE">
            <w:pPr>
              <w:rPr>
                <w:rFonts w:ascii="Calibri" w:eastAsia="Times New Roman" w:hAnsi="Calibri" w:cs="Times New Roman"/>
                <w:b/>
                <w:bCs/>
                <w:color w:val="006100"/>
                <w:lang w:val="en-GB"/>
              </w:rPr>
            </w:pPr>
            <w:proofErr w:type="gramStart"/>
            <w:r w:rsidRPr="00F94643">
              <w:rPr>
                <w:rFonts w:ascii="Calibri" w:eastAsia="Times New Roman" w:hAnsi="Calibri" w:cs="Times New Roman"/>
                <w:b/>
                <w:bCs/>
                <w:color w:val="006100"/>
                <w:lang w:val="en-GB"/>
              </w:rPr>
              <w:t>argus2</w:t>
            </w:r>
            <w:proofErr w:type="gramEnd"/>
            <w:r w:rsidRPr="00F94643">
              <w:rPr>
                <w:rFonts w:ascii="Calibri" w:eastAsia="Times New Roman" w:hAnsi="Calibri" w:cs="Times New Roman"/>
                <w:b/>
                <w:bCs/>
                <w:color w:val="006100"/>
                <w:lang w:val="en-GB"/>
              </w:rPr>
              <w:t>_2§</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0A6AE6FC" w14:textId="77777777" w:rsidR="00990F52" w:rsidRPr="00F94643" w:rsidRDefault="00990F52" w:rsidP="00C07EDE">
            <w:pPr>
              <w:rPr>
                <w:rFonts w:ascii="Calibri" w:eastAsia="Times New Roman" w:hAnsi="Calibri" w:cs="Times New Roman"/>
                <w:b/>
                <w:bCs/>
                <w:color w:val="9C0006"/>
                <w:lang w:val="en-GB"/>
              </w:rPr>
            </w:pPr>
            <w:proofErr w:type="gramStart"/>
            <w:r w:rsidRPr="00F94643">
              <w:rPr>
                <w:rFonts w:ascii="Calibri" w:eastAsia="Times New Roman" w:hAnsi="Calibri" w:cs="Times New Roman"/>
                <w:b/>
                <w:bCs/>
                <w:color w:val="9C0006"/>
                <w:lang w:val="en-GB"/>
              </w:rPr>
              <w:t>mastersianum1</w:t>
            </w:r>
            <w:proofErr w:type="gramEnd"/>
            <w:r w:rsidRPr="00F94643">
              <w:rPr>
                <w:rFonts w:ascii="Calibri" w:eastAsia="Times New Roman" w:hAnsi="Calibri" w:cs="Times New Roman"/>
                <w:b/>
                <w:bCs/>
                <w:color w:val="9C0006"/>
                <w:lang w:val="en-GB"/>
              </w:rPr>
              <w:t>*</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422BF776" w14:textId="77777777" w:rsidR="00990F52" w:rsidRPr="00F94643" w:rsidRDefault="00990F52" w:rsidP="00C07EDE">
            <w:pPr>
              <w:rPr>
                <w:rFonts w:ascii="Calibri" w:eastAsia="Times New Roman" w:hAnsi="Calibri" w:cs="Times New Roman"/>
                <w:b/>
                <w:bCs/>
                <w:color w:val="006100"/>
                <w:lang w:val="en-GB"/>
              </w:rPr>
            </w:pPr>
            <w:proofErr w:type="gramStart"/>
            <w:r w:rsidRPr="00F94643">
              <w:rPr>
                <w:rFonts w:ascii="Calibri" w:eastAsia="Times New Roman" w:hAnsi="Calibri" w:cs="Times New Roman"/>
                <w:b/>
                <w:bCs/>
                <w:color w:val="006100"/>
                <w:lang w:val="en-GB"/>
              </w:rPr>
              <w:t>mastersianum2</w:t>
            </w:r>
            <w:proofErr w:type="gramEnd"/>
            <w:r w:rsidRPr="00F94643">
              <w:rPr>
                <w:rFonts w:ascii="Calibri" w:eastAsia="Times New Roman" w:hAnsi="Calibri" w:cs="Times New Roman"/>
                <w:b/>
                <w:bCs/>
                <w:color w:val="006100"/>
                <w:lang w:val="en-GB"/>
              </w:rPr>
              <w:t>_5§</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2BC14043" w14:textId="77777777" w:rsidR="00990F52" w:rsidRPr="00F94643" w:rsidRDefault="00990F52" w:rsidP="00C07EDE">
            <w:pPr>
              <w:rPr>
                <w:rFonts w:ascii="Calibri" w:eastAsia="Times New Roman" w:hAnsi="Calibri" w:cs="Times New Roman"/>
                <w:b/>
                <w:bCs/>
                <w:color w:val="9C6500"/>
                <w:lang w:val="en-GB"/>
              </w:rPr>
            </w:pPr>
            <w:proofErr w:type="gramStart"/>
            <w:r w:rsidRPr="00F94643">
              <w:rPr>
                <w:rFonts w:ascii="Calibri" w:eastAsia="Times New Roman" w:hAnsi="Calibri" w:cs="Times New Roman"/>
                <w:b/>
                <w:bCs/>
                <w:color w:val="9C6500"/>
                <w:lang w:val="en-GB"/>
              </w:rPr>
              <w:t>tonsum1</w:t>
            </w:r>
            <w:proofErr w:type="gramEnd"/>
            <w:r w:rsidRPr="00F94643">
              <w:rPr>
                <w:rFonts w:ascii="Calibri" w:eastAsia="Times New Roman" w:hAnsi="Calibri" w:cs="Times New Roman"/>
                <w:b/>
                <w:bCs/>
                <w:color w:val="9C6500"/>
                <w:lang w:val="en-GB"/>
              </w:rPr>
              <w:t>*$</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2FCB0E60" w14:textId="77777777" w:rsidR="00990F52" w:rsidRPr="00F94643" w:rsidRDefault="00990F52" w:rsidP="00C07EDE">
            <w:pPr>
              <w:rPr>
                <w:rFonts w:ascii="Calibri" w:eastAsia="Times New Roman" w:hAnsi="Calibri" w:cs="Times New Roman"/>
                <w:b/>
                <w:bCs/>
                <w:color w:val="9C6500"/>
                <w:lang w:val="en-GB"/>
              </w:rPr>
            </w:pPr>
            <w:proofErr w:type="gramStart"/>
            <w:r w:rsidRPr="00F94643">
              <w:rPr>
                <w:rFonts w:ascii="Calibri" w:eastAsia="Times New Roman" w:hAnsi="Calibri" w:cs="Times New Roman"/>
                <w:b/>
                <w:bCs/>
                <w:color w:val="9C6500"/>
                <w:lang w:val="en-GB"/>
              </w:rPr>
              <w:t>tonsum2</w:t>
            </w:r>
            <w:proofErr w:type="gramEnd"/>
            <w:r w:rsidRPr="00F94643">
              <w:rPr>
                <w:rFonts w:ascii="Calibri" w:eastAsia="Times New Roman" w:hAnsi="Calibri" w:cs="Times New Roman"/>
                <w:b/>
                <w:bCs/>
                <w:color w:val="9C6500"/>
                <w:lang w:val="en-GB"/>
              </w:rPr>
              <w:t>_2§</w:t>
            </w:r>
          </w:p>
        </w:tc>
      </w:tr>
      <w:tr w:rsidR="00990F52" w:rsidRPr="00F94643" w14:paraId="4D6DC0AA"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518CCE" w14:textId="77777777" w:rsidR="00990F52" w:rsidRPr="00F94643" w:rsidRDefault="00990F52" w:rsidP="00C07EDE">
            <w:pPr>
              <w:jc w:val="cente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393B57F" w14:textId="77777777" w:rsidR="00990F52" w:rsidRPr="00F94643" w:rsidRDefault="00990F52" w:rsidP="00C07EDE">
            <w:pPr>
              <w:jc w:val="cente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4A689E0" w14:textId="77777777" w:rsidR="00990F52" w:rsidRPr="00F94643" w:rsidRDefault="00990F52" w:rsidP="00C07EDE">
            <w:pPr>
              <w:jc w:val="cente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4042DD1" w14:textId="77777777" w:rsidR="00990F52" w:rsidRPr="00F94643" w:rsidRDefault="00990F52" w:rsidP="00C07EDE">
            <w:pPr>
              <w:jc w:val="cente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F5E83CA"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7F2C68F"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7B81E42"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r>
      <w:tr w:rsidR="00990F52" w:rsidRPr="00F94643" w14:paraId="0895BB09"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8508D0" w14:textId="77777777" w:rsidR="00990F52" w:rsidRPr="00F94643" w:rsidRDefault="00990F52" w:rsidP="00C07EDE">
            <w:pPr>
              <w:jc w:val="center"/>
              <w:rPr>
                <w:rFonts w:ascii="Calibri" w:eastAsia="Times New Roman" w:hAnsi="Calibri" w:cs="Times New Roman"/>
                <w:color w:val="000000"/>
                <w:lang w:val="en-GB"/>
              </w:rPr>
            </w:pPr>
            <w:proofErr w:type="spellStart"/>
            <w:proofErr w:type="gramStart"/>
            <w:r w:rsidRPr="00F94643">
              <w:rPr>
                <w:rFonts w:ascii="Calibri" w:eastAsia="Times New Roman" w:hAnsi="Calibri" w:cs="Times New Roman"/>
                <w:color w:val="000000"/>
                <w:lang w:val="en-GB"/>
              </w:rPr>
              <w:t>spathulate</w:t>
            </w:r>
            <w:proofErr w:type="spellEnd"/>
            <w:proofErr w:type="gramEnd"/>
            <w:r w:rsidRPr="00F94643">
              <w:rPr>
                <w:rFonts w:ascii="Calibri" w:eastAsia="Times New Roman" w:hAnsi="Calibri" w:cs="Times New Roman"/>
                <w:color w:val="000000"/>
                <w:lang w:val="en-GB"/>
              </w:rPr>
              <w:t xml:space="preserve"> petals</w:t>
            </w:r>
          </w:p>
        </w:tc>
        <w:tc>
          <w:tcPr>
            <w:tcW w:w="0" w:type="auto"/>
            <w:tcBorders>
              <w:top w:val="nil"/>
              <w:left w:val="nil"/>
              <w:bottom w:val="single" w:sz="4" w:space="0" w:color="auto"/>
              <w:right w:val="single" w:sz="4" w:space="0" w:color="auto"/>
            </w:tcBorders>
            <w:shd w:val="clear" w:color="auto" w:fill="auto"/>
            <w:noWrap/>
            <w:vAlign w:val="bottom"/>
            <w:hideMark/>
          </w:tcPr>
          <w:p w14:paraId="38AFB8E1" w14:textId="77777777" w:rsidR="00990F52" w:rsidRPr="00F94643" w:rsidRDefault="00990F52" w:rsidP="00C07EDE">
            <w:pPr>
              <w:jc w:val="center"/>
              <w:rPr>
                <w:rFonts w:ascii="Calibri" w:eastAsia="Times New Roman" w:hAnsi="Calibri" w:cs="Times New Roman"/>
                <w:color w:val="000000"/>
                <w:lang w:val="en-GB"/>
              </w:rPr>
            </w:pPr>
            <w:r>
              <w:rPr>
                <w:rFonts w:ascii="Calibri" w:eastAsia="Times New Roman" w:hAnsi="Calibri" w:cs="Times New Roman"/>
                <w:b/>
                <w:color w:val="E36C0A" w:themeColor="accent6" w:themeShade="BF"/>
                <w:sz w:val="28"/>
                <w:lang w:val="en-GB"/>
              </w:rPr>
              <w:t xml:space="preserve"> </w:t>
            </w:r>
            <w:r w:rsidRPr="00F94643">
              <w:rPr>
                <w:rFonts w:ascii="Calibri" w:eastAsia="Times New Roman" w:hAnsi="Calibri" w:cs="Times New Roman"/>
                <w:b/>
                <w:color w:val="E36C0A" w:themeColor="accent6" w:themeShade="BF"/>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85454BF" w14:textId="77777777" w:rsidR="00990F52" w:rsidRPr="00F94643" w:rsidRDefault="00990F52" w:rsidP="00C07EDE">
            <w:pPr>
              <w:jc w:val="center"/>
              <w:rPr>
                <w:rFonts w:ascii="Calibri" w:eastAsia="Times New Roman" w:hAnsi="Calibri" w:cs="Times New Roman"/>
                <w:color w:val="000000"/>
                <w:lang w:val="en-GB"/>
              </w:rPr>
            </w:pPr>
            <w:r w:rsidRPr="00F27131">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66440863" w14:textId="77777777" w:rsidR="00990F52" w:rsidRPr="00F94643" w:rsidRDefault="00990F52" w:rsidP="00C07EDE">
            <w:pPr>
              <w:jc w:val="center"/>
              <w:rPr>
                <w:rFonts w:ascii="Calibri" w:eastAsia="Times New Roman" w:hAnsi="Calibri" w:cs="Times New Roman"/>
                <w:color w:val="000000"/>
                <w:lang w:val="en-GB"/>
              </w:rPr>
            </w:pPr>
            <w:r w:rsidRPr="009F7D76">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B02B879" w14:textId="77777777" w:rsidR="00990F52" w:rsidRPr="00F94643" w:rsidRDefault="00990F52" w:rsidP="00C07EDE">
            <w:pPr>
              <w:jc w:val="center"/>
              <w:rPr>
                <w:rFonts w:ascii="Calibri" w:eastAsia="Times New Roman" w:hAnsi="Calibri" w:cs="Times New Roman"/>
                <w:color w:val="000000"/>
                <w:lang w:val="en-GB"/>
              </w:rPr>
            </w:pPr>
            <w:r w:rsidRPr="009F7D76">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126BD320" w14:textId="77777777" w:rsidR="00990F52" w:rsidRPr="00F94643" w:rsidRDefault="00990F52" w:rsidP="00C07EDE">
            <w:pPr>
              <w:jc w:val="center"/>
              <w:rPr>
                <w:rFonts w:ascii="Calibri" w:eastAsia="Times New Roman" w:hAnsi="Calibri" w:cs="Times New Roman"/>
                <w:color w:val="000000"/>
                <w:lang w:val="en-GB"/>
              </w:rPr>
            </w:pPr>
            <w:r>
              <w:rPr>
                <w:rFonts w:ascii="Calibri" w:eastAsia="Times New Roman" w:hAnsi="Calibri" w:cs="Times New Roman"/>
                <w:b/>
                <w:color w:val="E36C0A" w:themeColor="accent6" w:themeShade="BF"/>
                <w:sz w:val="28"/>
                <w:lang w:val="en-GB"/>
              </w:rPr>
              <w:t xml:space="preserve"> </w:t>
            </w:r>
            <w:r w:rsidRPr="00F94643">
              <w:rPr>
                <w:rFonts w:ascii="Calibri" w:eastAsia="Times New Roman" w:hAnsi="Calibri" w:cs="Times New Roman"/>
                <w:b/>
                <w:color w:val="E36C0A" w:themeColor="accent6" w:themeShade="BF"/>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D8F2BF2" w14:textId="77777777" w:rsidR="00990F52" w:rsidRPr="00F94643" w:rsidRDefault="00990F52" w:rsidP="00C07EDE">
            <w:pPr>
              <w:jc w:val="center"/>
              <w:rPr>
                <w:rFonts w:ascii="Calibri" w:eastAsia="Times New Roman" w:hAnsi="Calibri" w:cs="Times New Roman"/>
                <w:color w:val="000000"/>
                <w:lang w:val="en-GB"/>
              </w:rPr>
            </w:pPr>
            <w:r>
              <w:rPr>
                <w:rFonts w:ascii="Zapf Dingbats" w:eastAsia="Times New Roman" w:hAnsi="Zapf Dingbats" w:cs="Times New Roman"/>
                <w:color w:val="008000"/>
                <w:sz w:val="28"/>
                <w:lang w:val="en-GB"/>
              </w:rPr>
              <w:sym w:font="Wingdings" w:char="F0FC"/>
            </w:r>
          </w:p>
        </w:tc>
      </w:tr>
      <w:tr w:rsidR="00990F52" w:rsidRPr="00F94643" w14:paraId="0A063258"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34ECC2" w14:textId="77777777" w:rsidR="00990F52" w:rsidRPr="00F94643" w:rsidRDefault="00990F52" w:rsidP="00C07EDE">
            <w:pPr>
              <w:jc w:val="cente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spotted</w:t>
            </w:r>
            <w:proofErr w:type="gramEnd"/>
            <w:r w:rsidRPr="00F94643">
              <w:rPr>
                <w:rFonts w:ascii="Calibri" w:eastAsia="Times New Roman" w:hAnsi="Calibri" w:cs="Times New Roman"/>
                <w:color w:val="000000"/>
                <w:lang w:val="en-GB"/>
              </w:rPr>
              <w:t xml:space="preserve"> and/or </w:t>
            </w:r>
            <w:proofErr w:type="spellStart"/>
            <w:r w:rsidRPr="00F94643">
              <w:rPr>
                <w:rFonts w:ascii="Calibri" w:eastAsia="Times New Roman" w:hAnsi="Calibri" w:cs="Times New Roman"/>
                <w:color w:val="000000"/>
                <w:lang w:val="en-GB"/>
              </w:rPr>
              <w:t>warted</w:t>
            </w:r>
            <w:proofErr w:type="spellEnd"/>
            <w:r w:rsidRPr="00F94643">
              <w:rPr>
                <w:rFonts w:ascii="Calibri" w:eastAsia="Times New Roman" w:hAnsi="Calibri" w:cs="Times New Roman"/>
                <w:color w:val="000000"/>
                <w:lang w:val="en-GB"/>
              </w:rPr>
              <w:t xml:space="preserve"> petals</w:t>
            </w:r>
          </w:p>
        </w:tc>
        <w:tc>
          <w:tcPr>
            <w:tcW w:w="0" w:type="auto"/>
            <w:tcBorders>
              <w:top w:val="nil"/>
              <w:left w:val="nil"/>
              <w:bottom w:val="single" w:sz="4" w:space="0" w:color="auto"/>
              <w:right w:val="single" w:sz="4" w:space="0" w:color="auto"/>
            </w:tcBorders>
            <w:shd w:val="clear" w:color="auto" w:fill="auto"/>
            <w:noWrap/>
            <w:hideMark/>
          </w:tcPr>
          <w:p w14:paraId="506BB9EC" w14:textId="77777777" w:rsidR="00990F52" w:rsidRPr="00F94643" w:rsidRDefault="00990F52" w:rsidP="00C07EDE">
            <w:pPr>
              <w:jc w:val="center"/>
              <w:rPr>
                <w:rFonts w:ascii="Calibri" w:eastAsia="Times New Roman" w:hAnsi="Calibri" w:cs="Times New Roman"/>
                <w:color w:val="000000"/>
                <w:lang w:val="en-GB"/>
              </w:rPr>
            </w:pPr>
            <w:r w:rsidRPr="004065EC">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FC87EDB" w14:textId="77777777" w:rsidR="00990F52" w:rsidRPr="00F94643" w:rsidRDefault="00990F52" w:rsidP="00C07EDE">
            <w:pPr>
              <w:jc w:val="center"/>
              <w:rPr>
                <w:rFonts w:ascii="Calibri" w:eastAsia="Times New Roman" w:hAnsi="Calibri" w:cs="Times New Roman"/>
                <w:color w:val="000000"/>
                <w:lang w:val="en-GB"/>
              </w:rPr>
            </w:pPr>
            <w:r w:rsidRPr="00F27131">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59B77584" w14:textId="77777777" w:rsidR="00990F52" w:rsidRPr="00F94643" w:rsidRDefault="00990F52" w:rsidP="00C07EDE">
            <w:pPr>
              <w:jc w:val="center"/>
              <w:rPr>
                <w:rFonts w:ascii="Calibri" w:eastAsia="Times New Roman" w:hAnsi="Calibri" w:cs="Times New Roman"/>
                <w:color w:val="000000"/>
                <w:lang w:val="en-GB"/>
              </w:rPr>
            </w:pPr>
            <w:r>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hideMark/>
          </w:tcPr>
          <w:p w14:paraId="6E24409C" w14:textId="77777777" w:rsidR="00990F52" w:rsidRPr="00F94643" w:rsidRDefault="00990F52" w:rsidP="00C07EDE">
            <w:pPr>
              <w:jc w:val="center"/>
              <w:rPr>
                <w:rFonts w:ascii="Calibri" w:eastAsia="Times New Roman" w:hAnsi="Calibri" w:cs="Times New Roman"/>
                <w:color w:val="000000"/>
                <w:lang w:val="en-GB"/>
              </w:rPr>
            </w:pPr>
            <w:r w:rsidRPr="0008748F">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FCFA3F1" w14:textId="77777777" w:rsidR="00990F52" w:rsidRPr="00F94643" w:rsidRDefault="00990F52" w:rsidP="00C07EDE">
            <w:pPr>
              <w:jc w:val="center"/>
              <w:rPr>
                <w:rFonts w:ascii="Calibri" w:eastAsia="Times New Roman" w:hAnsi="Calibri" w:cs="Times New Roman"/>
                <w:color w:val="000000"/>
                <w:lang w:val="en-GB"/>
              </w:rPr>
            </w:pPr>
            <w:r w:rsidRPr="0008748F">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BD15DBE" w14:textId="77777777" w:rsidR="00990F52" w:rsidRPr="00F94643" w:rsidRDefault="00990F52" w:rsidP="00C07EDE">
            <w:pPr>
              <w:jc w:val="center"/>
              <w:rPr>
                <w:rFonts w:ascii="Calibri" w:eastAsia="Times New Roman" w:hAnsi="Calibri" w:cs="Times New Roman"/>
                <w:color w:val="000000"/>
                <w:lang w:val="en-GB"/>
              </w:rPr>
            </w:pPr>
            <w:r w:rsidRPr="0008748F">
              <w:rPr>
                <w:rFonts w:ascii="Zapf Dingbats" w:eastAsia="Times New Roman" w:hAnsi="Zapf Dingbats" w:cs="Times New Roman"/>
                <w:color w:val="008000"/>
                <w:sz w:val="28"/>
                <w:lang w:val="en-GB"/>
              </w:rPr>
              <w:sym w:font="Wingdings" w:char="F0FC"/>
            </w:r>
          </w:p>
        </w:tc>
      </w:tr>
      <w:tr w:rsidR="00990F52" w:rsidRPr="00F94643" w14:paraId="66635E09"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C61829" w14:textId="77777777" w:rsidR="00990F52" w:rsidRPr="00F94643" w:rsidRDefault="00990F52" w:rsidP="00C07EDE">
            <w:pPr>
              <w:jc w:val="cente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incurved</w:t>
            </w:r>
            <w:proofErr w:type="gramEnd"/>
            <w:r w:rsidRPr="00F94643">
              <w:rPr>
                <w:rFonts w:ascii="Calibri" w:eastAsia="Times New Roman" w:hAnsi="Calibri" w:cs="Times New Roman"/>
                <w:color w:val="000000"/>
                <w:lang w:val="en-GB"/>
              </w:rPr>
              <w:t xml:space="preserve"> side lobes</w:t>
            </w:r>
          </w:p>
        </w:tc>
        <w:tc>
          <w:tcPr>
            <w:tcW w:w="0" w:type="auto"/>
            <w:tcBorders>
              <w:top w:val="nil"/>
              <w:left w:val="nil"/>
              <w:bottom w:val="single" w:sz="4" w:space="0" w:color="auto"/>
              <w:right w:val="single" w:sz="4" w:space="0" w:color="auto"/>
            </w:tcBorders>
            <w:shd w:val="clear" w:color="auto" w:fill="auto"/>
            <w:noWrap/>
            <w:hideMark/>
          </w:tcPr>
          <w:p w14:paraId="0C99AD99" w14:textId="77777777" w:rsidR="00990F52" w:rsidRPr="00F94643" w:rsidRDefault="00990F52" w:rsidP="00C07EDE">
            <w:pPr>
              <w:jc w:val="center"/>
              <w:rPr>
                <w:rFonts w:ascii="Calibri" w:eastAsia="Times New Roman" w:hAnsi="Calibri" w:cs="Times New Roman"/>
                <w:color w:val="000000"/>
                <w:lang w:val="en-GB"/>
              </w:rPr>
            </w:pPr>
            <w:r w:rsidRPr="004065EC">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EA56BBE" w14:textId="77777777" w:rsidR="00990F52" w:rsidRPr="00F94643" w:rsidRDefault="00990F52" w:rsidP="00C07EDE">
            <w:pPr>
              <w:jc w:val="center"/>
              <w:rPr>
                <w:rFonts w:ascii="Calibri" w:eastAsia="Times New Roman" w:hAnsi="Calibri" w:cs="Times New Roman"/>
                <w:color w:val="000000"/>
                <w:lang w:val="en-GB"/>
              </w:rPr>
            </w:pPr>
            <w:r w:rsidRPr="00F27131">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2B235BD3" w14:textId="77777777" w:rsidR="00990F52" w:rsidRPr="00F94643" w:rsidRDefault="00990F52" w:rsidP="00C07EDE">
            <w:pPr>
              <w:jc w:val="center"/>
              <w:rPr>
                <w:rFonts w:ascii="Calibri" w:eastAsia="Times New Roman" w:hAnsi="Calibri" w:cs="Times New Roman"/>
                <w:color w:val="000000"/>
                <w:lang w:val="en-GB"/>
              </w:rPr>
            </w:pPr>
            <w:r w:rsidRPr="00B9015A">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0686749D" w14:textId="77777777" w:rsidR="00990F52" w:rsidRPr="00F94643" w:rsidRDefault="00990F52" w:rsidP="00C07EDE">
            <w:pPr>
              <w:jc w:val="center"/>
              <w:rPr>
                <w:rFonts w:ascii="Calibri" w:eastAsia="Times New Roman" w:hAnsi="Calibri" w:cs="Times New Roman"/>
                <w:color w:val="000000"/>
                <w:lang w:val="en-GB"/>
              </w:rPr>
            </w:pPr>
            <w:r w:rsidRPr="00B9015A">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6F345F08" w14:textId="77777777" w:rsidR="00990F52" w:rsidRPr="00F94643" w:rsidRDefault="00990F52" w:rsidP="00C07EDE">
            <w:pPr>
              <w:jc w:val="center"/>
              <w:rPr>
                <w:rFonts w:ascii="Calibri" w:eastAsia="Times New Roman" w:hAnsi="Calibri" w:cs="Times New Roman"/>
                <w:color w:val="000000"/>
                <w:lang w:val="en-GB"/>
              </w:rPr>
            </w:pPr>
            <w:r w:rsidRPr="00B9015A">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72EB85B" w14:textId="77777777" w:rsidR="00990F52" w:rsidRPr="00F94643" w:rsidRDefault="00990F52" w:rsidP="00C07EDE">
            <w:pPr>
              <w:jc w:val="center"/>
              <w:rPr>
                <w:rFonts w:ascii="Calibri" w:eastAsia="Times New Roman" w:hAnsi="Calibri" w:cs="Times New Roman"/>
                <w:color w:val="000000"/>
                <w:lang w:val="en-GB"/>
              </w:rPr>
            </w:pPr>
            <w:r w:rsidRPr="00B9015A">
              <w:rPr>
                <w:rFonts w:ascii="Zapf Dingbats" w:eastAsia="Times New Roman" w:hAnsi="Zapf Dingbats" w:cs="Times New Roman"/>
                <w:color w:val="008000"/>
                <w:sz w:val="28"/>
                <w:lang w:val="en-GB"/>
              </w:rPr>
              <w:sym w:font="Wingdings" w:char="F0FC"/>
            </w:r>
          </w:p>
        </w:tc>
      </w:tr>
      <w:tr w:rsidR="00990F52" w:rsidRPr="00F94643" w14:paraId="5D8DF146" w14:textId="77777777" w:rsidTr="00C07EDE">
        <w:trPr>
          <w:trHeight w:val="300"/>
        </w:trPr>
        <w:tc>
          <w:tcPr>
            <w:tcW w:w="0" w:type="auto"/>
            <w:tcBorders>
              <w:top w:val="nil"/>
              <w:left w:val="nil"/>
              <w:bottom w:val="nil"/>
              <w:right w:val="nil"/>
            </w:tcBorders>
            <w:shd w:val="clear" w:color="auto" w:fill="auto"/>
            <w:noWrap/>
            <w:vAlign w:val="bottom"/>
            <w:hideMark/>
          </w:tcPr>
          <w:p w14:paraId="0D1B7D74"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72A87A1E"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Note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4461CCD4" w14:textId="77777777" w:rsidR="00990F52" w:rsidRPr="00F94643" w:rsidRDefault="00990F52" w:rsidP="00C07EDE">
            <w:pP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artificial</w:t>
            </w:r>
            <w:proofErr w:type="gramEnd"/>
            <w:r w:rsidRPr="00F94643">
              <w:rPr>
                <w:rFonts w:ascii="Calibri" w:eastAsia="Times New Roman" w:hAnsi="Calibri" w:cs="Times New Roman"/>
                <w:color w:val="000000"/>
                <w:lang w:val="en-GB"/>
              </w:rPr>
              <w:t xml:space="preserve"> white</w:t>
            </w:r>
          </w:p>
        </w:tc>
        <w:tc>
          <w:tcPr>
            <w:tcW w:w="0" w:type="auto"/>
            <w:tcBorders>
              <w:top w:val="nil"/>
              <w:left w:val="nil"/>
              <w:bottom w:val="nil"/>
              <w:right w:val="nil"/>
            </w:tcBorders>
            <w:shd w:val="clear" w:color="auto" w:fill="auto"/>
            <w:noWrap/>
            <w:vAlign w:val="bottom"/>
            <w:hideMark/>
          </w:tcPr>
          <w:p w14:paraId="76FBCBA3" w14:textId="77777777" w:rsidR="00990F52" w:rsidRPr="00F94643" w:rsidRDefault="00990F52" w:rsidP="00C07EDE">
            <w:pPr>
              <w:jc w:val="cente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34C01843" w14:textId="77777777" w:rsidR="00990F52" w:rsidRPr="00F94643" w:rsidRDefault="00990F52" w:rsidP="00C07EDE">
            <w:pP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artificial</w:t>
            </w:r>
            <w:proofErr w:type="gramEnd"/>
            <w:r w:rsidRPr="00F94643">
              <w:rPr>
                <w:rFonts w:ascii="Calibri" w:eastAsia="Times New Roman" w:hAnsi="Calibri" w:cs="Times New Roman"/>
                <w:color w:val="000000"/>
                <w:lang w:val="en-GB"/>
              </w:rPr>
              <w:t xml:space="preserve"> white</w:t>
            </w:r>
          </w:p>
        </w:tc>
        <w:tc>
          <w:tcPr>
            <w:tcW w:w="0" w:type="auto"/>
            <w:tcBorders>
              <w:top w:val="nil"/>
              <w:left w:val="nil"/>
              <w:bottom w:val="nil"/>
              <w:right w:val="nil"/>
            </w:tcBorders>
            <w:shd w:val="clear" w:color="auto" w:fill="auto"/>
            <w:noWrap/>
            <w:vAlign w:val="bottom"/>
            <w:hideMark/>
          </w:tcPr>
          <w:p w14:paraId="486F997B" w14:textId="77777777" w:rsidR="00990F52" w:rsidRPr="00F94643" w:rsidRDefault="00990F52" w:rsidP="00C07EDE">
            <w:pP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7C5FE709" w14:textId="77777777" w:rsidR="00990F52" w:rsidRPr="00F94643" w:rsidRDefault="00990F52" w:rsidP="00C07EDE">
            <w:pP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artificial</w:t>
            </w:r>
            <w:proofErr w:type="gramEnd"/>
            <w:r w:rsidRPr="00F94643">
              <w:rPr>
                <w:rFonts w:ascii="Calibri" w:eastAsia="Times New Roman" w:hAnsi="Calibri" w:cs="Times New Roman"/>
                <w:color w:val="000000"/>
                <w:lang w:val="en-GB"/>
              </w:rPr>
              <w:t xml:space="preserve"> white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062F3EEE" w14:textId="77777777" w:rsidR="00990F52" w:rsidRPr="00F94643" w:rsidRDefault="00990F52" w:rsidP="00C07EDE">
            <w:pP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artificial</w:t>
            </w:r>
            <w:proofErr w:type="gramEnd"/>
            <w:r w:rsidRPr="00F94643">
              <w:rPr>
                <w:rFonts w:ascii="Calibri" w:eastAsia="Times New Roman" w:hAnsi="Calibri" w:cs="Times New Roman"/>
                <w:color w:val="000000"/>
                <w:lang w:val="en-GB"/>
              </w:rPr>
              <w:t xml:space="preserve"> white</w:t>
            </w:r>
          </w:p>
        </w:tc>
      </w:tr>
      <w:tr w:rsidR="00990F52" w:rsidRPr="00F94643" w14:paraId="514EAAAB" w14:textId="77777777" w:rsidTr="00C07EDE">
        <w:trPr>
          <w:trHeight w:val="300"/>
        </w:trPr>
        <w:tc>
          <w:tcPr>
            <w:tcW w:w="0" w:type="auto"/>
            <w:tcBorders>
              <w:top w:val="nil"/>
              <w:left w:val="nil"/>
              <w:bottom w:val="nil"/>
              <w:right w:val="nil"/>
            </w:tcBorders>
            <w:shd w:val="clear" w:color="auto" w:fill="auto"/>
            <w:noWrap/>
            <w:vAlign w:val="bottom"/>
            <w:hideMark/>
          </w:tcPr>
          <w:p w14:paraId="296DE8D7"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88A54D9"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6DE5F361" w14:textId="77777777" w:rsidR="00990F52" w:rsidRPr="00F94643" w:rsidRDefault="00990F52" w:rsidP="00C07EDE">
            <w:pP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patches</w:t>
            </w:r>
            <w:proofErr w:type="gramEnd"/>
            <w:r w:rsidRPr="00F94643">
              <w:rPr>
                <w:rFonts w:ascii="Calibri" w:eastAsia="Times New Roman" w:hAnsi="Calibri" w:cs="Times New Roman"/>
                <w:color w:val="000000"/>
                <w:lang w:val="en-GB"/>
              </w:rPr>
              <w:t xml:space="preserve"> caused</w:t>
            </w:r>
          </w:p>
        </w:tc>
        <w:tc>
          <w:tcPr>
            <w:tcW w:w="0" w:type="auto"/>
            <w:tcBorders>
              <w:top w:val="nil"/>
              <w:left w:val="nil"/>
              <w:bottom w:val="nil"/>
              <w:right w:val="nil"/>
            </w:tcBorders>
            <w:shd w:val="clear" w:color="auto" w:fill="auto"/>
            <w:noWrap/>
            <w:vAlign w:val="bottom"/>
            <w:hideMark/>
          </w:tcPr>
          <w:p w14:paraId="29B6B578"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615C7F5A" w14:textId="77777777" w:rsidR="00990F52" w:rsidRPr="00F94643" w:rsidRDefault="00990F52" w:rsidP="00C07EDE">
            <w:pP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patches</w:t>
            </w:r>
            <w:proofErr w:type="gramEnd"/>
            <w:r w:rsidRPr="00F94643">
              <w:rPr>
                <w:rFonts w:ascii="Calibri" w:eastAsia="Times New Roman" w:hAnsi="Calibri" w:cs="Times New Roman"/>
                <w:color w:val="000000"/>
                <w:lang w:val="en-GB"/>
              </w:rPr>
              <w:t xml:space="preserve"> caused</w:t>
            </w:r>
          </w:p>
        </w:tc>
        <w:tc>
          <w:tcPr>
            <w:tcW w:w="0" w:type="auto"/>
            <w:tcBorders>
              <w:top w:val="nil"/>
              <w:left w:val="nil"/>
              <w:bottom w:val="nil"/>
              <w:right w:val="nil"/>
            </w:tcBorders>
            <w:shd w:val="clear" w:color="auto" w:fill="auto"/>
            <w:noWrap/>
            <w:vAlign w:val="bottom"/>
            <w:hideMark/>
          </w:tcPr>
          <w:p w14:paraId="348E99D4"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5DB036B3" w14:textId="77777777" w:rsidR="00990F52" w:rsidRPr="00F94643" w:rsidRDefault="00990F52" w:rsidP="00C07EDE">
            <w:pP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patches</w:t>
            </w:r>
            <w:proofErr w:type="gramEnd"/>
            <w:r w:rsidRPr="00F94643">
              <w:rPr>
                <w:rFonts w:ascii="Calibri" w:eastAsia="Times New Roman" w:hAnsi="Calibri" w:cs="Times New Roman"/>
                <w:color w:val="000000"/>
                <w:lang w:val="en-GB"/>
              </w:rPr>
              <w:t xml:space="preserve"> caused</w:t>
            </w:r>
          </w:p>
        </w:tc>
        <w:tc>
          <w:tcPr>
            <w:tcW w:w="0" w:type="auto"/>
            <w:tcBorders>
              <w:top w:val="nil"/>
              <w:left w:val="nil"/>
              <w:bottom w:val="single" w:sz="4" w:space="0" w:color="B2B2B2"/>
              <w:right w:val="single" w:sz="4" w:space="0" w:color="B2B2B2"/>
            </w:tcBorders>
            <w:shd w:val="clear" w:color="000000" w:fill="FFFFCC"/>
            <w:noWrap/>
            <w:vAlign w:val="bottom"/>
            <w:hideMark/>
          </w:tcPr>
          <w:p w14:paraId="4C2F6551" w14:textId="77777777" w:rsidR="00990F52" w:rsidRPr="00F94643" w:rsidRDefault="00990F52" w:rsidP="00C07EDE">
            <w:pP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patches</w:t>
            </w:r>
            <w:proofErr w:type="gramEnd"/>
            <w:r w:rsidRPr="00F94643">
              <w:rPr>
                <w:rFonts w:ascii="Calibri" w:eastAsia="Times New Roman" w:hAnsi="Calibri" w:cs="Times New Roman"/>
                <w:color w:val="000000"/>
                <w:lang w:val="en-GB"/>
              </w:rPr>
              <w:t xml:space="preserve"> caused</w:t>
            </w:r>
          </w:p>
        </w:tc>
      </w:tr>
      <w:tr w:rsidR="00990F52" w:rsidRPr="00F94643" w14:paraId="33B7750F" w14:textId="77777777" w:rsidTr="00C07EDE">
        <w:trPr>
          <w:trHeight w:val="300"/>
        </w:trPr>
        <w:tc>
          <w:tcPr>
            <w:tcW w:w="0" w:type="auto"/>
            <w:tcBorders>
              <w:top w:val="nil"/>
              <w:left w:val="nil"/>
              <w:bottom w:val="nil"/>
              <w:right w:val="nil"/>
            </w:tcBorders>
            <w:shd w:val="clear" w:color="auto" w:fill="auto"/>
            <w:noWrap/>
            <w:vAlign w:val="bottom"/>
            <w:hideMark/>
          </w:tcPr>
          <w:p w14:paraId="51F63E95"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ECBB983"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1898B933" w14:textId="77777777" w:rsidR="00990F52" w:rsidRPr="00F94643" w:rsidRDefault="00990F52" w:rsidP="00C07EDE">
            <w:pP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by</w:t>
            </w:r>
            <w:proofErr w:type="gramEnd"/>
            <w:r w:rsidRPr="00F94643">
              <w:rPr>
                <w:rFonts w:ascii="Calibri" w:eastAsia="Times New Roman" w:hAnsi="Calibri" w:cs="Times New Roman"/>
                <w:color w:val="000000"/>
                <w:lang w:val="en-GB"/>
              </w:rPr>
              <w:t xml:space="preserve"> scanning</w:t>
            </w:r>
          </w:p>
        </w:tc>
        <w:tc>
          <w:tcPr>
            <w:tcW w:w="0" w:type="auto"/>
            <w:tcBorders>
              <w:top w:val="nil"/>
              <w:left w:val="nil"/>
              <w:bottom w:val="nil"/>
              <w:right w:val="nil"/>
            </w:tcBorders>
            <w:shd w:val="clear" w:color="auto" w:fill="auto"/>
            <w:noWrap/>
            <w:vAlign w:val="bottom"/>
            <w:hideMark/>
          </w:tcPr>
          <w:p w14:paraId="36058E81"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0E38AE74" w14:textId="77777777" w:rsidR="00990F52" w:rsidRPr="00F94643" w:rsidRDefault="00990F52" w:rsidP="00C07EDE">
            <w:pP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by</w:t>
            </w:r>
            <w:proofErr w:type="gramEnd"/>
            <w:r w:rsidRPr="00F94643">
              <w:rPr>
                <w:rFonts w:ascii="Calibri" w:eastAsia="Times New Roman" w:hAnsi="Calibri" w:cs="Times New Roman"/>
                <w:color w:val="000000"/>
                <w:lang w:val="en-GB"/>
              </w:rPr>
              <w:t xml:space="preserve"> scanning</w:t>
            </w:r>
          </w:p>
        </w:tc>
        <w:tc>
          <w:tcPr>
            <w:tcW w:w="0" w:type="auto"/>
            <w:tcBorders>
              <w:top w:val="nil"/>
              <w:left w:val="nil"/>
              <w:bottom w:val="nil"/>
              <w:right w:val="nil"/>
            </w:tcBorders>
            <w:shd w:val="clear" w:color="auto" w:fill="auto"/>
            <w:noWrap/>
            <w:vAlign w:val="bottom"/>
            <w:hideMark/>
          </w:tcPr>
          <w:p w14:paraId="2F894579"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403B08AD" w14:textId="77777777" w:rsidR="00990F52" w:rsidRPr="00F94643" w:rsidRDefault="00990F52" w:rsidP="00C07EDE">
            <w:pP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by</w:t>
            </w:r>
            <w:proofErr w:type="gramEnd"/>
            <w:r w:rsidRPr="00F94643">
              <w:rPr>
                <w:rFonts w:ascii="Calibri" w:eastAsia="Times New Roman" w:hAnsi="Calibri" w:cs="Times New Roman"/>
                <w:color w:val="000000"/>
                <w:lang w:val="en-GB"/>
              </w:rPr>
              <w:t xml:space="preserve"> scanning +</w:t>
            </w:r>
          </w:p>
        </w:tc>
        <w:tc>
          <w:tcPr>
            <w:tcW w:w="0" w:type="auto"/>
            <w:tcBorders>
              <w:top w:val="nil"/>
              <w:left w:val="nil"/>
              <w:bottom w:val="single" w:sz="4" w:space="0" w:color="B2B2B2"/>
              <w:right w:val="single" w:sz="4" w:space="0" w:color="B2B2B2"/>
            </w:tcBorders>
            <w:shd w:val="clear" w:color="000000" w:fill="FFFFCC"/>
            <w:noWrap/>
            <w:vAlign w:val="bottom"/>
            <w:hideMark/>
          </w:tcPr>
          <w:p w14:paraId="33C8A6E5" w14:textId="77777777" w:rsidR="00990F52" w:rsidRPr="00F94643" w:rsidRDefault="00990F52" w:rsidP="00C07EDE">
            <w:pP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by</w:t>
            </w:r>
            <w:proofErr w:type="gramEnd"/>
            <w:r w:rsidRPr="00F94643">
              <w:rPr>
                <w:rFonts w:ascii="Calibri" w:eastAsia="Times New Roman" w:hAnsi="Calibri" w:cs="Times New Roman"/>
                <w:color w:val="000000"/>
                <w:lang w:val="en-GB"/>
              </w:rPr>
              <w:t xml:space="preserve"> scanning</w:t>
            </w:r>
          </w:p>
        </w:tc>
      </w:tr>
      <w:tr w:rsidR="00990F52" w:rsidRPr="00F94643" w14:paraId="3367D889" w14:textId="77777777" w:rsidTr="00C07EDE">
        <w:trPr>
          <w:trHeight w:val="300"/>
        </w:trPr>
        <w:tc>
          <w:tcPr>
            <w:tcW w:w="0" w:type="auto"/>
            <w:tcBorders>
              <w:top w:val="nil"/>
              <w:left w:val="nil"/>
              <w:bottom w:val="nil"/>
              <w:right w:val="nil"/>
            </w:tcBorders>
            <w:shd w:val="clear" w:color="auto" w:fill="auto"/>
            <w:noWrap/>
            <w:vAlign w:val="bottom"/>
            <w:hideMark/>
          </w:tcPr>
          <w:p w14:paraId="2012A06F"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5A18FF4"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21C3E03"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083BFAC"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95D075F"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0F091D8"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7817C622"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Small pic.</w:t>
            </w:r>
          </w:p>
        </w:tc>
        <w:tc>
          <w:tcPr>
            <w:tcW w:w="0" w:type="auto"/>
            <w:tcBorders>
              <w:top w:val="nil"/>
              <w:left w:val="nil"/>
              <w:bottom w:val="nil"/>
              <w:right w:val="nil"/>
            </w:tcBorders>
            <w:shd w:val="clear" w:color="auto" w:fill="auto"/>
            <w:noWrap/>
            <w:vAlign w:val="bottom"/>
            <w:hideMark/>
          </w:tcPr>
          <w:p w14:paraId="43190F2C" w14:textId="77777777" w:rsidR="00990F52" w:rsidRPr="00F94643" w:rsidRDefault="00990F52" w:rsidP="00C07EDE">
            <w:pPr>
              <w:jc w:val="center"/>
              <w:rPr>
                <w:rFonts w:ascii="Calibri" w:eastAsia="Times New Roman" w:hAnsi="Calibri" w:cs="Times New Roman"/>
                <w:color w:val="000000"/>
                <w:lang w:val="en-GB"/>
              </w:rPr>
            </w:pPr>
          </w:p>
        </w:tc>
      </w:tr>
      <w:tr w:rsidR="00990F52" w:rsidRPr="00F94643" w14:paraId="62176408" w14:textId="77777777" w:rsidTr="00C07EDE">
        <w:trPr>
          <w:trHeight w:val="300"/>
        </w:trPr>
        <w:tc>
          <w:tcPr>
            <w:tcW w:w="0" w:type="auto"/>
            <w:tcBorders>
              <w:top w:val="nil"/>
              <w:left w:val="nil"/>
              <w:bottom w:val="nil"/>
              <w:right w:val="nil"/>
            </w:tcBorders>
            <w:shd w:val="clear" w:color="auto" w:fill="auto"/>
            <w:noWrap/>
            <w:vAlign w:val="bottom"/>
            <w:hideMark/>
          </w:tcPr>
          <w:p w14:paraId="31EAD989"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9A8277A"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2FF2A77"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20D0B71"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97CE3AF"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737B7AB"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F8E0824"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6DB31EE" w14:textId="77777777" w:rsidR="00990F52" w:rsidRPr="00F94643" w:rsidRDefault="00990F52" w:rsidP="00C07EDE">
            <w:pPr>
              <w:jc w:val="center"/>
              <w:rPr>
                <w:rFonts w:ascii="Calibri" w:eastAsia="Times New Roman" w:hAnsi="Calibri" w:cs="Times New Roman"/>
                <w:color w:val="000000"/>
                <w:lang w:val="en-GB"/>
              </w:rPr>
            </w:pPr>
          </w:p>
        </w:tc>
      </w:tr>
      <w:tr w:rsidR="00990F52" w:rsidRPr="00F94643" w14:paraId="3A0CF60C"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6656850" w14:textId="77777777" w:rsidR="00990F52" w:rsidRPr="00F94643" w:rsidRDefault="00990F52" w:rsidP="00C07EDE">
            <w:pPr>
              <w:jc w:val="center"/>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Characteristics</w:t>
            </w:r>
          </w:p>
        </w:tc>
        <w:tc>
          <w:tcPr>
            <w:tcW w:w="0" w:type="auto"/>
            <w:tcBorders>
              <w:top w:val="nil"/>
              <w:left w:val="nil"/>
              <w:bottom w:val="single" w:sz="4" w:space="0" w:color="auto"/>
              <w:right w:val="single" w:sz="4" w:space="0" w:color="auto"/>
            </w:tcBorders>
            <w:shd w:val="clear" w:color="000000" w:fill="FFEB9C"/>
            <w:noWrap/>
            <w:vAlign w:val="bottom"/>
            <w:hideMark/>
          </w:tcPr>
          <w:p w14:paraId="6B5FA3FF" w14:textId="77777777" w:rsidR="00990F52" w:rsidRPr="00F94643" w:rsidRDefault="00990F52" w:rsidP="00C07EDE">
            <w:pPr>
              <w:rPr>
                <w:rFonts w:ascii="Calibri" w:eastAsia="Times New Roman" w:hAnsi="Calibri" w:cs="Times New Roman"/>
                <w:b/>
                <w:bCs/>
                <w:color w:val="9C6500"/>
                <w:lang w:val="en-GB"/>
              </w:rPr>
            </w:pPr>
            <w:proofErr w:type="gramStart"/>
            <w:r w:rsidRPr="00F94643">
              <w:rPr>
                <w:rFonts w:ascii="Calibri" w:eastAsia="Times New Roman" w:hAnsi="Calibri" w:cs="Times New Roman"/>
                <w:b/>
                <w:bCs/>
                <w:color w:val="9C6500"/>
                <w:lang w:val="en-GB"/>
              </w:rPr>
              <w:t>tonsum2</w:t>
            </w:r>
            <w:proofErr w:type="gramEnd"/>
            <w:r w:rsidRPr="00F94643">
              <w:rPr>
                <w:rFonts w:ascii="Calibri" w:eastAsia="Times New Roman" w:hAnsi="Calibri" w:cs="Times New Roman"/>
                <w:b/>
                <w:bCs/>
                <w:color w:val="9C6500"/>
                <w:lang w:val="en-GB"/>
              </w:rPr>
              <w:t>*</w:t>
            </w:r>
          </w:p>
        </w:tc>
        <w:tc>
          <w:tcPr>
            <w:tcW w:w="0" w:type="auto"/>
            <w:tcBorders>
              <w:top w:val="nil"/>
              <w:left w:val="nil"/>
              <w:bottom w:val="single" w:sz="4" w:space="0" w:color="auto"/>
              <w:right w:val="single" w:sz="4" w:space="0" w:color="auto"/>
            </w:tcBorders>
            <w:shd w:val="clear" w:color="000000" w:fill="FFC7CE"/>
            <w:noWrap/>
            <w:vAlign w:val="bottom"/>
            <w:hideMark/>
          </w:tcPr>
          <w:p w14:paraId="4F234CCC" w14:textId="77777777" w:rsidR="00990F52" w:rsidRPr="00F94643" w:rsidRDefault="00990F52" w:rsidP="00C07EDE">
            <w:pPr>
              <w:rPr>
                <w:rFonts w:ascii="Calibri" w:eastAsia="Times New Roman" w:hAnsi="Calibri" w:cs="Times New Roman"/>
                <w:b/>
                <w:bCs/>
                <w:color w:val="9C0006"/>
                <w:lang w:val="en-GB"/>
              </w:rPr>
            </w:pPr>
            <w:proofErr w:type="gramStart"/>
            <w:r w:rsidRPr="00F94643">
              <w:rPr>
                <w:rFonts w:ascii="Calibri" w:eastAsia="Times New Roman" w:hAnsi="Calibri" w:cs="Times New Roman"/>
                <w:b/>
                <w:bCs/>
                <w:color w:val="9C0006"/>
                <w:lang w:val="en-GB"/>
              </w:rPr>
              <w:t>tonsum3</w:t>
            </w:r>
            <w:proofErr w:type="gramEnd"/>
            <w:r w:rsidRPr="00F94643">
              <w:rPr>
                <w:rFonts w:ascii="Calibri" w:eastAsia="Times New Roman" w:hAnsi="Calibri" w:cs="Times New Roman"/>
                <w:b/>
                <w:bCs/>
                <w:color w:val="9C0006"/>
                <w:lang w:val="en-GB"/>
              </w:rPr>
              <w:t>*</w:t>
            </w:r>
          </w:p>
        </w:tc>
        <w:tc>
          <w:tcPr>
            <w:tcW w:w="0" w:type="auto"/>
            <w:tcBorders>
              <w:top w:val="nil"/>
              <w:left w:val="nil"/>
              <w:bottom w:val="single" w:sz="4" w:space="0" w:color="auto"/>
              <w:right w:val="single" w:sz="4" w:space="0" w:color="auto"/>
            </w:tcBorders>
            <w:shd w:val="clear" w:color="000000" w:fill="FFC7CE"/>
            <w:noWrap/>
            <w:vAlign w:val="bottom"/>
            <w:hideMark/>
          </w:tcPr>
          <w:p w14:paraId="1845FBF6" w14:textId="77777777" w:rsidR="00990F52" w:rsidRPr="00F94643" w:rsidRDefault="00990F52" w:rsidP="00C07EDE">
            <w:pPr>
              <w:rPr>
                <w:rFonts w:ascii="Calibri" w:eastAsia="Times New Roman" w:hAnsi="Calibri" w:cs="Times New Roman"/>
                <w:b/>
                <w:bCs/>
                <w:color w:val="9C0006"/>
                <w:lang w:val="en-GB"/>
              </w:rPr>
            </w:pPr>
            <w:proofErr w:type="gramStart"/>
            <w:r w:rsidRPr="00F94643">
              <w:rPr>
                <w:rFonts w:ascii="Calibri" w:eastAsia="Times New Roman" w:hAnsi="Calibri" w:cs="Times New Roman"/>
                <w:b/>
                <w:bCs/>
                <w:color w:val="9C0006"/>
                <w:lang w:val="en-GB"/>
              </w:rPr>
              <w:t>wardii1</w:t>
            </w:r>
            <w:proofErr w:type="gramEnd"/>
            <w:r w:rsidRPr="00F94643">
              <w:rPr>
                <w:rFonts w:ascii="Calibri" w:eastAsia="Times New Roman" w:hAnsi="Calibri" w:cs="Times New Roman"/>
                <w:b/>
                <w:bCs/>
                <w:color w:val="9C0006"/>
                <w:lang w:val="en-GB"/>
              </w:rPr>
              <w:t>*</w:t>
            </w:r>
          </w:p>
        </w:tc>
        <w:tc>
          <w:tcPr>
            <w:tcW w:w="0" w:type="auto"/>
            <w:tcBorders>
              <w:top w:val="nil"/>
              <w:left w:val="nil"/>
              <w:bottom w:val="single" w:sz="4" w:space="0" w:color="auto"/>
              <w:right w:val="single" w:sz="4" w:space="0" w:color="auto"/>
            </w:tcBorders>
            <w:shd w:val="clear" w:color="000000" w:fill="FFEB9C"/>
            <w:noWrap/>
            <w:vAlign w:val="bottom"/>
            <w:hideMark/>
          </w:tcPr>
          <w:p w14:paraId="4FDFDBA4" w14:textId="77777777" w:rsidR="00990F52" w:rsidRPr="00F94643" w:rsidRDefault="00990F52" w:rsidP="00C07EDE">
            <w:pPr>
              <w:rPr>
                <w:rFonts w:ascii="Calibri" w:eastAsia="Times New Roman" w:hAnsi="Calibri" w:cs="Times New Roman"/>
                <w:b/>
                <w:bCs/>
                <w:color w:val="9C6500"/>
                <w:lang w:val="en-GB"/>
              </w:rPr>
            </w:pPr>
            <w:proofErr w:type="gramStart"/>
            <w:r w:rsidRPr="00F94643">
              <w:rPr>
                <w:rFonts w:ascii="Calibri" w:eastAsia="Times New Roman" w:hAnsi="Calibri" w:cs="Times New Roman"/>
                <w:b/>
                <w:bCs/>
                <w:color w:val="9C6500"/>
                <w:lang w:val="en-GB"/>
              </w:rPr>
              <w:t>wardii2</w:t>
            </w:r>
            <w:proofErr w:type="gramEnd"/>
            <w:r w:rsidRPr="00F94643">
              <w:rPr>
                <w:rFonts w:ascii="Calibri" w:eastAsia="Times New Roman" w:hAnsi="Calibri" w:cs="Times New Roman"/>
                <w:b/>
                <w:bCs/>
                <w:color w:val="9C6500"/>
                <w:lang w:val="en-GB"/>
              </w:rPr>
              <w:t>_1§</w:t>
            </w:r>
          </w:p>
        </w:tc>
        <w:tc>
          <w:tcPr>
            <w:tcW w:w="0" w:type="auto"/>
            <w:tcBorders>
              <w:top w:val="nil"/>
              <w:left w:val="nil"/>
              <w:bottom w:val="nil"/>
              <w:right w:val="nil"/>
            </w:tcBorders>
            <w:shd w:val="clear" w:color="auto" w:fill="auto"/>
            <w:noWrap/>
            <w:vAlign w:val="bottom"/>
            <w:hideMark/>
          </w:tcPr>
          <w:p w14:paraId="59FA0329"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7581AE7" w14:textId="77777777" w:rsidR="00990F52" w:rsidRPr="00F94643" w:rsidRDefault="00990F52" w:rsidP="00C07EDE">
            <w:pPr>
              <w:rPr>
                <w:rFonts w:ascii="Calibri" w:eastAsia="Times New Roman" w:hAnsi="Calibri" w:cs="Times New Roman"/>
                <w:color w:val="000000"/>
                <w:lang w:val="en-GB"/>
              </w:rPr>
            </w:pPr>
          </w:p>
        </w:tc>
      </w:tr>
      <w:tr w:rsidR="00990F52" w:rsidRPr="00F94643" w14:paraId="36A6FE7B"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E47F3F1" w14:textId="77777777" w:rsidR="00990F52" w:rsidRPr="00F94643" w:rsidRDefault="00990F52" w:rsidP="00C07EDE">
            <w:pPr>
              <w:jc w:val="cente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9662643"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ED6BDA4"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F362C99"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C59B257"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381B7565"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073699A" w14:textId="77777777" w:rsidR="00990F52" w:rsidRPr="00F94643" w:rsidRDefault="00990F52" w:rsidP="00C07EDE">
            <w:pPr>
              <w:rPr>
                <w:rFonts w:ascii="Calibri" w:eastAsia="Times New Roman" w:hAnsi="Calibri" w:cs="Times New Roman"/>
                <w:color w:val="000000"/>
                <w:lang w:val="en-GB"/>
              </w:rPr>
            </w:pPr>
          </w:p>
        </w:tc>
      </w:tr>
      <w:tr w:rsidR="00990F52" w:rsidRPr="00F94643" w14:paraId="5980E99F"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7D7DBD" w14:textId="77777777" w:rsidR="00990F52" w:rsidRPr="00F94643" w:rsidRDefault="00990F52" w:rsidP="00C07EDE">
            <w:pPr>
              <w:jc w:val="center"/>
              <w:rPr>
                <w:rFonts w:ascii="Calibri" w:eastAsia="Times New Roman" w:hAnsi="Calibri" w:cs="Times New Roman"/>
                <w:color w:val="000000"/>
                <w:lang w:val="en-GB"/>
              </w:rPr>
            </w:pPr>
            <w:proofErr w:type="spellStart"/>
            <w:proofErr w:type="gramStart"/>
            <w:r w:rsidRPr="00F94643">
              <w:rPr>
                <w:rFonts w:ascii="Calibri" w:eastAsia="Times New Roman" w:hAnsi="Calibri" w:cs="Times New Roman"/>
                <w:color w:val="000000"/>
                <w:lang w:val="en-GB"/>
              </w:rPr>
              <w:t>spathulate</w:t>
            </w:r>
            <w:proofErr w:type="spellEnd"/>
            <w:proofErr w:type="gramEnd"/>
            <w:r w:rsidRPr="00F94643">
              <w:rPr>
                <w:rFonts w:ascii="Calibri" w:eastAsia="Times New Roman" w:hAnsi="Calibri" w:cs="Times New Roman"/>
                <w:color w:val="000000"/>
                <w:lang w:val="en-GB"/>
              </w:rPr>
              <w:t xml:space="preserve"> petals</w:t>
            </w:r>
          </w:p>
        </w:tc>
        <w:tc>
          <w:tcPr>
            <w:tcW w:w="0" w:type="auto"/>
            <w:tcBorders>
              <w:top w:val="nil"/>
              <w:left w:val="nil"/>
              <w:bottom w:val="single" w:sz="4" w:space="0" w:color="auto"/>
              <w:right w:val="single" w:sz="4" w:space="0" w:color="auto"/>
            </w:tcBorders>
            <w:shd w:val="clear" w:color="auto" w:fill="auto"/>
            <w:noWrap/>
            <w:hideMark/>
          </w:tcPr>
          <w:p w14:paraId="4C4D9952" w14:textId="77777777" w:rsidR="00990F52" w:rsidRPr="00F94643" w:rsidRDefault="00990F52" w:rsidP="00C07EDE">
            <w:pPr>
              <w:jc w:val="center"/>
              <w:rPr>
                <w:rFonts w:ascii="Calibri" w:eastAsia="Times New Roman" w:hAnsi="Calibri" w:cs="Times New Roman"/>
                <w:color w:val="000000"/>
                <w:lang w:val="en-GB"/>
              </w:rPr>
            </w:pPr>
            <w:r w:rsidRPr="0075440B">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7FFBA93" w14:textId="77777777" w:rsidR="00990F52" w:rsidRPr="00F94643" w:rsidRDefault="00990F52" w:rsidP="00C07EDE">
            <w:pPr>
              <w:jc w:val="center"/>
              <w:rPr>
                <w:rFonts w:ascii="Calibri" w:eastAsia="Times New Roman" w:hAnsi="Calibri" w:cs="Times New Roman"/>
                <w:color w:val="000000"/>
                <w:lang w:val="en-GB"/>
              </w:rPr>
            </w:pPr>
            <w:r w:rsidRPr="0075440B">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08A586CD" w14:textId="77777777" w:rsidR="00990F52" w:rsidRPr="00F94643" w:rsidRDefault="00990F52" w:rsidP="00C07EDE">
            <w:pPr>
              <w:jc w:val="center"/>
              <w:rPr>
                <w:rFonts w:ascii="Calibri" w:eastAsia="Times New Roman" w:hAnsi="Calibri" w:cs="Times New Roman"/>
                <w:color w:val="000000"/>
                <w:lang w:val="en-GB"/>
              </w:rPr>
            </w:pPr>
            <w:r>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hideMark/>
          </w:tcPr>
          <w:p w14:paraId="51312171" w14:textId="77777777" w:rsidR="00990F52" w:rsidRPr="00F94643" w:rsidRDefault="00990F52" w:rsidP="00C07EDE">
            <w:pPr>
              <w:jc w:val="center"/>
              <w:rPr>
                <w:rFonts w:ascii="Calibri" w:eastAsia="Times New Roman" w:hAnsi="Calibri" w:cs="Times New Roman"/>
                <w:color w:val="000000"/>
                <w:lang w:val="en-GB"/>
              </w:rPr>
            </w:pPr>
            <w:r>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hideMark/>
          </w:tcPr>
          <w:p w14:paraId="64DCC404"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458B0BD" w14:textId="77777777" w:rsidR="00990F52" w:rsidRPr="00F94643" w:rsidRDefault="00990F52" w:rsidP="00C07EDE">
            <w:pPr>
              <w:rPr>
                <w:rFonts w:ascii="Calibri" w:eastAsia="Times New Roman" w:hAnsi="Calibri" w:cs="Times New Roman"/>
                <w:color w:val="000000"/>
                <w:lang w:val="en-GB"/>
              </w:rPr>
            </w:pPr>
          </w:p>
        </w:tc>
      </w:tr>
      <w:tr w:rsidR="00990F52" w:rsidRPr="00F94643" w14:paraId="72643032"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8F63FC" w14:textId="77777777" w:rsidR="00990F52" w:rsidRPr="00F94643" w:rsidRDefault="00990F52" w:rsidP="00C07EDE">
            <w:pPr>
              <w:jc w:val="cente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spotted</w:t>
            </w:r>
            <w:proofErr w:type="gramEnd"/>
            <w:r w:rsidRPr="00F94643">
              <w:rPr>
                <w:rFonts w:ascii="Calibri" w:eastAsia="Times New Roman" w:hAnsi="Calibri" w:cs="Times New Roman"/>
                <w:color w:val="000000"/>
                <w:lang w:val="en-GB"/>
              </w:rPr>
              <w:t xml:space="preserve"> and/or </w:t>
            </w:r>
            <w:proofErr w:type="spellStart"/>
            <w:r w:rsidRPr="00F94643">
              <w:rPr>
                <w:rFonts w:ascii="Calibri" w:eastAsia="Times New Roman" w:hAnsi="Calibri" w:cs="Times New Roman"/>
                <w:color w:val="000000"/>
                <w:lang w:val="en-GB"/>
              </w:rPr>
              <w:t>warted</w:t>
            </w:r>
            <w:proofErr w:type="spellEnd"/>
            <w:r w:rsidRPr="00F94643">
              <w:rPr>
                <w:rFonts w:ascii="Calibri" w:eastAsia="Times New Roman" w:hAnsi="Calibri" w:cs="Times New Roman"/>
                <w:color w:val="000000"/>
                <w:lang w:val="en-GB"/>
              </w:rPr>
              <w:t xml:space="preserve"> petals</w:t>
            </w:r>
          </w:p>
        </w:tc>
        <w:tc>
          <w:tcPr>
            <w:tcW w:w="0" w:type="auto"/>
            <w:tcBorders>
              <w:top w:val="nil"/>
              <w:left w:val="nil"/>
              <w:bottom w:val="single" w:sz="4" w:space="0" w:color="auto"/>
              <w:right w:val="single" w:sz="4" w:space="0" w:color="auto"/>
            </w:tcBorders>
            <w:shd w:val="clear" w:color="auto" w:fill="auto"/>
            <w:noWrap/>
            <w:hideMark/>
          </w:tcPr>
          <w:p w14:paraId="34FB919D" w14:textId="77777777" w:rsidR="00990F52" w:rsidRPr="00F94643" w:rsidRDefault="00990F52" w:rsidP="00C07EDE">
            <w:pPr>
              <w:jc w:val="center"/>
              <w:rPr>
                <w:rFonts w:ascii="Calibri" w:eastAsia="Times New Roman" w:hAnsi="Calibri" w:cs="Times New Roman"/>
                <w:color w:val="000000"/>
                <w:lang w:val="en-GB"/>
              </w:rPr>
            </w:pPr>
            <w:r w:rsidRPr="0075440B">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320E106C" w14:textId="77777777" w:rsidR="00990F52" w:rsidRPr="00F94643" w:rsidRDefault="00990F52" w:rsidP="00C07EDE">
            <w:pPr>
              <w:jc w:val="center"/>
              <w:rPr>
                <w:rFonts w:ascii="Calibri" w:eastAsia="Times New Roman" w:hAnsi="Calibri" w:cs="Times New Roman"/>
                <w:color w:val="000000"/>
                <w:lang w:val="en-GB"/>
              </w:rPr>
            </w:pPr>
            <w:r w:rsidRPr="0075440B">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6098D7A6" w14:textId="77777777" w:rsidR="00990F52" w:rsidRPr="00F94643" w:rsidRDefault="00990F52" w:rsidP="00C07EDE">
            <w:pPr>
              <w:jc w:val="center"/>
              <w:rPr>
                <w:rFonts w:ascii="Calibri" w:eastAsia="Times New Roman" w:hAnsi="Calibri" w:cs="Times New Roman"/>
                <w:color w:val="000000"/>
                <w:lang w:val="en-GB"/>
              </w:rPr>
            </w:pPr>
            <w:r w:rsidRPr="00A859D1">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6295E208" w14:textId="77777777" w:rsidR="00990F52" w:rsidRPr="00F94643" w:rsidRDefault="00990F52" w:rsidP="00C07EDE">
            <w:pPr>
              <w:jc w:val="center"/>
              <w:rPr>
                <w:rFonts w:ascii="Calibri" w:eastAsia="Times New Roman" w:hAnsi="Calibri" w:cs="Times New Roman"/>
                <w:color w:val="000000"/>
                <w:lang w:val="en-GB"/>
              </w:rPr>
            </w:pPr>
            <w:r w:rsidRPr="00A859D1">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hideMark/>
          </w:tcPr>
          <w:p w14:paraId="2B0D27DF"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2BF5D1F" w14:textId="77777777" w:rsidR="00990F52" w:rsidRPr="00F94643" w:rsidRDefault="00990F52" w:rsidP="00C07EDE">
            <w:pPr>
              <w:rPr>
                <w:rFonts w:ascii="Calibri" w:eastAsia="Times New Roman" w:hAnsi="Calibri" w:cs="Times New Roman"/>
                <w:color w:val="000000"/>
                <w:lang w:val="en-GB"/>
              </w:rPr>
            </w:pPr>
          </w:p>
        </w:tc>
      </w:tr>
      <w:tr w:rsidR="00990F52" w:rsidRPr="00F94643" w14:paraId="559AC3A0"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899E860" w14:textId="77777777" w:rsidR="00990F52" w:rsidRPr="00F94643" w:rsidRDefault="00990F52" w:rsidP="00C07EDE">
            <w:pPr>
              <w:jc w:val="cente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incurved</w:t>
            </w:r>
            <w:proofErr w:type="gramEnd"/>
            <w:r w:rsidRPr="00F94643">
              <w:rPr>
                <w:rFonts w:ascii="Calibri" w:eastAsia="Times New Roman" w:hAnsi="Calibri" w:cs="Times New Roman"/>
                <w:color w:val="000000"/>
                <w:lang w:val="en-GB"/>
              </w:rPr>
              <w:t xml:space="preserve"> side lobes</w:t>
            </w:r>
          </w:p>
        </w:tc>
        <w:tc>
          <w:tcPr>
            <w:tcW w:w="0" w:type="auto"/>
            <w:tcBorders>
              <w:top w:val="nil"/>
              <w:left w:val="nil"/>
              <w:bottom w:val="single" w:sz="4" w:space="0" w:color="auto"/>
              <w:right w:val="single" w:sz="4" w:space="0" w:color="auto"/>
            </w:tcBorders>
            <w:shd w:val="clear" w:color="auto" w:fill="auto"/>
            <w:noWrap/>
            <w:hideMark/>
          </w:tcPr>
          <w:p w14:paraId="1374683F" w14:textId="77777777" w:rsidR="00990F52" w:rsidRPr="00F94643" w:rsidRDefault="00990F52" w:rsidP="00C07EDE">
            <w:pPr>
              <w:jc w:val="center"/>
              <w:rPr>
                <w:rFonts w:ascii="Calibri" w:eastAsia="Times New Roman" w:hAnsi="Calibri" w:cs="Times New Roman"/>
                <w:color w:val="000000"/>
                <w:lang w:val="en-GB"/>
              </w:rPr>
            </w:pPr>
            <w:r w:rsidRPr="0075440B">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3CFE34B" w14:textId="77777777" w:rsidR="00990F52" w:rsidRPr="00F94643" w:rsidRDefault="00990F52" w:rsidP="00C07EDE">
            <w:pPr>
              <w:jc w:val="center"/>
              <w:rPr>
                <w:rFonts w:ascii="Calibri" w:eastAsia="Times New Roman" w:hAnsi="Calibri" w:cs="Times New Roman"/>
                <w:color w:val="000000"/>
                <w:lang w:val="en-GB"/>
              </w:rPr>
            </w:pPr>
            <w:r w:rsidRPr="0075440B">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094FAD1C" w14:textId="77777777" w:rsidR="00990F52" w:rsidRPr="00F94643" w:rsidRDefault="00990F52" w:rsidP="00C07EDE">
            <w:pPr>
              <w:jc w:val="center"/>
              <w:rPr>
                <w:rFonts w:ascii="Calibri" w:eastAsia="Times New Roman" w:hAnsi="Calibri" w:cs="Times New Roman"/>
                <w:color w:val="000000"/>
                <w:lang w:val="en-GB"/>
              </w:rPr>
            </w:pPr>
            <w:r w:rsidRPr="00A859D1">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0B0BE33" w14:textId="77777777" w:rsidR="00990F52" w:rsidRPr="00F94643" w:rsidRDefault="00990F52" w:rsidP="00C07EDE">
            <w:pPr>
              <w:jc w:val="center"/>
              <w:rPr>
                <w:rFonts w:ascii="Calibri" w:eastAsia="Times New Roman" w:hAnsi="Calibri" w:cs="Times New Roman"/>
                <w:color w:val="000000"/>
                <w:lang w:val="en-GB"/>
              </w:rPr>
            </w:pPr>
            <w:r w:rsidRPr="00A859D1">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hideMark/>
          </w:tcPr>
          <w:p w14:paraId="277D78C1"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38E4FDE" w14:textId="77777777" w:rsidR="00990F52" w:rsidRPr="00F94643" w:rsidRDefault="00990F52" w:rsidP="00C07EDE">
            <w:pPr>
              <w:rPr>
                <w:rFonts w:ascii="Calibri" w:eastAsia="Times New Roman" w:hAnsi="Calibri" w:cs="Times New Roman"/>
                <w:color w:val="000000"/>
                <w:lang w:val="en-GB"/>
              </w:rPr>
            </w:pPr>
          </w:p>
        </w:tc>
      </w:tr>
      <w:tr w:rsidR="00990F52" w:rsidRPr="00F94643" w14:paraId="706112C2" w14:textId="77777777" w:rsidTr="00C07EDE">
        <w:trPr>
          <w:trHeight w:val="300"/>
        </w:trPr>
        <w:tc>
          <w:tcPr>
            <w:tcW w:w="0" w:type="auto"/>
            <w:tcBorders>
              <w:top w:val="nil"/>
              <w:left w:val="nil"/>
              <w:bottom w:val="nil"/>
              <w:right w:val="nil"/>
            </w:tcBorders>
            <w:shd w:val="clear" w:color="auto" w:fill="auto"/>
            <w:noWrap/>
            <w:vAlign w:val="bottom"/>
            <w:hideMark/>
          </w:tcPr>
          <w:p w14:paraId="2D4FB202"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656CCB3E"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Note</w:t>
            </w:r>
          </w:p>
        </w:tc>
        <w:tc>
          <w:tcPr>
            <w:tcW w:w="0" w:type="auto"/>
            <w:tcBorders>
              <w:top w:val="nil"/>
              <w:left w:val="nil"/>
              <w:bottom w:val="single" w:sz="4" w:space="0" w:color="B2B2B2"/>
              <w:right w:val="single" w:sz="4" w:space="0" w:color="B2B2B2"/>
            </w:tcBorders>
            <w:shd w:val="clear" w:color="000000" w:fill="FFFFCC"/>
            <w:noWrap/>
            <w:vAlign w:val="bottom"/>
            <w:hideMark/>
          </w:tcPr>
          <w:p w14:paraId="19BE0588" w14:textId="77777777" w:rsidR="00990F52" w:rsidRPr="00F94643" w:rsidRDefault="00990F52" w:rsidP="00C07EDE">
            <w:pP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artificial</w:t>
            </w:r>
            <w:proofErr w:type="gramEnd"/>
            <w:r w:rsidRPr="00F94643">
              <w:rPr>
                <w:rFonts w:ascii="Calibri" w:eastAsia="Times New Roman" w:hAnsi="Calibri" w:cs="Times New Roman"/>
                <w:color w:val="000000"/>
                <w:lang w:val="en-GB"/>
              </w:rPr>
              <w:t xml:space="preserve"> white</w:t>
            </w:r>
          </w:p>
        </w:tc>
        <w:tc>
          <w:tcPr>
            <w:tcW w:w="0" w:type="auto"/>
            <w:tcBorders>
              <w:top w:val="nil"/>
              <w:left w:val="nil"/>
              <w:bottom w:val="single" w:sz="4" w:space="0" w:color="B2B2B2"/>
              <w:right w:val="single" w:sz="4" w:space="0" w:color="B2B2B2"/>
            </w:tcBorders>
            <w:shd w:val="clear" w:color="000000" w:fill="FFFFCC"/>
            <w:noWrap/>
            <w:vAlign w:val="bottom"/>
            <w:hideMark/>
          </w:tcPr>
          <w:p w14:paraId="29E6FD7C" w14:textId="77777777" w:rsidR="00990F52" w:rsidRPr="00F94643" w:rsidRDefault="00990F52" w:rsidP="00C07EDE">
            <w:pP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artificial</w:t>
            </w:r>
            <w:proofErr w:type="gramEnd"/>
            <w:r w:rsidRPr="00F94643">
              <w:rPr>
                <w:rFonts w:ascii="Calibri" w:eastAsia="Times New Roman" w:hAnsi="Calibri" w:cs="Times New Roman"/>
                <w:color w:val="000000"/>
                <w:lang w:val="en-GB"/>
              </w:rPr>
              <w:t xml:space="preserve"> white</w:t>
            </w:r>
          </w:p>
        </w:tc>
        <w:tc>
          <w:tcPr>
            <w:tcW w:w="0" w:type="auto"/>
            <w:tcBorders>
              <w:top w:val="nil"/>
              <w:left w:val="nil"/>
              <w:bottom w:val="single" w:sz="4" w:space="0" w:color="B2B2B2"/>
              <w:right w:val="single" w:sz="4" w:space="0" w:color="B2B2B2"/>
            </w:tcBorders>
            <w:shd w:val="clear" w:color="000000" w:fill="FFFFCC"/>
            <w:noWrap/>
            <w:vAlign w:val="bottom"/>
            <w:hideMark/>
          </w:tcPr>
          <w:p w14:paraId="1D97580A" w14:textId="77777777" w:rsidR="00990F52" w:rsidRPr="00F94643" w:rsidRDefault="00990F52" w:rsidP="00C07EDE">
            <w:pP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artificial</w:t>
            </w:r>
            <w:proofErr w:type="gramEnd"/>
            <w:r w:rsidRPr="00F94643">
              <w:rPr>
                <w:rFonts w:ascii="Calibri" w:eastAsia="Times New Roman" w:hAnsi="Calibri" w:cs="Times New Roman"/>
                <w:color w:val="000000"/>
                <w:lang w:val="en-GB"/>
              </w:rPr>
              <w:t xml:space="preserve"> white</w:t>
            </w:r>
          </w:p>
        </w:tc>
        <w:tc>
          <w:tcPr>
            <w:tcW w:w="0" w:type="auto"/>
            <w:tcBorders>
              <w:top w:val="nil"/>
              <w:left w:val="nil"/>
              <w:bottom w:val="nil"/>
              <w:right w:val="nil"/>
            </w:tcBorders>
            <w:shd w:val="clear" w:color="auto" w:fill="auto"/>
            <w:noWrap/>
            <w:vAlign w:val="bottom"/>
            <w:hideMark/>
          </w:tcPr>
          <w:p w14:paraId="521930E1"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B74F8E3"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17CEB71" w14:textId="77777777" w:rsidR="00990F52" w:rsidRPr="00F94643" w:rsidRDefault="00990F52" w:rsidP="00C07EDE">
            <w:pPr>
              <w:rPr>
                <w:rFonts w:ascii="Calibri" w:eastAsia="Times New Roman" w:hAnsi="Calibri" w:cs="Times New Roman"/>
                <w:color w:val="000000"/>
                <w:lang w:val="en-GB"/>
              </w:rPr>
            </w:pPr>
          </w:p>
        </w:tc>
      </w:tr>
      <w:tr w:rsidR="00990F52" w:rsidRPr="00F94643" w14:paraId="24A2BD27" w14:textId="77777777" w:rsidTr="00C07EDE">
        <w:trPr>
          <w:trHeight w:val="300"/>
        </w:trPr>
        <w:tc>
          <w:tcPr>
            <w:tcW w:w="0" w:type="auto"/>
            <w:tcBorders>
              <w:top w:val="nil"/>
              <w:left w:val="nil"/>
              <w:bottom w:val="nil"/>
              <w:right w:val="nil"/>
            </w:tcBorders>
            <w:shd w:val="clear" w:color="auto" w:fill="auto"/>
            <w:noWrap/>
            <w:vAlign w:val="bottom"/>
            <w:hideMark/>
          </w:tcPr>
          <w:p w14:paraId="57198BF8"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A1B8DBA"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5E18C9DF" w14:textId="77777777" w:rsidR="00990F52" w:rsidRPr="00F94643" w:rsidRDefault="00990F52" w:rsidP="00C07EDE">
            <w:pP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patches</w:t>
            </w:r>
            <w:proofErr w:type="gramEnd"/>
            <w:r w:rsidRPr="00F94643">
              <w:rPr>
                <w:rFonts w:ascii="Calibri" w:eastAsia="Times New Roman" w:hAnsi="Calibri" w:cs="Times New Roman"/>
                <w:color w:val="000000"/>
                <w:lang w:val="en-GB"/>
              </w:rPr>
              <w:t xml:space="preserve"> caused</w:t>
            </w:r>
          </w:p>
        </w:tc>
        <w:tc>
          <w:tcPr>
            <w:tcW w:w="0" w:type="auto"/>
            <w:tcBorders>
              <w:top w:val="nil"/>
              <w:left w:val="nil"/>
              <w:bottom w:val="single" w:sz="4" w:space="0" w:color="B2B2B2"/>
              <w:right w:val="single" w:sz="4" w:space="0" w:color="B2B2B2"/>
            </w:tcBorders>
            <w:shd w:val="clear" w:color="000000" w:fill="FFFFCC"/>
            <w:noWrap/>
            <w:vAlign w:val="bottom"/>
            <w:hideMark/>
          </w:tcPr>
          <w:p w14:paraId="78055DC7" w14:textId="77777777" w:rsidR="00990F52" w:rsidRPr="00F94643" w:rsidRDefault="00990F52" w:rsidP="00C07EDE">
            <w:pP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patches</w:t>
            </w:r>
            <w:proofErr w:type="gramEnd"/>
            <w:r w:rsidRPr="00F94643">
              <w:rPr>
                <w:rFonts w:ascii="Calibri" w:eastAsia="Times New Roman" w:hAnsi="Calibri" w:cs="Times New Roman"/>
                <w:color w:val="000000"/>
                <w:lang w:val="en-GB"/>
              </w:rPr>
              <w:t xml:space="preserve"> caused</w:t>
            </w:r>
          </w:p>
        </w:tc>
        <w:tc>
          <w:tcPr>
            <w:tcW w:w="0" w:type="auto"/>
            <w:tcBorders>
              <w:top w:val="nil"/>
              <w:left w:val="nil"/>
              <w:bottom w:val="single" w:sz="4" w:space="0" w:color="B2B2B2"/>
              <w:right w:val="single" w:sz="4" w:space="0" w:color="B2B2B2"/>
            </w:tcBorders>
            <w:shd w:val="clear" w:color="000000" w:fill="FFFFCC"/>
            <w:noWrap/>
            <w:vAlign w:val="bottom"/>
            <w:hideMark/>
          </w:tcPr>
          <w:p w14:paraId="00EB9F78" w14:textId="77777777" w:rsidR="00990F52" w:rsidRPr="00F94643" w:rsidRDefault="00990F52" w:rsidP="00C07EDE">
            <w:pP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patches</w:t>
            </w:r>
            <w:proofErr w:type="gramEnd"/>
            <w:r w:rsidRPr="00F94643">
              <w:rPr>
                <w:rFonts w:ascii="Calibri" w:eastAsia="Times New Roman" w:hAnsi="Calibri" w:cs="Times New Roman"/>
                <w:color w:val="000000"/>
                <w:lang w:val="en-GB"/>
              </w:rPr>
              <w:t xml:space="preserve"> caused</w:t>
            </w:r>
          </w:p>
        </w:tc>
        <w:tc>
          <w:tcPr>
            <w:tcW w:w="0" w:type="auto"/>
            <w:tcBorders>
              <w:top w:val="nil"/>
              <w:left w:val="nil"/>
              <w:bottom w:val="nil"/>
              <w:right w:val="nil"/>
            </w:tcBorders>
            <w:shd w:val="clear" w:color="auto" w:fill="auto"/>
            <w:noWrap/>
            <w:vAlign w:val="bottom"/>
            <w:hideMark/>
          </w:tcPr>
          <w:p w14:paraId="6A5181F4"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3F352CB"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8BC234B" w14:textId="77777777" w:rsidR="00990F52" w:rsidRPr="00F94643" w:rsidRDefault="00990F52" w:rsidP="00C07EDE">
            <w:pPr>
              <w:rPr>
                <w:rFonts w:ascii="Calibri" w:eastAsia="Times New Roman" w:hAnsi="Calibri" w:cs="Times New Roman"/>
                <w:color w:val="000000"/>
                <w:lang w:val="en-GB"/>
              </w:rPr>
            </w:pPr>
          </w:p>
        </w:tc>
      </w:tr>
      <w:tr w:rsidR="00990F52" w:rsidRPr="00F94643" w14:paraId="656741B7" w14:textId="77777777" w:rsidTr="00C07EDE">
        <w:trPr>
          <w:trHeight w:val="300"/>
        </w:trPr>
        <w:tc>
          <w:tcPr>
            <w:tcW w:w="0" w:type="auto"/>
            <w:tcBorders>
              <w:top w:val="nil"/>
              <w:left w:val="nil"/>
              <w:bottom w:val="nil"/>
              <w:right w:val="nil"/>
            </w:tcBorders>
            <w:shd w:val="clear" w:color="auto" w:fill="auto"/>
            <w:noWrap/>
            <w:vAlign w:val="bottom"/>
            <w:hideMark/>
          </w:tcPr>
          <w:p w14:paraId="123F50E5"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20F1EDC"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391FA435" w14:textId="77777777" w:rsidR="00990F52" w:rsidRPr="00F94643" w:rsidRDefault="00990F52" w:rsidP="00C07EDE">
            <w:pP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by</w:t>
            </w:r>
            <w:proofErr w:type="gramEnd"/>
            <w:r w:rsidRPr="00F94643">
              <w:rPr>
                <w:rFonts w:ascii="Calibri" w:eastAsia="Times New Roman" w:hAnsi="Calibri" w:cs="Times New Roman"/>
                <w:color w:val="000000"/>
                <w:lang w:val="en-GB"/>
              </w:rPr>
              <w:t xml:space="preserve"> scanning</w:t>
            </w:r>
          </w:p>
        </w:tc>
        <w:tc>
          <w:tcPr>
            <w:tcW w:w="0" w:type="auto"/>
            <w:tcBorders>
              <w:top w:val="nil"/>
              <w:left w:val="nil"/>
              <w:bottom w:val="single" w:sz="4" w:space="0" w:color="B2B2B2"/>
              <w:right w:val="single" w:sz="4" w:space="0" w:color="B2B2B2"/>
            </w:tcBorders>
            <w:shd w:val="clear" w:color="000000" w:fill="FFFFCC"/>
            <w:noWrap/>
            <w:vAlign w:val="bottom"/>
            <w:hideMark/>
          </w:tcPr>
          <w:p w14:paraId="0DEB4745" w14:textId="77777777" w:rsidR="00990F52" w:rsidRPr="00F94643" w:rsidRDefault="00990F52" w:rsidP="00C07EDE">
            <w:pP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by</w:t>
            </w:r>
            <w:proofErr w:type="gramEnd"/>
            <w:r w:rsidRPr="00F94643">
              <w:rPr>
                <w:rFonts w:ascii="Calibri" w:eastAsia="Times New Roman" w:hAnsi="Calibri" w:cs="Times New Roman"/>
                <w:color w:val="000000"/>
                <w:lang w:val="en-GB"/>
              </w:rPr>
              <w:t xml:space="preserve"> scanning</w:t>
            </w:r>
          </w:p>
        </w:tc>
        <w:tc>
          <w:tcPr>
            <w:tcW w:w="0" w:type="auto"/>
            <w:tcBorders>
              <w:top w:val="nil"/>
              <w:left w:val="nil"/>
              <w:bottom w:val="single" w:sz="4" w:space="0" w:color="B2B2B2"/>
              <w:right w:val="single" w:sz="4" w:space="0" w:color="B2B2B2"/>
            </w:tcBorders>
            <w:shd w:val="clear" w:color="000000" w:fill="FFFFCC"/>
            <w:noWrap/>
            <w:vAlign w:val="bottom"/>
            <w:hideMark/>
          </w:tcPr>
          <w:p w14:paraId="1619D685" w14:textId="77777777" w:rsidR="00990F52" w:rsidRPr="00F94643" w:rsidRDefault="00990F52" w:rsidP="00C07EDE">
            <w:pP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by</w:t>
            </w:r>
            <w:proofErr w:type="gramEnd"/>
            <w:r w:rsidRPr="00F94643">
              <w:rPr>
                <w:rFonts w:ascii="Calibri" w:eastAsia="Times New Roman" w:hAnsi="Calibri" w:cs="Times New Roman"/>
                <w:color w:val="000000"/>
                <w:lang w:val="en-GB"/>
              </w:rPr>
              <w:t xml:space="preserve"> scanning</w:t>
            </w:r>
          </w:p>
        </w:tc>
        <w:tc>
          <w:tcPr>
            <w:tcW w:w="0" w:type="auto"/>
            <w:tcBorders>
              <w:top w:val="nil"/>
              <w:left w:val="nil"/>
              <w:bottom w:val="nil"/>
              <w:right w:val="nil"/>
            </w:tcBorders>
            <w:shd w:val="clear" w:color="auto" w:fill="auto"/>
            <w:noWrap/>
            <w:vAlign w:val="bottom"/>
            <w:hideMark/>
          </w:tcPr>
          <w:p w14:paraId="7847657C"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60D3696"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3F4121A" w14:textId="77777777" w:rsidR="00990F52" w:rsidRPr="00F94643" w:rsidRDefault="00990F52" w:rsidP="00C07EDE">
            <w:pPr>
              <w:rPr>
                <w:rFonts w:ascii="Calibri" w:eastAsia="Times New Roman" w:hAnsi="Calibri" w:cs="Times New Roman"/>
                <w:color w:val="000000"/>
                <w:lang w:val="en-GB"/>
              </w:rPr>
            </w:pPr>
          </w:p>
        </w:tc>
      </w:tr>
      <w:tr w:rsidR="00990F52" w:rsidRPr="00F94643" w14:paraId="720B344F" w14:textId="77777777" w:rsidTr="00C07EDE">
        <w:trPr>
          <w:trHeight w:val="300"/>
        </w:trPr>
        <w:tc>
          <w:tcPr>
            <w:tcW w:w="0" w:type="auto"/>
            <w:tcBorders>
              <w:top w:val="nil"/>
              <w:left w:val="nil"/>
              <w:bottom w:val="nil"/>
              <w:right w:val="nil"/>
            </w:tcBorders>
            <w:shd w:val="clear" w:color="auto" w:fill="auto"/>
            <w:noWrap/>
            <w:vAlign w:val="bottom"/>
            <w:hideMark/>
          </w:tcPr>
          <w:p w14:paraId="4550F441" w14:textId="77777777" w:rsidR="00990F52" w:rsidRPr="00F94643" w:rsidRDefault="00990F52" w:rsidP="00C07EDE">
            <w:pPr>
              <w:jc w:val="center"/>
              <w:rPr>
                <w:rFonts w:ascii="Calibri" w:eastAsia="Times New Roman" w:hAnsi="Calibri" w:cs="Times New Roman"/>
                <w:color w:val="008000"/>
                <w:sz w:val="28"/>
                <w:lang w:val="en-GB"/>
              </w:rPr>
            </w:pPr>
            <w:r>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hideMark/>
          </w:tcPr>
          <w:p w14:paraId="4DB7353C"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Visible</w:t>
            </w:r>
          </w:p>
        </w:tc>
        <w:tc>
          <w:tcPr>
            <w:tcW w:w="0" w:type="auto"/>
            <w:tcBorders>
              <w:top w:val="nil"/>
              <w:left w:val="nil"/>
              <w:bottom w:val="nil"/>
              <w:right w:val="nil"/>
            </w:tcBorders>
            <w:shd w:val="clear" w:color="auto" w:fill="auto"/>
            <w:noWrap/>
            <w:vAlign w:val="bottom"/>
            <w:hideMark/>
          </w:tcPr>
          <w:p w14:paraId="08820D8D"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04E8A08"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0120409"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E31B0C7"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3578C8C"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0B7B0ED" w14:textId="77777777" w:rsidR="00990F52" w:rsidRPr="00F94643" w:rsidRDefault="00990F52" w:rsidP="00C07EDE">
            <w:pPr>
              <w:rPr>
                <w:rFonts w:ascii="Calibri" w:eastAsia="Times New Roman" w:hAnsi="Calibri" w:cs="Times New Roman"/>
                <w:color w:val="000000"/>
                <w:lang w:val="en-GB"/>
              </w:rPr>
            </w:pPr>
          </w:p>
        </w:tc>
      </w:tr>
      <w:tr w:rsidR="00990F52" w:rsidRPr="00F94643" w14:paraId="508A99B5" w14:textId="77777777" w:rsidTr="00C07EDE">
        <w:trPr>
          <w:trHeight w:val="300"/>
        </w:trPr>
        <w:tc>
          <w:tcPr>
            <w:tcW w:w="0" w:type="auto"/>
            <w:tcBorders>
              <w:top w:val="nil"/>
              <w:left w:val="nil"/>
              <w:bottom w:val="nil"/>
              <w:right w:val="nil"/>
            </w:tcBorders>
            <w:shd w:val="clear" w:color="auto" w:fill="auto"/>
            <w:noWrap/>
            <w:vAlign w:val="bottom"/>
            <w:hideMark/>
          </w:tcPr>
          <w:p w14:paraId="32E2AE17" w14:textId="77777777" w:rsidR="00990F52" w:rsidRPr="00F94643" w:rsidRDefault="00990F52" w:rsidP="00C07EDE">
            <w:pPr>
              <w:ind w:right="57"/>
              <w:jc w:val="center"/>
              <w:rPr>
                <w:rFonts w:ascii="Calibri" w:eastAsia="Times New Roman" w:hAnsi="Calibri" w:cs="Times New Roman"/>
                <w:b/>
                <w:color w:val="E36C0A" w:themeColor="accent6" w:themeShade="BF"/>
                <w:sz w:val="28"/>
                <w:lang w:val="en-GB"/>
              </w:rPr>
            </w:pPr>
            <w:r>
              <w:rPr>
                <w:rFonts w:ascii="Calibri" w:eastAsia="Times New Roman" w:hAnsi="Calibri" w:cs="Times New Roman"/>
                <w:b/>
                <w:color w:val="E36C0A" w:themeColor="accent6" w:themeShade="BF"/>
                <w:sz w:val="28"/>
                <w:lang w:val="en-GB"/>
              </w:rPr>
              <w:t xml:space="preserve"> </w:t>
            </w:r>
            <w:r w:rsidRPr="00F94643">
              <w:rPr>
                <w:rFonts w:ascii="Calibri" w:eastAsia="Times New Roman" w:hAnsi="Calibri" w:cs="Times New Roman"/>
                <w:b/>
                <w:color w:val="E36C0A" w:themeColor="accent6" w:themeShade="BF"/>
                <w:sz w:val="28"/>
                <w:lang w:val="en-GB"/>
              </w:rPr>
              <w:t>!</w:t>
            </w:r>
          </w:p>
        </w:tc>
        <w:tc>
          <w:tcPr>
            <w:tcW w:w="0" w:type="auto"/>
            <w:gridSpan w:val="2"/>
            <w:tcBorders>
              <w:top w:val="nil"/>
              <w:left w:val="nil"/>
              <w:bottom w:val="nil"/>
              <w:right w:val="nil"/>
            </w:tcBorders>
            <w:shd w:val="clear" w:color="auto" w:fill="auto"/>
            <w:noWrap/>
            <w:vAlign w:val="bottom"/>
            <w:hideMark/>
          </w:tcPr>
          <w:p w14:paraId="3D3D77B4"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Difficult to see</w:t>
            </w:r>
          </w:p>
        </w:tc>
        <w:tc>
          <w:tcPr>
            <w:tcW w:w="0" w:type="auto"/>
            <w:tcBorders>
              <w:top w:val="nil"/>
              <w:left w:val="nil"/>
              <w:bottom w:val="nil"/>
              <w:right w:val="nil"/>
            </w:tcBorders>
            <w:shd w:val="clear" w:color="auto" w:fill="auto"/>
            <w:noWrap/>
            <w:vAlign w:val="bottom"/>
            <w:hideMark/>
          </w:tcPr>
          <w:p w14:paraId="7A261BF0"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30AC771"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F91FA43"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E3ACFBB"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1400848" w14:textId="77777777" w:rsidR="00990F52" w:rsidRPr="00F94643" w:rsidRDefault="00990F52" w:rsidP="00C07EDE">
            <w:pPr>
              <w:rPr>
                <w:rFonts w:ascii="Calibri" w:eastAsia="Times New Roman" w:hAnsi="Calibri" w:cs="Times New Roman"/>
                <w:color w:val="000000"/>
                <w:lang w:val="en-GB"/>
              </w:rPr>
            </w:pPr>
          </w:p>
        </w:tc>
      </w:tr>
      <w:tr w:rsidR="00990F52" w:rsidRPr="00F94643" w14:paraId="31384330" w14:textId="77777777" w:rsidTr="00C07EDE">
        <w:trPr>
          <w:trHeight w:val="300"/>
        </w:trPr>
        <w:tc>
          <w:tcPr>
            <w:tcW w:w="0" w:type="auto"/>
            <w:tcBorders>
              <w:top w:val="nil"/>
              <w:left w:val="nil"/>
              <w:bottom w:val="nil"/>
              <w:right w:val="nil"/>
            </w:tcBorders>
            <w:shd w:val="clear" w:color="auto" w:fill="auto"/>
            <w:noWrap/>
            <w:vAlign w:val="bottom"/>
            <w:hideMark/>
          </w:tcPr>
          <w:p w14:paraId="70378FA4" w14:textId="77777777" w:rsidR="00990F52" w:rsidRPr="00F94643" w:rsidRDefault="00990F52" w:rsidP="00C07EDE">
            <w:pPr>
              <w:jc w:val="center"/>
              <w:rPr>
                <w:rFonts w:ascii="Calibri" w:eastAsia="Times New Roman" w:hAnsi="Calibri" w:cs="Times New Roman"/>
                <w:color w:val="FF0000"/>
                <w:sz w:val="28"/>
                <w:lang w:val="en-GB"/>
              </w:rPr>
            </w:pPr>
            <w:r>
              <w:rPr>
                <w:rFonts w:ascii="Zapf Dingbats" w:eastAsia="Times New Roman" w:hAnsi="Zapf Dingbats" w:cs="Times New Roman"/>
                <w:color w:val="FF0000"/>
                <w:sz w:val="28"/>
                <w:lang w:val="en-GB"/>
              </w:rPr>
              <w:sym w:font="Wingdings" w:char="F0FB"/>
            </w:r>
          </w:p>
        </w:tc>
        <w:tc>
          <w:tcPr>
            <w:tcW w:w="0" w:type="auto"/>
            <w:tcBorders>
              <w:top w:val="nil"/>
              <w:left w:val="nil"/>
              <w:bottom w:val="nil"/>
              <w:right w:val="nil"/>
            </w:tcBorders>
            <w:shd w:val="clear" w:color="auto" w:fill="auto"/>
            <w:noWrap/>
            <w:vAlign w:val="bottom"/>
            <w:hideMark/>
          </w:tcPr>
          <w:p w14:paraId="1E8E6D15"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Invisible</w:t>
            </w:r>
          </w:p>
        </w:tc>
        <w:tc>
          <w:tcPr>
            <w:tcW w:w="0" w:type="auto"/>
            <w:tcBorders>
              <w:top w:val="nil"/>
              <w:left w:val="nil"/>
              <w:bottom w:val="nil"/>
              <w:right w:val="nil"/>
            </w:tcBorders>
            <w:shd w:val="clear" w:color="auto" w:fill="auto"/>
            <w:noWrap/>
            <w:vAlign w:val="bottom"/>
            <w:hideMark/>
          </w:tcPr>
          <w:p w14:paraId="58FB84B0"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41E2768"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3DAA7F5"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66A406B"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535F741"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25B3CCC" w14:textId="77777777" w:rsidR="00990F52" w:rsidRPr="00F94643" w:rsidRDefault="00990F52" w:rsidP="00C07EDE">
            <w:pPr>
              <w:rPr>
                <w:rFonts w:ascii="Calibri" w:eastAsia="Times New Roman" w:hAnsi="Calibri" w:cs="Times New Roman"/>
                <w:color w:val="000000"/>
                <w:lang w:val="en-GB"/>
              </w:rPr>
            </w:pPr>
          </w:p>
        </w:tc>
      </w:tr>
      <w:tr w:rsidR="00990F52" w:rsidRPr="00F94643" w14:paraId="1794D3F6" w14:textId="77777777" w:rsidTr="00C07EDE">
        <w:trPr>
          <w:trHeight w:val="300"/>
        </w:trPr>
        <w:tc>
          <w:tcPr>
            <w:tcW w:w="0" w:type="auto"/>
            <w:tcBorders>
              <w:top w:val="nil"/>
              <w:left w:val="nil"/>
              <w:bottom w:val="nil"/>
              <w:right w:val="nil"/>
            </w:tcBorders>
            <w:shd w:val="clear" w:color="auto" w:fill="auto"/>
            <w:noWrap/>
            <w:vAlign w:val="bottom"/>
            <w:hideMark/>
          </w:tcPr>
          <w:p w14:paraId="567663A0" w14:textId="77777777" w:rsidR="00990F52" w:rsidRPr="00F94643" w:rsidRDefault="00990F52" w:rsidP="00C07EDE">
            <w:pPr>
              <w:jc w:val="center"/>
              <w:rPr>
                <w:rFonts w:ascii="Calibri" w:eastAsia="Times New Roman" w:hAnsi="Calibri" w:cs="Times New Roman"/>
                <w:color w:val="000000"/>
                <w:lang w:val="en-GB"/>
              </w:rPr>
            </w:pPr>
            <w:r w:rsidRPr="00F94643">
              <w:rPr>
                <w:rFonts w:ascii="Calibri" w:eastAsia="Times New Roman" w:hAnsi="Calibri" w:cs="Times New Roman"/>
                <w:color w:val="000000"/>
                <w:lang w:val="en-GB"/>
              </w:rPr>
              <w:t>*</w:t>
            </w:r>
          </w:p>
        </w:tc>
        <w:tc>
          <w:tcPr>
            <w:tcW w:w="0" w:type="auto"/>
            <w:gridSpan w:val="3"/>
            <w:tcBorders>
              <w:top w:val="nil"/>
              <w:left w:val="nil"/>
              <w:bottom w:val="nil"/>
              <w:right w:val="nil"/>
            </w:tcBorders>
            <w:shd w:val="clear" w:color="auto" w:fill="auto"/>
            <w:noWrap/>
            <w:vAlign w:val="bottom"/>
            <w:hideMark/>
          </w:tcPr>
          <w:p w14:paraId="16D8CD24"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xml:space="preserve">Picture scanned from </w:t>
            </w:r>
            <w:proofErr w:type="spellStart"/>
            <w:r w:rsidRPr="00F94643">
              <w:rPr>
                <w:rFonts w:ascii="Calibri" w:eastAsia="Times New Roman" w:hAnsi="Calibri" w:cs="Times New Roman"/>
                <w:color w:val="000000"/>
                <w:lang w:val="en-GB"/>
              </w:rPr>
              <w:t>Cribb</w:t>
            </w:r>
            <w:proofErr w:type="spellEnd"/>
            <w:r w:rsidRPr="00F94643">
              <w:rPr>
                <w:rFonts w:ascii="Calibri" w:eastAsia="Times New Roman" w:hAnsi="Calibri" w:cs="Times New Roman"/>
                <w:color w:val="000000"/>
                <w:lang w:val="en-GB"/>
              </w:rPr>
              <w:t>, 1998</w:t>
            </w:r>
          </w:p>
        </w:tc>
        <w:tc>
          <w:tcPr>
            <w:tcW w:w="0" w:type="auto"/>
            <w:tcBorders>
              <w:top w:val="nil"/>
              <w:left w:val="nil"/>
              <w:bottom w:val="nil"/>
              <w:right w:val="nil"/>
            </w:tcBorders>
            <w:shd w:val="clear" w:color="auto" w:fill="auto"/>
            <w:noWrap/>
            <w:vAlign w:val="bottom"/>
            <w:hideMark/>
          </w:tcPr>
          <w:p w14:paraId="164293A8"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32742A4"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34404D"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393C90D" w14:textId="77777777" w:rsidR="00990F52" w:rsidRPr="00F94643" w:rsidRDefault="00990F52" w:rsidP="00C07EDE">
            <w:pPr>
              <w:rPr>
                <w:rFonts w:ascii="Calibri" w:eastAsia="Times New Roman" w:hAnsi="Calibri" w:cs="Times New Roman"/>
                <w:color w:val="000000"/>
                <w:lang w:val="en-GB"/>
              </w:rPr>
            </w:pPr>
          </w:p>
        </w:tc>
      </w:tr>
      <w:tr w:rsidR="00990F52" w:rsidRPr="00F94643" w14:paraId="5E0CD5A6" w14:textId="77777777" w:rsidTr="00C07EDE">
        <w:trPr>
          <w:trHeight w:val="300"/>
        </w:trPr>
        <w:tc>
          <w:tcPr>
            <w:tcW w:w="0" w:type="auto"/>
            <w:tcBorders>
              <w:top w:val="nil"/>
              <w:left w:val="nil"/>
              <w:bottom w:val="nil"/>
              <w:right w:val="nil"/>
            </w:tcBorders>
            <w:shd w:val="clear" w:color="auto" w:fill="auto"/>
            <w:noWrap/>
            <w:vAlign w:val="bottom"/>
            <w:hideMark/>
          </w:tcPr>
          <w:p w14:paraId="43944ED9" w14:textId="77777777" w:rsidR="00990F52" w:rsidRPr="00F94643" w:rsidRDefault="00990F52" w:rsidP="00C07EDE">
            <w:pPr>
              <w:jc w:val="center"/>
              <w:rPr>
                <w:rFonts w:ascii="Calibri" w:eastAsia="Times New Roman" w:hAnsi="Calibri" w:cs="Times New Roman"/>
                <w:color w:val="000000"/>
                <w:lang w:val="en-GB"/>
              </w:rPr>
            </w:pPr>
            <w:r w:rsidRPr="00F94643">
              <w:rPr>
                <w:rFonts w:ascii="Calibri" w:eastAsia="Times New Roman" w:hAnsi="Calibri" w:cs="Times New Roman"/>
                <w:color w:val="000000"/>
                <w:lang w:val="en-GB"/>
              </w:rPr>
              <w:t>§</w:t>
            </w:r>
          </w:p>
        </w:tc>
        <w:tc>
          <w:tcPr>
            <w:tcW w:w="0" w:type="auto"/>
            <w:gridSpan w:val="3"/>
            <w:tcBorders>
              <w:top w:val="nil"/>
              <w:left w:val="nil"/>
              <w:bottom w:val="nil"/>
              <w:right w:val="nil"/>
            </w:tcBorders>
            <w:shd w:val="clear" w:color="auto" w:fill="auto"/>
            <w:noWrap/>
            <w:vAlign w:val="bottom"/>
            <w:hideMark/>
          </w:tcPr>
          <w:p w14:paraId="2BA1A370"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Picture from dear.smartweb.tw</w:t>
            </w:r>
          </w:p>
        </w:tc>
        <w:tc>
          <w:tcPr>
            <w:tcW w:w="0" w:type="auto"/>
            <w:tcBorders>
              <w:top w:val="nil"/>
              <w:left w:val="nil"/>
              <w:bottom w:val="nil"/>
              <w:right w:val="nil"/>
            </w:tcBorders>
            <w:shd w:val="clear" w:color="auto" w:fill="auto"/>
            <w:noWrap/>
            <w:vAlign w:val="bottom"/>
            <w:hideMark/>
          </w:tcPr>
          <w:p w14:paraId="7307D9E6"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F3F4112"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8B01467"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60B641F" w14:textId="77777777" w:rsidR="00990F52" w:rsidRPr="00F94643" w:rsidRDefault="00990F52" w:rsidP="00C07EDE">
            <w:pPr>
              <w:rPr>
                <w:rFonts w:ascii="Calibri" w:eastAsia="Times New Roman" w:hAnsi="Calibri" w:cs="Times New Roman"/>
                <w:color w:val="000000"/>
                <w:lang w:val="en-GB"/>
              </w:rPr>
            </w:pPr>
          </w:p>
        </w:tc>
      </w:tr>
      <w:tr w:rsidR="00990F52" w:rsidRPr="00F94643" w14:paraId="0D835EE6" w14:textId="77777777" w:rsidTr="00C07EDE">
        <w:trPr>
          <w:trHeight w:val="300"/>
        </w:trPr>
        <w:tc>
          <w:tcPr>
            <w:tcW w:w="0" w:type="auto"/>
            <w:tcBorders>
              <w:top w:val="nil"/>
              <w:left w:val="nil"/>
              <w:bottom w:val="nil"/>
              <w:right w:val="nil"/>
            </w:tcBorders>
            <w:shd w:val="clear" w:color="000000" w:fill="C6EFCE"/>
            <w:noWrap/>
            <w:vAlign w:val="bottom"/>
            <w:hideMark/>
          </w:tcPr>
          <w:p w14:paraId="2D6D19B9" w14:textId="77777777" w:rsidR="00990F52" w:rsidRPr="00F94643" w:rsidRDefault="00990F52" w:rsidP="00C07EDE">
            <w:pPr>
              <w:jc w:val="center"/>
              <w:rPr>
                <w:rFonts w:ascii="Calibri" w:eastAsia="Times New Roman" w:hAnsi="Calibri" w:cs="Times New Roman"/>
                <w:color w:val="006100"/>
                <w:lang w:val="en-GB"/>
              </w:rPr>
            </w:pPr>
            <w:r w:rsidRPr="00F94643">
              <w:rPr>
                <w:rFonts w:ascii="Calibri" w:eastAsia="Times New Roman" w:hAnsi="Calibri" w:cs="Times New Roman"/>
                <w:b/>
                <w:bCs/>
                <w:color w:val="006100"/>
                <w:lang w:val="en-GB"/>
              </w:rPr>
              <w:t>Name</w:t>
            </w:r>
          </w:p>
        </w:tc>
        <w:tc>
          <w:tcPr>
            <w:tcW w:w="0" w:type="auto"/>
            <w:gridSpan w:val="5"/>
            <w:tcBorders>
              <w:top w:val="nil"/>
              <w:left w:val="nil"/>
              <w:bottom w:val="nil"/>
              <w:right w:val="nil"/>
            </w:tcBorders>
            <w:shd w:val="clear" w:color="auto" w:fill="auto"/>
            <w:noWrap/>
            <w:vAlign w:val="bottom"/>
            <w:hideMark/>
          </w:tcPr>
          <w:p w14:paraId="4D808E92"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Incorrectly identified to sectional level in max 1 of the 7 different networks</w:t>
            </w:r>
          </w:p>
        </w:tc>
        <w:tc>
          <w:tcPr>
            <w:tcW w:w="0" w:type="auto"/>
            <w:tcBorders>
              <w:top w:val="nil"/>
              <w:left w:val="nil"/>
              <w:bottom w:val="nil"/>
              <w:right w:val="nil"/>
            </w:tcBorders>
            <w:shd w:val="clear" w:color="auto" w:fill="auto"/>
            <w:noWrap/>
            <w:vAlign w:val="bottom"/>
            <w:hideMark/>
          </w:tcPr>
          <w:p w14:paraId="57EA5200"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358B778" w14:textId="77777777" w:rsidR="00990F52" w:rsidRPr="00F94643" w:rsidRDefault="00990F52" w:rsidP="00C07EDE">
            <w:pPr>
              <w:rPr>
                <w:rFonts w:ascii="Calibri" w:eastAsia="Times New Roman" w:hAnsi="Calibri" w:cs="Times New Roman"/>
                <w:color w:val="000000"/>
                <w:lang w:val="en-GB"/>
              </w:rPr>
            </w:pPr>
          </w:p>
        </w:tc>
      </w:tr>
      <w:tr w:rsidR="00990F52" w:rsidRPr="00F94643" w14:paraId="3E8960B6" w14:textId="77777777" w:rsidTr="00C07EDE">
        <w:trPr>
          <w:trHeight w:val="300"/>
        </w:trPr>
        <w:tc>
          <w:tcPr>
            <w:tcW w:w="0" w:type="auto"/>
            <w:tcBorders>
              <w:top w:val="nil"/>
              <w:left w:val="nil"/>
              <w:bottom w:val="nil"/>
              <w:right w:val="nil"/>
            </w:tcBorders>
            <w:shd w:val="clear" w:color="000000" w:fill="FFEB9C"/>
            <w:noWrap/>
            <w:vAlign w:val="bottom"/>
            <w:hideMark/>
          </w:tcPr>
          <w:p w14:paraId="03DC4B0A" w14:textId="77777777" w:rsidR="00990F52" w:rsidRPr="00F94643" w:rsidRDefault="00990F52" w:rsidP="00C07EDE">
            <w:pPr>
              <w:jc w:val="center"/>
              <w:rPr>
                <w:rFonts w:ascii="Calibri" w:eastAsia="Times New Roman" w:hAnsi="Calibri" w:cs="Times New Roman"/>
                <w:color w:val="9C6500"/>
                <w:lang w:val="en-GB"/>
              </w:rPr>
            </w:pPr>
            <w:r w:rsidRPr="00F94643">
              <w:rPr>
                <w:rFonts w:ascii="Calibri" w:eastAsia="Times New Roman" w:hAnsi="Calibri" w:cs="Times New Roman"/>
                <w:b/>
                <w:bCs/>
                <w:color w:val="9C6500"/>
                <w:lang w:val="en-GB"/>
              </w:rPr>
              <w:t>Name</w:t>
            </w:r>
          </w:p>
        </w:tc>
        <w:tc>
          <w:tcPr>
            <w:tcW w:w="0" w:type="auto"/>
            <w:gridSpan w:val="5"/>
            <w:tcBorders>
              <w:top w:val="nil"/>
              <w:left w:val="nil"/>
              <w:bottom w:val="nil"/>
              <w:right w:val="nil"/>
            </w:tcBorders>
            <w:shd w:val="clear" w:color="auto" w:fill="auto"/>
            <w:noWrap/>
            <w:vAlign w:val="bottom"/>
            <w:hideMark/>
          </w:tcPr>
          <w:p w14:paraId="35377BED"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Incorrectly identified to sectional level in max 3 of the 7 different networks</w:t>
            </w:r>
          </w:p>
        </w:tc>
        <w:tc>
          <w:tcPr>
            <w:tcW w:w="0" w:type="auto"/>
            <w:tcBorders>
              <w:top w:val="nil"/>
              <w:left w:val="nil"/>
              <w:bottom w:val="nil"/>
              <w:right w:val="nil"/>
            </w:tcBorders>
            <w:shd w:val="clear" w:color="auto" w:fill="auto"/>
            <w:noWrap/>
            <w:vAlign w:val="bottom"/>
            <w:hideMark/>
          </w:tcPr>
          <w:p w14:paraId="2C99FCE7"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A880089" w14:textId="77777777" w:rsidR="00990F52" w:rsidRPr="00F94643" w:rsidRDefault="00990F52" w:rsidP="00C07EDE">
            <w:pPr>
              <w:rPr>
                <w:rFonts w:ascii="Calibri" w:eastAsia="Times New Roman" w:hAnsi="Calibri" w:cs="Times New Roman"/>
                <w:color w:val="000000"/>
                <w:lang w:val="en-GB"/>
              </w:rPr>
            </w:pPr>
          </w:p>
        </w:tc>
      </w:tr>
      <w:tr w:rsidR="00990F52" w:rsidRPr="00F94643" w14:paraId="3576BFA0" w14:textId="77777777" w:rsidTr="00C07EDE">
        <w:trPr>
          <w:trHeight w:val="300"/>
        </w:trPr>
        <w:tc>
          <w:tcPr>
            <w:tcW w:w="0" w:type="auto"/>
            <w:tcBorders>
              <w:top w:val="nil"/>
              <w:left w:val="nil"/>
              <w:bottom w:val="nil"/>
              <w:right w:val="nil"/>
            </w:tcBorders>
            <w:shd w:val="clear" w:color="000000" w:fill="FFC7CE"/>
            <w:noWrap/>
            <w:vAlign w:val="bottom"/>
            <w:hideMark/>
          </w:tcPr>
          <w:p w14:paraId="374FF0E5" w14:textId="77777777" w:rsidR="00990F52" w:rsidRPr="00F94643" w:rsidRDefault="00990F52" w:rsidP="00C07EDE">
            <w:pPr>
              <w:jc w:val="center"/>
              <w:rPr>
                <w:rFonts w:ascii="Calibri" w:eastAsia="Times New Roman" w:hAnsi="Calibri" w:cs="Times New Roman"/>
                <w:color w:val="9C0006"/>
                <w:lang w:val="en-GB"/>
              </w:rPr>
            </w:pPr>
            <w:r w:rsidRPr="00F94643">
              <w:rPr>
                <w:rFonts w:ascii="Calibri" w:eastAsia="Times New Roman" w:hAnsi="Calibri" w:cs="Times New Roman"/>
                <w:b/>
                <w:bCs/>
                <w:color w:val="9C0006"/>
                <w:lang w:val="en-GB"/>
              </w:rPr>
              <w:t>Name</w:t>
            </w:r>
          </w:p>
        </w:tc>
        <w:tc>
          <w:tcPr>
            <w:tcW w:w="0" w:type="auto"/>
            <w:gridSpan w:val="5"/>
            <w:tcBorders>
              <w:top w:val="nil"/>
              <w:left w:val="nil"/>
              <w:bottom w:val="nil"/>
              <w:right w:val="nil"/>
            </w:tcBorders>
            <w:shd w:val="clear" w:color="auto" w:fill="auto"/>
            <w:noWrap/>
            <w:vAlign w:val="bottom"/>
            <w:hideMark/>
          </w:tcPr>
          <w:p w14:paraId="10D965AC"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Incorrectly identified to sectional level in more than 3 of the 7 networks</w:t>
            </w:r>
          </w:p>
        </w:tc>
        <w:tc>
          <w:tcPr>
            <w:tcW w:w="0" w:type="auto"/>
            <w:tcBorders>
              <w:top w:val="nil"/>
              <w:left w:val="nil"/>
              <w:bottom w:val="nil"/>
              <w:right w:val="nil"/>
            </w:tcBorders>
            <w:shd w:val="clear" w:color="auto" w:fill="auto"/>
            <w:noWrap/>
            <w:vAlign w:val="bottom"/>
            <w:hideMark/>
          </w:tcPr>
          <w:p w14:paraId="7F1E4136"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6B8AAA1" w14:textId="77777777" w:rsidR="00990F52" w:rsidRPr="00F94643" w:rsidRDefault="00990F52" w:rsidP="00C07EDE">
            <w:pPr>
              <w:rPr>
                <w:rFonts w:ascii="Calibri" w:eastAsia="Times New Roman" w:hAnsi="Calibri" w:cs="Times New Roman"/>
                <w:color w:val="000000"/>
                <w:lang w:val="en-GB"/>
              </w:rPr>
            </w:pPr>
          </w:p>
        </w:tc>
      </w:tr>
    </w:tbl>
    <w:p w14:paraId="27A22E80" w14:textId="77777777" w:rsidR="00990F52" w:rsidRPr="00F94643" w:rsidRDefault="00990F52" w:rsidP="00990F52">
      <w:pPr>
        <w:rPr>
          <w:lang w:val="en-GB"/>
        </w:rPr>
        <w:sectPr w:rsidR="00990F52" w:rsidRPr="00F94643" w:rsidSect="00225D90">
          <w:pgSz w:w="16840" w:h="11900" w:orient="landscape"/>
          <w:pgMar w:top="567" w:right="1417" w:bottom="851" w:left="1417" w:header="708" w:footer="708" w:gutter="0"/>
          <w:cols w:space="708"/>
          <w:docGrid w:linePitch="360"/>
        </w:sectPr>
      </w:pPr>
    </w:p>
    <w:p w14:paraId="13DEA205" w14:textId="77777777" w:rsidR="00990F52" w:rsidRPr="00F94643" w:rsidRDefault="00990F52" w:rsidP="00990F52">
      <w:pPr>
        <w:pStyle w:val="Bijschrift"/>
        <w:keepNext/>
        <w:rPr>
          <w:lang w:val="en-GB"/>
        </w:rPr>
      </w:pPr>
      <w:r w:rsidRPr="00F94643">
        <w:rPr>
          <w:lang w:val="en-GB"/>
        </w:rPr>
        <w:lastRenderedPageBreak/>
        <w:t xml:space="preserve">Table </w:t>
      </w:r>
      <w:r w:rsidRPr="00F94643">
        <w:rPr>
          <w:lang w:val="en-GB"/>
        </w:rPr>
        <w:fldChar w:fldCharType="begin"/>
      </w:r>
      <w:r w:rsidRPr="00F94643">
        <w:rPr>
          <w:lang w:val="en-GB"/>
        </w:rPr>
        <w:instrText xml:space="preserve"> SEQ Table \* ARABIC </w:instrText>
      </w:r>
      <w:r w:rsidRPr="00F94643">
        <w:rPr>
          <w:lang w:val="en-GB"/>
        </w:rPr>
        <w:fldChar w:fldCharType="separate"/>
      </w:r>
      <w:r>
        <w:rPr>
          <w:noProof/>
          <w:lang w:val="en-GB"/>
        </w:rPr>
        <w:t>9</w:t>
      </w:r>
      <w:r w:rsidRPr="00F94643">
        <w:rPr>
          <w:lang w:val="en-GB"/>
        </w:rPr>
        <w:fldChar w:fldCharType="end"/>
      </w:r>
      <w:r w:rsidRPr="00F94643">
        <w:rPr>
          <w:lang w:val="en-GB"/>
        </w:rPr>
        <w:t xml:space="preserve"> Characteristics of </w:t>
      </w:r>
      <w:proofErr w:type="spellStart"/>
      <w:r w:rsidRPr="00F94643">
        <w:rPr>
          <w:i/>
          <w:lang w:val="en-GB"/>
        </w:rPr>
        <w:t>Paphiopedilum</w:t>
      </w:r>
      <w:proofErr w:type="spellEnd"/>
      <w:r w:rsidRPr="00F94643">
        <w:rPr>
          <w:lang w:val="en-GB"/>
        </w:rPr>
        <w:t xml:space="preserve"> section </w:t>
      </w:r>
      <w:proofErr w:type="spellStart"/>
      <w:r w:rsidRPr="00F94643">
        <w:rPr>
          <w:i/>
          <w:lang w:val="en-GB"/>
        </w:rPr>
        <w:t>Brachypetalum</w:t>
      </w:r>
      <w:proofErr w:type="spellEnd"/>
      <w:r w:rsidRPr="00F94643">
        <w:rPr>
          <w:lang w:val="en-GB"/>
        </w:rPr>
        <w:t>.</w:t>
      </w:r>
    </w:p>
    <w:tbl>
      <w:tblPr>
        <w:tblW w:w="0" w:type="auto"/>
        <w:tblInd w:w="55" w:type="dxa"/>
        <w:tblCellMar>
          <w:left w:w="70" w:type="dxa"/>
          <w:right w:w="70" w:type="dxa"/>
        </w:tblCellMar>
        <w:tblLook w:val="04A0" w:firstRow="1" w:lastRow="0" w:firstColumn="1" w:lastColumn="0" w:noHBand="0" w:noVBand="1"/>
      </w:tblPr>
      <w:tblGrid>
        <w:gridCol w:w="1292"/>
        <w:gridCol w:w="2743"/>
        <w:gridCol w:w="1455"/>
        <w:gridCol w:w="1737"/>
        <w:gridCol w:w="1737"/>
        <w:gridCol w:w="1484"/>
        <w:gridCol w:w="1243"/>
      </w:tblGrid>
      <w:tr w:rsidR="00990F52" w:rsidRPr="00F94643" w14:paraId="11C9945C" w14:textId="77777777" w:rsidTr="00C07EDE">
        <w:trPr>
          <w:trHeight w:val="500"/>
        </w:trPr>
        <w:tc>
          <w:tcPr>
            <w:tcW w:w="0" w:type="auto"/>
            <w:tcBorders>
              <w:top w:val="nil"/>
              <w:left w:val="nil"/>
              <w:bottom w:val="nil"/>
              <w:right w:val="nil"/>
            </w:tcBorders>
            <w:shd w:val="clear" w:color="auto" w:fill="auto"/>
            <w:noWrap/>
            <w:vAlign w:val="bottom"/>
            <w:hideMark/>
          </w:tcPr>
          <w:p w14:paraId="5EFA5229"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42EDF83" w14:textId="77777777" w:rsidR="00990F52" w:rsidRPr="00F94643" w:rsidRDefault="00990F52" w:rsidP="00C07EDE">
            <w:pPr>
              <w:rPr>
                <w:rFonts w:ascii="Calibri" w:eastAsia="Times New Roman" w:hAnsi="Calibri" w:cs="Times New Roman"/>
                <w:color w:val="000000"/>
                <w:lang w:val="en-GB"/>
              </w:rPr>
            </w:pPr>
          </w:p>
        </w:tc>
        <w:tc>
          <w:tcPr>
            <w:tcW w:w="0" w:type="auto"/>
            <w:gridSpan w:val="3"/>
            <w:tcBorders>
              <w:top w:val="nil"/>
              <w:left w:val="nil"/>
              <w:bottom w:val="nil"/>
              <w:right w:val="nil"/>
            </w:tcBorders>
            <w:shd w:val="clear" w:color="auto" w:fill="auto"/>
            <w:noWrap/>
            <w:vAlign w:val="bottom"/>
            <w:hideMark/>
          </w:tcPr>
          <w:p w14:paraId="55417EA7" w14:textId="77777777" w:rsidR="00990F52" w:rsidRPr="00F94643" w:rsidRDefault="00990F52" w:rsidP="00C07EDE">
            <w:pPr>
              <w:jc w:val="center"/>
              <w:rPr>
                <w:rFonts w:ascii="Calibri" w:eastAsia="Times New Roman" w:hAnsi="Calibri" w:cs="Times New Roman"/>
                <w:b/>
                <w:bCs/>
                <w:i/>
                <w:color w:val="000000"/>
                <w:sz w:val="40"/>
                <w:szCs w:val="40"/>
                <w:lang w:val="en-GB"/>
              </w:rPr>
            </w:pPr>
            <w:proofErr w:type="spellStart"/>
            <w:r w:rsidRPr="00F94643">
              <w:rPr>
                <w:rFonts w:ascii="Calibri" w:eastAsia="Times New Roman" w:hAnsi="Calibri" w:cs="Times New Roman"/>
                <w:b/>
                <w:bCs/>
                <w:i/>
                <w:sz w:val="32"/>
                <w:szCs w:val="20"/>
                <w:lang w:val="en-GB"/>
              </w:rPr>
              <w:t>Paphiopedilum</w:t>
            </w:r>
            <w:proofErr w:type="spellEnd"/>
            <w:r w:rsidRPr="00F94643">
              <w:rPr>
                <w:rFonts w:ascii="Calibri" w:eastAsia="Times New Roman" w:hAnsi="Calibri" w:cs="Times New Roman"/>
                <w:b/>
                <w:bCs/>
                <w:sz w:val="32"/>
                <w:szCs w:val="20"/>
                <w:lang w:val="en-GB"/>
              </w:rPr>
              <w:t xml:space="preserve"> sect. </w:t>
            </w:r>
            <w:proofErr w:type="spellStart"/>
            <w:r w:rsidRPr="00F94643">
              <w:rPr>
                <w:rFonts w:ascii="Calibri" w:eastAsia="Times New Roman" w:hAnsi="Calibri" w:cs="Times New Roman"/>
                <w:b/>
                <w:bCs/>
                <w:i/>
                <w:color w:val="000000"/>
                <w:sz w:val="32"/>
                <w:szCs w:val="40"/>
                <w:lang w:val="en-GB"/>
              </w:rPr>
              <w:t>Brachypetalum</w:t>
            </w:r>
            <w:proofErr w:type="spellEnd"/>
          </w:p>
        </w:tc>
        <w:tc>
          <w:tcPr>
            <w:tcW w:w="0" w:type="auto"/>
            <w:tcBorders>
              <w:top w:val="nil"/>
              <w:left w:val="nil"/>
              <w:bottom w:val="nil"/>
              <w:right w:val="nil"/>
            </w:tcBorders>
            <w:shd w:val="clear" w:color="auto" w:fill="auto"/>
            <w:noWrap/>
            <w:vAlign w:val="bottom"/>
            <w:hideMark/>
          </w:tcPr>
          <w:p w14:paraId="4CA4B33F"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57D44E9" w14:textId="77777777" w:rsidR="00990F52" w:rsidRPr="00F94643" w:rsidRDefault="00990F52" w:rsidP="00C07EDE">
            <w:pPr>
              <w:rPr>
                <w:rFonts w:ascii="Calibri" w:eastAsia="Times New Roman" w:hAnsi="Calibri" w:cs="Times New Roman"/>
                <w:color w:val="000000"/>
                <w:lang w:val="en-GB"/>
              </w:rPr>
            </w:pPr>
          </w:p>
        </w:tc>
      </w:tr>
      <w:tr w:rsidR="00990F52" w:rsidRPr="00F94643" w14:paraId="31E85A1C" w14:textId="77777777" w:rsidTr="00C07EDE">
        <w:trPr>
          <w:trHeight w:val="300"/>
        </w:trPr>
        <w:tc>
          <w:tcPr>
            <w:tcW w:w="0" w:type="auto"/>
            <w:tcBorders>
              <w:top w:val="nil"/>
              <w:left w:val="nil"/>
              <w:bottom w:val="nil"/>
              <w:right w:val="nil"/>
            </w:tcBorders>
            <w:shd w:val="clear" w:color="auto" w:fill="auto"/>
            <w:noWrap/>
            <w:vAlign w:val="bottom"/>
            <w:hideMark/>
          </w:tcPr>
          <w:p w14:paraId="7D4D4E9B"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9CD9190"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E560186"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4856512"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C8332E3"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0441604"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F0D7258" w14:textId="77777777" w:rsidR="00990F52" w:rsidRPr="00F94643" w:rsidRDefault="00990F52" w:rsidP="00C07EDE">
            <w:pPr>
              <w:rPr>
                <w:rFonts w:ascii="Calibri" w:eastAsia="Times New Roman" w:hAnsi="Calibri" w:cs="Times New Roman"/>
                <w:color w:val="000000"/>
                <w:lang w:val="en-GB"/>
              </w:rPr>
            </w:pPr>
          </w:p>
        </w:tc>
      </w:tr>
      <w:tr w:rsidR="00990F52" w:rsidRPr="00F94643" w14:paraId="22715CF4" w14:textId="77777777" w:rsidTr="00C07EDE">
        <w:trPr>
          <w:trHeight w:val="300"/>
        </w:trPr>
        <w:tc>
          <w:tcPr>
            <w:tcW w:w="0" w:type="auto"/>
            <w:tcBorders>
              <w:top w:val="nil"/>
              <w:left w:val="nil"/>
              <w:bottom w:val="nil"/>
              <w:right w:val="nil"/>
            </w:tcBorders>
            <w:shd w:val="clear" w:color="auto" w:fill="auto"/>
            <w:noWrap/>
            <w:vAlign w:val="bottom"/>
            <w:hideMark/>
          </w:tcPr>
          <w:p w14:paraId="39D5AA3B"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4F06CE7"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68EC119"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D929421"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B498ABC"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F5C127C"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A3DDDC3" w14:textId="77777777" w:rsidR="00990F52" w:rsidRPr="00F94643" w:rsidRDefault="00990F52" w:rsidP="00C07EDE">
            <w:pPr>
              <w:rPr>
                <w:rFonts w:ascii="Calibri" w:eastAsia="Times New Roman" w:hAnsi="Calibri" w:cs="Times New Roman"/>
                <w:color w:val="000000"/>
                <w:lang w:val="en-GB"/>
              </w:rPr>
            </w:pPr>
          </w:p>
        </w:tc>
      </w:tr>
      <w:tr w:rsidR="00990F52" w:rsidRPr="00F94643" w14:paraId="6A460768"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207D1AE" w14:textId="77777777" w:rsidR="00990F52" w:rsidRPr="00F94643" w:rsidRDefault="00990F52" w:rsidP="00C07EDE">
            <w:pPr>
              <w:jc w:val="center"/>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310406A2" w14:textId="77777777" w:rsidR="00990F52" w:rsidRPr="00F94643" w:rsidRDefault="00990F52" w:rsidP="00C07EDE">
            <w:pPr>
              <w:rPr>
                <w:rFonts w:ascii="Calibri" w:eastAsia="Times New Roman" w:hAnsi="Calibri" w:cs="Times New Roman"/>
                <w:b/>
                <w:bCs/>
                <w:color w:val="9C6500"/>
                <w:lang w:val="en-GB"/>
              </w:rPr>
            </w:pPr>
            <w:proofErr w:type="gramStart"/>
            <w:r w:rsidRPr="00F94643">
              <w:rPr>
                <w:rFonts w:ascii="Calibri" w:eastAsia="Times New Roman" w:hAnsi="Calibri" w:cs="Times New Roman"/>
                <w:b/>
                <w:bCs/>
                <w:color w:val="9C6500"/>
                <w:lang w:val="en-GB"/>
              </w:rPr>
              <w:t>concolor1</w:t>
            </w:r>
            <w:proofErr w:type="gramEnd"/>
            <w:r w:rsidRPr="00F94643">
              <w:rPr>
                <w:rFonts w:ascii="Calibri" w:eastAsia="Times New Roman" w:hAnsi="Calibri" w:cs="Times New Roman"/>
                <w:b/>
                <w:bCs/>
                <w:color w:val="9C6500"/>
                <w:lang w:val="en-GB"/>
              </w:rPr>
              <w:t>*</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027F4999" w14:textId="77777777" w:rsidR="00990F52" w:rsidRPr="00F94643" w:rsidRDefault="00990F52" w:rsidP="00C07EDE">
            <w:pPr>
              <w:rPr>
                <w:rFonts w:ascii="Calibri" w:eastAsia="Times New Roman" w:hAnsi="Calibri" w:cs="Times New Roman"/>
                <w:b/>
                <w:bCs/>
                <w:color w:val="9C6500"/>
                <w:lang w:val="en-GB"/>
              </w:rPr>
            </w:pPr>
            <w:proofErr w:type="gramStart"/>
            <w:r w:rsidRPr="00F94643">
              <w:rPr>
                <w:rFonts w:ascii="Calibri" w:eastAsia="Times New Roman" w:hAnsi="Calibri" w:cs="Times New Roman"/>
                <w:b/>
                <w:bCs/>
                <w:color w:val="9C6500"/>
                <w:lang w:val="en-GB"/>
              </w:rPr>
              <w:t>concolor2</w:t>
            </w:r>
            <w:proofErr w:type="gramEnd"/>
            <w:r w:rsidRPr="00F94643">
              <w:rPr>
                <w:rFonts w:ascii="Calibri" w:eastAsia="Times New Roman" w:hAnsi="Calibri" w:cs="Times New Roman"/>
                <w:b/>
                <w:bCs/>
                <w:color w:val="9C6500"/>
                <w:lang w:val="en-GB"/>
              </w:rPr>
              <w:t>_2§</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683736C4" w14:textId="77777777" w:rsidR="00990F52" w:rsidRPr="00F94643" w:rsidRDefault="00990F52" w:rsidP="00C07EDE">
            <w:pPr>
              <w:rPr>
                <w:rFonts w:ascii="Calibri" w:eastAsia="Times New Roman" w:hAnsi="Calibri" w:cs="Times New Roman"/>
                <w:b/>
                <w:bCs/>
                <w:color w:val="006100"/>
                <w:lang w:val="en-GB"/>
              </w:rPr>
            </w:pPr>
            <w:proofErr w:type="gramStart"/>
            <w:r w:rsidRPr="00F94643">
              <w:rPr>
                <w:rFonts w:ascii="Calibri" w:eastAsia="Times New Roman" w:hAnsi="Calibri" w:cs="Times New Roman"/>
                <w:b/>
                <w:bCs/>
                <w:color w:val="006100"/>
                <w:lang w:val="en-GB"/>
              </w:rPr>
              <w:t>concolor2</w:t>
            </w:r>
            <w:proofErr w:type="gramEnd"/>
            <w:r w:rsidRPr="00F94643">
              <w:rPr>
                <w:rFonts w:ascii="Calibri" w:eastAsia="Times New Roman" w:hAnsi="Calibri" w:cs="Times New Roman"/>
                <w:b/>
                <w:bCs/>
                <w:color w:val="006100"/>
                <w:lang w:val="en-GB"/>
              </w:rPr>
              <w:t>_4§</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293CE249" w14:textId="77777777" w:rsidR="00990F52" w:rsidRPr="00F94643" w:rsidRDefault="00990F52" w:rsidP="00C07EDE">
            <w:pPr>
              <w:rPr>
                <w:rFonts w:ascii="Calibri" w:eastAsia="Times New Roman" w:hAnsi="Calibri" w:cs="Times New Roman"/>
                <w:b/>
                <w:bCs/>
                <w:color w:val="9C6500"/>
                <w:lang w:val="en-GB"/>
              </w:rPr>
            </w:pPr>
            <w:proofErr w:type="gramStart"/>
            <w:r w:rsidRPr="00F94643">
              <w:rPr>
                <w:rFonts w:ascii="Calibri" w:eastAsia="Times New Roman" w:hAnsi="Calibri" w:cs="Times New Roman"/>
                <w:b/>
                <w:bCs/>
                <w:color w:val="9C6500"/>
                <w:lang w:val="en-GB"/>
              </w:rPr>
              <w:t>concolor2</w:t>
            </w:r>
            <w:proofErr w:type="gramEnd"/>
            <w:r w:rsidRPr="00F94643">
              <w:rPr>
                <w:rFonts w:ascii="Calibri" w:eastAsia="Times New Roman" w:hAnsi="Calibri" w:cs="Times New Roman"/>
                <w:b/>
                <w:bCs/>
                <w:color w:val="9C6500"/>
                <w:lang w:val="en-GB"/>
              </w:rPr>
              <w:t>_6§</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1FC1D646" w14:textId="77777777" w:rsidR="00990F52" w:rsidRPr="00F94643" w:rsidRDefault="00990F52" w:rsidP="00C07EDE">
            <w:pPr>
              <w:rPr>
                <w:rFonts w:ascii="Calibri" w:eastAsia="Times New Roman" w:hAnsi="Calibri" w:cs="Times New Roman"/>
                <w:b/>
                <w:bCs/>
                <w:color w:val="9C6500"/>
                <w:lang w:val="en-GB"/>
              </w:rPr>
            </w:pPr>
            <w:proofErr w:type="gramStart"/>
            <w:r w:rsidRPr="00F94643">
              <w:rPr>
                <w:rFonts w:ascii="Calibri" w:eastAsia="Times New Roman" w:hAnsi="Calibri" w:cs="Times New Roman"/>
                <w:b/>
                <w:bCs/>
                <w:color w:val="9C6500"/>
                <w:lang w:val="en-GB"/>
              </w:rPr>
              <w:t>concolor2</w:t>
            </w:r>
            <w:proofErr w:type="gramEnd"/>
            <w:r w:rsidRPr="00F94643">
              <w:rPr>
                <w:rFonts w:ascii="Calibri" w:eastAsia="Times New Roman" w:hAnsi="Calibri" w:cs="Times New Roman"/>
                <w:b/>
                <w:bCs/>
                <w:color w:val="9C6500"/>
                <w:lang w:val="en-GB"/>
              </w:rPr>
              <w:t>*</w:t>
            </w:r>
          </w:p>
        </w:tc>
      </w:tr>
      <w:tr w:rsidR="00990F52" w:rsidRPr="00F94643" w14:paraId="236C404B"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B9701AB" w14:textId="77777777" w:rsidR="00990F52" w:rsidRPr="00F94643" w:rsidRDefault="00990F52" w:rsidP="00C07EDE">
            <w:pPr>
              <w:jc w:val="cente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0B27AB48" w14:textId="77777777" w:rsidR="00990F52" w:rsidRPr="00F94643" w:rsidRDefault="00990F52" w:rsidP="00C07EDE">
            <w:pPr>
              <w:jc w:val="cente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0BE29871" w14:textId="77777777" w:rsidR="00990F52" w:rsidRPr="00F94643" w:rsidRDefault="00990F52" w:rsidP="00C07EDE">
            <w:pPr>
              <w:jc w:val="cente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0EFECBC5" w14:textId="77777777" w:rsidR="00990F52" w:rsidRPr="00F94643" w:rsidRDefault="00990F52" w:rsidP="00C07EDE">
            <w:pPr>
              <w:jc w:val="cente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FDBF831"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4CD4F6A"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r>
      <w:tr w:rsidR="00990F52" w:rsidRPr="00F94643" w14:paraId="033D9314"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AEB4C39" w14:textId="77777777" w:rsidR="00990F52" w:rsidRPr="00F94643" w:rsidRDefault="00990F52" w:rsidP="00C07EDE">
            <w:pPr>
              <w:jc w:val="cente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variously</w:t>
            </w:r>
            <w:proofErr w:type="gramEnd"/>
            <w:r w:rsidRPr="00F94643">
              <w:rPr>
                <w:rFonts w:ascii="Calibri" w:eastAsia="Times New Roman" w:hAnsi="Calibri" w:cs="Times New Roman"/>
                <w:color w:val="000000"/>
                <w:lang w:val="en-GB"/>
              </w:rPr>
              <w:t xml:space="preserve"> ornamented with purple spots</w:t>
            </w:r>
          </w:p>
        </w:tc>
        <w:tc>
          <w:tcPr>
            <w:tcW w:w="0" w:type="auto"/>
            <w:tcBorders>
              <w:top w:val="nil"/>
              <w:left w:val="nil"/>
              <w:bottom w:val="single" w:sz="4" w:space="0" w:color="auto"/>
              <w:right w:val="single" w:sz="4" w:space="0" w:color="auto"/>
            </w:tcBorders>
            <w:shd w:val="clear" w:color="auto" w:fill="auto"/>
            <w:noWrap/>
            <w:hideMark/>
          </w:tcPr>
          <w:p w14:paraId="7FD7EB6A" w14:textId="77777777" w:rsidR="00990F52" w:rsidRPr="00F94643" w:rsidRDefault="00990F52" w:rsidP="00C07EDE">
            <w:pPr>
              <w:jc w:val="center"/>
              <w:rPr>
                <w:rFonts w:ascii="Calibri" w:eastAsia="Times New Roman" w:hAnsi="Calibri" w:cs="Times New Roman"/>
                <w:color w:val="000000"/>
                <w:lang w:val="en-GB"/>
              </w:rPr>
            </w:pPr>
            <w:r w:rsidRPr="00657364">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196F3101" w14:textId="77777777" w:rsidR="00990F52" w:rsidRPr="00F94643" w:rsidRDefault="00990F52" w:rsidP="00C07EDE">
            <w:pPr>
              <w:jc w:val="center"/>
              <w:rPr>
                <w:rFonts w:ascii="Calibri" w:eastAsia="Times New Roman" w:hAnsi="Calibri" w:cs="Times New Roman"/>
                <w:color w:val="000000"/>
                <w:lang w:val="en-GB"/>
              </w:rPr>
            </w:pPr>
            <w:r w:rsidRPr="00657364">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9B7B1A1" w14:textId="77777777" w:rsidR="00990F52" w:rsidRPr="00F94643" w:rsidRDefault="00990F52" w:rsidP="00C07EDE">
            <w:pPr>
              <w:jc w:val="center"/>
              <w:rPr>
                <w:rFonts w:ascii="Calibri" w:eastAsia="Times New Roman" w:hAnsi="Calibri" w:cs="Times New Roman"/>
                <w:color w:val="000000"/>
                <w:lang w:val="en-GB"/>
              </w:rPr>
            </w:pPr>
            <w:r w:rsidRPr="00D235D3">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7264527" w14:textId="77777777" w:rsidR="00990F52" w:rsidRPr="00F94643" w:rsidRDefault="00990F52" w:rsidP="00C07EDE">
            <w:pPr>
              <w:jc w:val="center"/>
              <w:rPr>
                <w:rFonts w:ascii="Calibri" w:eastAsia="Times New Roman" w:hAnsi="Calibri" w:cs="Times New Roman"/>
                <w:color w:val="000000"/>
                <w:lang w:val="en-GB"/>
              </w:rPr>
            </w:pPr>
            <w:r w:rsidRPr="00990012">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1237D6F1" w14:textId="77777777" w:rsidR="00990F52" w:rsidRPr="00F94643" w:rsidRDefault="00990F52" w:rsidP="00C07EDE">
            <w:pPr>
              <w:jc w:val="center"/>
              <w:rPr>
                <w:rFonts w:ascii="Calibri" w:eastAsia="Times New Roman" w:hAnsi="Calibri" w:cs="Times New Roman"/>
                <w:color w:val="000000"/>
                <w:lang w:val="en-GB"/>
              </w:rPr>
            </w:pPr>
            <w:r w:rsidRPr="00990012">
              <w:rPr>
                <w:rFonts w:ascii="Zapf Dingbats" w:eastAsia="Times New Roman" w:hAnsi="Zapf Dingbats" w:cs="Times New Roman"/>
                <w:color w:val="008000"/>
                <w:sz w:val="28"/>
                <w:lang w:val="en-GB"/>
              </w:rPr>
              <w:sym w:font="Wingdings" w:char="F0FC"/>
            </w:r>
          </w:p>
        </w:tc>
      </w:tr>
      <w:tr w:rsidR="00990F52" w:rsidRPr="00F94643" w14:paraId="0B1D2251"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C400A3B" w14:textId="77777777" w:rsidR="00990F52" w:rsidRPr="00F94643" w:rsidRDefault="00990F52" w:rsidP="00C07EDE">
            <w:pPr>
              <w:jc w:val="cente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broad</w:t>
            </w:r>
            <w:proofErr w:type="gramEnd"/>
            <w:r w:rsidRPr="00F94643">
              <w:rPr>
                <w:rFonts w:ascii="Calibri" w:eastAsia="Times New Roman" w:hAnsi="Calibri" w:cs="Times New Roman"/>
                <w:color w:val="000000"/>
                <w:lang w:val="en-GB"/>
              </w:rPr>
              <w:t>-elliptic petals</w:t>
            </w:r>
          </w:p>
        </w:tc>
        <w:tc>
          <w:tcPr>
            <w:tcW w:w="0" w:type="auto"/>
            <w:tcBorders>
              <w:top w:val="nil"/>
              <w:left w:val="nil"/>
              <w:bottom w:val="single" w:sz="4" w:space="0" w:color="auto"/>
              <w:right w:val="single" w:sz="4" w:space="0" w:color="auto"/>
            </w:tcBorders>
            <w:shd w:val="clear" w:color="auto" w:fill="auto"/>
            <w:noWrap/>
            <w:hideMark/>
          </w:tcPr>
          <w:p w14:paraId="6FD55A77" w14:textId="77777777" w:rsidR="00990F52" w:rsidRPr="00F94643" w:rsidRDefault="00990F52" w:rsidP="00C07EDE">
            <w:pPr>
              <w:jc w:val="center"/>
              <w:rPr>
                <w:rFonts w:ascii="Calibri" w:eastAsia="Times New Roman" w:hAnsi="Calibri" w:cs="Times New Roman"/>
                <w:color w:val="000000"/>
                <w:lang w:val="en-GB"/>
              </w:rPr>
            </w:pPr>
            <w:r w:rsidRPr="00657364">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66FC80B0" w14:textId="77777777" w:rsidR="00990F52" w:rsidRPr="00F94643" w:rsidRDefault="00990F52" w:rsidP="00C07EDE">
            <w:pPr>
              <w:jc w:val="center"/>
              <w:rPr>
                <w:rFonts w:ascii="Calibri" w:eastAsia="Times New Roman" w:hAnsi="Calibri" w:cs="Times New Roman"/>
                <w:color w:val="000000"/>
                <w:lang w:val="en-GB"/>
              </w:rPr>
            </w:pPr>
            <w:r w:rsidRPr="00657364">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FE1CAB5" w14:textId="77777777" w:rsidR="00990F52" w:rsidRPr="00F94643" w:rsidRDefault="00990F52" w:rsidP="00C07EDE">
            <w:pPr>
              <w:jc w:val="center"/>
              <w:rPr>
                <w:rFonts w:ascii="Calibri" w:eastAsia="Times New Roman" w:hAnsi="Calibri" w:cs="Times New Roman"/>
                <w:color w:val="000000"/>
                <w:lang w:val="en-GB"/>
              </w:rPr>
            </w:pPr>
            <w:r w:rsidRPr="00D235D3">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142A7BBD" w14:textId="77777777" w:rsidR="00990F52" w:rsidRPr="00F94643" w:rsidRDefault="00990F52" w:rsidP="00C07EDE">
            <w:pPr>
              <w:jc w:val="center"/>
              <w:rPr>
                <w:rFonts w:ascii="Calibri" w:eastAsia="Times New Roman" w:hAnsi="Calibri" w:cs="Times New Roman"/>
                <w:color w:val="000000"/>
                <w:lang w:val="en-GB"/>
              </w:rPr>
            </w:pPr>
            <w:r w:rsidRPr="0068391E">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3CD9D069" w14:textId="77777777" w:rsidR="00990F52" w:rsidRPr="00F94643" w:rsidRDefault="00990F52" w:rsidP="00C07EDE">
            <w:pPr>
              <w:jc w:val="center"/>
              <w:rPr>
                <w:rFonts w:ascii="Calibri" w:eastAsia="Times New Roman" w:hAnsi="Calibri" w:cs="Times New Roman"/>
                <w:color w:val="000000"/>
                <w:lang w:val="en-GB"/>
              </w:rPr>
            </w:pPr>
            <w:r>
              <w:rPr>
                <w:rFonts w:ascii="Calibri" w:eastAsia="Times New Roman" w:hAnsi="Calibri" w:cs="Times New Roman"/>
                <w:b/>
                <w:color w:val="E36C0A" w:themeColor="accent6" w:themeShade="BF"/>
                <w:sz w:val="28"/>
                <w:lang w:val="en-GB"/>
              </w:rPr>
              <w:t xml:space="preserve"> </w:t>
            </w:r>
            <w:r w:rsidRPr="00F94643">
              <w:rPr>
                <w:rFonts w:ascii="Calibri" w:eastAsia="Times New Roman" w:hAnsi="Calibri" w:cs="Times New Roman"/>
                <w:b/>
                <w:color w:val="E36C0A" w:themeColor="accent6" w:themeShade="BF"/>
                <w:sz w:val="28"/>
                <w:lang w:val="en-GB"/>
              </w:rPr>
              <w:t>!</w:t>
            </w:r>
          </w:p>
        </w:tc>
      </w:tr>
      <w:tr w:rsidR="00990F52" w:rsidRPr="00F94643" w14:paraId="3E0CF5D9"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7BA2C8D" w14:textId="77777777" w:rsidR="00990F52" w:rsidRPr="00F94643" w:rsidRDefault="00990F52" w:rsidP="00C07EDE">
            <w:pPr>
              <w:jc w:val="cente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small</w:t>
            </w:r>
            <w:proofErr w:type="gramEnd"/>
            <w:r w:rsidRPr="00F94643">
              <w:rPr>
                <w:rFonts w:ascii="Calibri" w:eastAsia="Times New Roman" w:hAnsi="Calibri" w:cs="Times New Roman"/>
                <w:color w:val="000000"/>
                <w:lang w:val="en-GB"/>
              </w:rPr>
              <w:t xml:space="preserve"> lip</w:t>
            </w:r>
          </w:p>
        </w:tc>
        <w:tc>
          <w:tcPr>
            <w:tcW w:w="0" w:type="auto"/>
            <w:tcBorders>
              <w:top w:val="nil"/>
              <w:left w:val="nil"/>
              <w:bottom w:val="single" w:sz="4" w:space="0" w:color="auto"/>
              <w:right w:val="single" w:sz="4" w:space="0" w:color="auto"/>
            </w:tcBorders>
            <w:shd w:val="clear" w:color="auto" w:fill="auto"/>
            <w:noWrap/>
            <w:hideMark/>
          </w:tcPr>
          <w:p w14:paraId="3C4C2717" w14:textId="77777777" w:rsidR="00990F52" w:rsidRPr="00F94643" w:rsidRDefault="00990F52" w:rsidP="00C07EDE">
            <w:pPr>
              <w:jc w:val="center"/>
              <w:rPr>
                <w:rFonts w:ascii="Calibri" w:eastAsia="Times New Roman" w:hAnsi="Calibri" w:cs="Times New Roman"/>
                <w:color w:val="000000"/>
                <w:lang w:val="en-GB"/>
              </w:rPr>
            </w:pPr>
            <w:r w:rsidRPr="00657364">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0847F96" w14:textId="77777777" w:rsidR="00990F52" w:rsidRPr="00F94643" w:rsidRDefault="00990F52" w:rsidP="00C07EDE">
            <w:pPr>
              <w:jc w:val="center"/>
              <w:rPr>
                <w:rFonts w:ascii="Calibri" w:eastAsia="Times New Roman" w:hAnsi="Calibri" w:cs="Times New Roman"/>
                <w:color w:val="000000"/>
                <w:lang w:val="en-GB"/>
              </w:rPr>
            </w:pPr>
            <w:r w:rsidRPr="00657364">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061F7C5B" w14:textId="77777777" w:rsidR="00990F52" w:rsidRPr="00F94643" w:rsidRDefault="00990F52" w:rsidP="00C07EDE">
            <w:pPr>
              <w:jc w:val="center"/>
              <w:rPr>
                <w:rFonts w:ascii="Calibri" w:eastAsia="Times New Roman" w:hAnsi="Calibri" w:cs="Times New Roman"/>
                <w:color w:val="000000"/>
                <w:lang w:val="en-GB"/>
              </w:rPr>
            </w:pPr>
            <w:r w:rsidRPr="00D235D3">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00F260E4" w14:textId="77777777" w:rsidR="00990F52" w:rsidRPr="00F94643" w:rsidRDefault="00990F52" w:rsidP="00C07EDE">
            <w:pPr>
              <w:jc w:val="center"/>
              <w:rPr>
                <w:rFonts w:ascii="Calibri" w:eastAsia="Times New Roman" w:hAnsi="Calibri" w:cs="Times New Roman"/>
                <w:color w:val="000000"/>
                <w:lang w:val="en-GB"/>
              </w:rPr>
            </w:pPr>
            <w:r w:rsidRPr="0068391E">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6D7BB649" w14:textId="77777777" w:rsidR="00990F52" w:rsidRPr="00F94643" w:rsidRDefault="00990F52" w:rsidP="00C07EDE">
            <w:pPr>
              <w:jc w:val="center"/>
              <w:rPr>
                <w:rFonts w:ascii="Calibri" w:eastAsia="Times New Roman" w:hAnsi="Calibri" w:cs="Times New Roman"/>
                <w:color w:val="000000"/>
                <w:lang w:val="en-GB"/>
              </w:rPr>
            </w:pPr>
            <w:r w:rsidRPr="00EB2CDA">
              <w:rPr>
                <w:rFonts w:ascii="Zapf Dingbats" w:eastAsia="Times New Roman" w:hAnsi="Zapf Dingbats" w:cs="Times New Roman"/>
                <w:color w:val="008000"/>
                <w:sz w:val="28"/>
                <w:lang w:val="en-GB"/>
              </w:rPr>
              <w:sym w:font="Wingdings" w:char="F0FC"/>
            </w:r>
          </w:p>
        </w:tc>
      </w:tr>
      <w:tr w:rsidR="00990F52" w:rsidRPr="00F94643" w14:paraId="234C6F00"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240576F" w14:textId="77777777" w:rsidR="00990F52" w:rsidRPr="00F94643" w:rsidRDefault="00990F52" w:rsidP="00C07EDE">
            <w:pPr>
              <w:jc w:val="cente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ovoid</w:t>
            </w:r>
            <w:proofErr w:type="gramEnd"/>
            <w:r w:rsidRPr="00F94643">
              <w:rPr>
                <w:rFonts w:ascii="Calibri" w:eastAsia="Times New Roman" w:hAnsi="Calibri" w:cs="Times New Roman"/>
                <w:color w:val="000000"/>
                <w:lang w:val="en-GB"/>
              </w:rPr>
              <w:t xml:space="preserve"> lip</w:t>
            </w:r>
          </w:p>
        </w:tc>
        <w:tc>
          <w:tcPr>
            <w:tcW w:w="0" w:type="auto"/>
            <w:tcBorders>
              <w:top w:val="nil"/>
              <w:left w:val="nil"/>
              <w:bottom w:val="single" w:sz="4" w:space="0" w:color="auto"/>
              <w:right w:val="single" w:sz="4" w:space="0" w:color="auto"/>
            </w:tcBorders>
            <w:shd w:val="clear" w:color="auto" w:fill="auto"/>
            <w:noWrap/>
            <w:hideMark/>
          </w:tcPr>
          <w:p w14:paraId="4966E962" w14:textId="77777777" w:rsidR="00990F52" w:rsidRPr="00F94643" w:rsidRDefault="00990F52" w:rsidP="00C07EDE">
            <w:pPr>
              <w:jc w:val="center"/>
              <w:rPr>
                <w:rFonts w:ascii="Calibri" w:eastAsia="Times New Roman" w:hAnsi="Calibri" w:cs="Times New Roman"/>
                <w:color w:val="000000"/>
                <w:lang w:val="en-GB"/>
              </w:rPr>
            </w:pPr>
            <w:r w:rsidRPr="00657364">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0C1426F4" w14:textId="77777777" w:rsidR="00990F52" w:rsidRPr="00F94643" w:rsidRDefault="00990F52" w:rsidP="00C07EDE">
            <w:pPr>
              <w:jc w:val="center"/>
              <w:rPr>
                <w:rFonts w:ascii="Calibri" w:eastAsia="Times New Roman" w:hAnsi="Calibri" w:cs="Times New Roman"/>
                <w:color w:val="000000"/>
                <w:lang w:val="en-GB"/>
              </w:rPr>
            </w:pPr>
            <w:r w:rsidRPr="00657364">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C2703A7" w14:textId="77777777" w:rsidR="00990F52" w:rsidRPr="00F94643" w:rsidRDefault="00990F52" w:rsidP="00C07EDE">
            <w:pPr>
              <w:jc w:val="center"/>
              <w:rPr>
                <w:rFonts w:ascii="Calibri" w:eastAsia="Times New Roman" w:hAnsi="Calibri" w:cs="Times New Roman"/>
                <w:color w:val="000000"/>
                <w:lang w:val="en-GB"/>
              </w:rPr>
            </w:pPr>
            <w:r w:rsidRPr="00D235D3">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7FC41387" w14:textId="77777777" w:rsidR="00990F52" w:rsidRPr="00F94643" w:rsidRDefault="00990F52" w:rsidP="00C07EDE">
            <w:pPr>
              <w:jc w:val="center"/>
              <w:rPr>
                <w:rFonts w:ascii="Calibri" w:eastAsia="Times New Roman" w:hAnsi="Calibri" w:cs="Times New Roman"/>
                <w:color w:val="000000"/>
                <w:lang w:val="en-GB"/>
              </w:rPr>
            </w:pPr>
            <w:r>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hideMark/>
          </w:tcPr>
          <w:p w14:paraId="202E179C" w14:textId="77777777" w:rsidR="00990F52" w:rsidRPr="00F94643" w:rsidRDefault="00990F52" w:rsidP="00C07EDE">
            <w:pPr>
              <w:jc w:val="center"/>
              <w:rPr>
                <w:rFonts w:ascii="Calibri" w:eastAsia="Times New Roman" w:hAnsi="Calibri" w:cs="Times New Roman"/>
                <w:color w:val="000000"/>
                <w:lang w:val="en-GB"/>
              </w:rPr>
            </w:pPr>
            <w:r w:rsidRPr="00EB2CDA">
              <w:rPr>
                <w:rFonts w:ascii="Zapf Dingbats" w:eastAsia="Times New Roman" w:hAnsi="Zapf Dingbats" w:cs="Times New Roman"/>
                <w:color w:val="008000"/>
                <w:sz w:val="28"/>
                <w:lang w:val="en-GB"/>
              </w:rPr>
              <w:sym w:font="Wingdings" w:char="F0FC"/>
            </w:r>
          </w:p>
        </w:tc>
      </w:tr>
      <w:tr w:rsidR="00990F52" w:rsidRPr="00F94643" w14:paraId="6862ABAD"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64B16BC" w14:textId="77777777" w:rsidR="00990F52" w:rsidRPr="00F94643" w:rsidRDefault="00990F52" w:rsidP="00C07EDE">
            <w:pPr>
              <w:jc w:val="cente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lip</w:t>
            </w:r>
            <w:proofErr w:type="gramEnd"/>
            <w:r w:rsidRPr="00F94643">
              <w:rPr>
                <w:rFonts w:ascii="Calibri" w:eastAsia="Times New Roman" w:hAnsi="Calibri" w:cs="Times New Roman"/>
                <w:color w:val="000000"/>
                <w:lang w:val="en-GB"/>
              </w:rPr>
              <w:t xml:space="preserve"> with incurved margin</w:t>
            </w:r>
          </w:p>
        </w:tc>
        <w:tc>
          <w:tcPr>
            <w:tcW w:w="0" w:type="auto"/>
            <w:tcBorders>
              <w:top w:val="nil"/>
              <w:left w:val="nil"/>
              <w:bottom w:val="single" w:sz="4" w:space="0" w:color="auto"/>
              <w:right w:val="single" w:sz="4" w:space="0" w:color="auto"/>
            </w:tcBorders>
            <w:shd w:val="clear" w:color="auto" w:fill="auto"/>
            <w:noWrap/>
            <w:hideMark/>
          </w:tcPr>
          <w:p w14:paraId="49B40BEE" w14:textId="77777777" w:rsidR="00990F52" w:rsidRPr="00F94643" w:rsidRDefault="00990F52" w:rsidP="00C07EDE">
            <w:pPr>
              <w:jc w:val="center"/>
              <w:rPr>
                <w:rFonts w:ascii="Calibri" w:eastAsia="Times New Roman" w:hAnsi="Calibri" w:cs="Times New Roman"/>
                <w:color w:val="000000"/>
                <w:lang w:val="en-GB"/>
              </w:rPr>
            </w:pPr>
            <w:r>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1B3A76F0" w14:textId="77777777" w:rsidR="00990F52" w:rsidRPr="00F94643" w:rsidRDefault="00990F52" w:rsidP="00C07EDE">
            <w:pPr>
              <w:jc w:val="center"/>
              <w:rPr>
                <w:rFonts w:ascii="Calibri" w:eastAsia="Times New Roman" w:hAnsi="Calibri" w:cs="Times New Roman"/>
                <w:color w:val="000000"/>
                <w:lang w:val="en-GB"/>
              </w:rPr>
            </w:pPr>
            <w:r>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hideMark/>
          </w:tcPr>
          <w:p w14:paraId="2CF1A7FC" w14:textId="77777777" w:rsidR="00990F52" w:rsidRPr="00F94643" w:rsidRDefault="00990F52" w:rsidP="00C07EDE">
            <w:pPr>
              <w:jc w:val="center"/>
              <w:rPr>
                <w:rFonts w:ascii="Calibri" w:eastAsia="Times New Roman" w:hAnsi="Calibri" w:cs="Times New Roman"/>
                <w:color w:val="000000"/>
                <w:lang w:val="en-GB"/>
              </w:rPr>
            </w:pPr>
            <w:r w:rsidRPr="00D235D3">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DC63D5F" w14:textId="77777777" w:rsidR="00990F52" w:rsidRPr="00F94643" w:rsidRDefault="00990F52" w:rsidP="00C07EDE">
            <w:pPr>
              <w:jc w:val="center"/>
              <w:rPr>
                <w:rFonts w:ascii="Calibri" w:eastAsia="Times New Roman" w:hAnsi="Calibri" w:cs="Times New Roman"/>
                <w:color w:val="000000"/>
                <w:lang w:val="en-GB"/>
              </w:rPr>
            </w:pPr>
            <w:r w:rsidRPr="00584E84">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92D42A6" w14:textId="77777777" w:rsidR="00990F52" w:rsidRPr="00F94643" w:rsidRDefault="00990F52" w:rsidP="00C07EDE">
            <w:pPr>
              <w:jc w:val="center"/>
              <w:rPr>
                <w:rFonts w:ascii="Calibri" w:eastAsia="Times New Roman" w:hAnsi="Calibri" w:cs="Times New Roman"/>
                <w:color w:val="000000"/>
                <w:lang w:val="en-GB"/>
              </w:rPr>
            </w:pPr>
            <w:r w:rsidRPr="00584E84">
              <w:rPr>
                <w:rFonts w:ascii="Zapf Dingbats" w:eastAsia="Times New Roman" w:hAnsi="Zapf Dingbats" w:cs="Times New Roman"/>
                <w:color w:val="008000"/>
                <w:sz w:val="28"/>
                <w:lang w:val="en-GB"/>
              </w:rPr>
              <w:sym w:font="Wingdings" w:char="F0FC"/>
            </w:r>
          </w:p>
        </w:tc>
      </w:tr>
      <w:tr w:rsidR="00990F52" w:rsidRPr="00F94643" w14:paraId="3D350B21" w14:textId="77777777" w:rsidTr="00C07EDE">
        <w:trPr>
          <w:trHeight w:val="300"/>
        </w:trPr>
        <w:tc>
          <w:tcPr>
            <w:tcW w:w="0" w:type="auto"/>
            <w:gridSpan w:val="2"/>
            <w:tcBorders>
              <w:top w:val="single" w:sz="4" w:space="0" w:color="auto"/>
              <w:left w:val="single" w:sz="4" w:space="0" w:color="auto"/>
              <w:bottom w:val="nil"/>
              <w:right w:val="single" w:sz="4" w:space="0" w:color="000000"/>
            </w:tcBorders>
            <w:shd w:val="clear" w:color="auto" w:fill="auto"/>
            <w:noWrap/>
            <w:vAlign w:val="bottom"/>
            <w:hideMark/>
          </w:tcPr>
          <w:p w14:paraId="2C60EFBB" w14:textId="77777777" w:rsidR="00990F52" w:rsidRPr="00F94643" w:rsidRDefault="00990F52" w:rsidP="00C07EDE">
            <w:pPr>
              <w:jc w:val="cente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pale</w:t>
            </w:r>
            <w:proofErr w:type="gramEnd"/>
            <w:r w:rsidRPr="00F94643">
              <w:rPr>
                <w:rFonts w:ascii="Calibri" w:eastAsia="Times New Roman" w:hAnsi="Calibri" w:cs="Times New Roman"/>
                <w:color w:val="000000"/>
                <w:lang w:val="en-GB"/>
              </w:rPr>
              <w:t xml:space="preserve"> yellow or white flower</w:t>
            </w:r>
          </w:p>
        </w:tc>
        <w:tc>
          <w:tcPr>
            <w:tcW w:w="0" w:type="auto"/>
            <w:tcBorders>
              <w:top w:val="nil"/>
              <w:left w:val="nil"/>
              <w:bottom w:val="single" w:sz="4" w:space="0" w:color="auto"/>
              <w:right w:val="single" w:sz="4" w:space="0" w:color="auto"/>
            </w:tcBorders>
            <w:shd w:val="clear" w:color="auto" w:fill="auto"/>
            <w:noWrap/>
            <w:vAlign w:val="bottom"/>
            <w:hideMark/>
          </w:tcPr>
          <w:p w14:paraId="1DD99148" w14:textId="77777777" w:rsidR="00990F52" w:rsidRPr="00F94643" w:rsidRDefault="00990F52" w:rsidP="00C07EDE">
            <w:pPr>
              <w:jc w:val="center"/>
              <w:rPr>
                <w:rFonts w:ascii="Calibri" w:eastAsia="Times New Roman" w:hAnsi="Calibri" w:cs="Times New Roman"/>
                <w:color w:val="000000"/>
                <w:lang w:val="en-GB"/>
              </w:rPr>
            </w:pPr>
            <w:r>
              <w:rPr>
                <w:rFonts w:ascii="Zapf Dingbats" w:eastAsia="Times New Roman" w:hAnsi="Zapf Dingbats" w:cs="Times New Roman"/>
                <w:color w:val="FF0000"/>
                <w:sz w:val="28"/>
                <w:lang w:val="en-GB"/>
              </w:rPr>
              <w:sym w:font="Wingdings" w:char="F0FB"/>
            </w:r>
          </w:p>
        </w:tc>
        <w:tc>
          <w:tcPr>
            <w:tcW w:w="0" w:type="auto"/>
            <w:tcBorders>
              <w:top w:val="nil"/>
              <w:left w:val="nil"/>
              <w:bottom w:val="nil"/>
              <w:right w:val="single" w:sz="4" w:space="0" w:color="auto"/>
            </w:tcBorders>
            <w:shd w:val="clear" w:color="auto" w:fill="auto"/>
            <w:noWrap/>
            <w:vAlign w:val="bottom"/>
            <w:hideMark/>
          </w:tcPr>
          <w:p w14:paraId="3EA74169" w14:textId="77777777" w:rsidR="00990F52" w:rsidRPr="00F94643" w:rsidRDefault="00990F52" w:rsidP="00C07EDE">
            <w:pPr>
              <w:jc w:val="center"/>
              <w:rPr>
                <w:rFonts w:ascii="Calibri" w:eastAsia="Times New Roman" w:hAnsi="Calibri" w:cs="Times New Roman"/>
                <w:color w:val="000000"/>
                <w:lang w:val="en-GB"/>
              </w:rPr>
            </w:pPr>
            <w:r>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single" w:sz="4" w:space="0" w:color="auto"/>
            </w:tcBorders>
            <w:shd w:val="clear" w:color="auto" w:fill="auto"/>
            <w:noWrap/>
            <w:hideMark/>
          </w:tcPr>
          <w:p w14:paraId="31853336" w14:textId="77777777" w:rsidR="00990F52" w:rsidRPr="00F94643" w:rsidRDefault="00990F52" w:rsidP="00C07EDE">
            <w:pPr>
              <w:jc w:val="center"/>
              <w:rPr>
                <w:rFonts w:ascii="Calibri" w:eastAsia="Times New Roman" w:hAnsi="Calibri" w:cs="Times New Roman"/>
                <w:color w:val="000000"/>
                <w:lang w:val="en-GB"/>
              </w:rPr>
            </w:pPr>
            <w:r w:rsidRPr="00D235D3">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E0A5ED4" w14:textId="77777777" w:rsidR="00990F52" w:rsidRPr="00F94643" w:rsidRDefault="00990F52" w:rsidP="00C07EDE">
            <w:pPr>
              <w:jc w:val="center"/>
              <w:rPr>
                <w:rFonts w:ascii="Calibri" w:eastAsia="Times New Roman" w:hAnsi="Calibri" w:cs="Times New Roman"/>
                <w:color w:val="000000"/>
                <w:lang w:val="en-GB"/>
              </w:rPr>
            </w:pPr>
            <w:r w:rsidRPr="00584E84">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EE4DE68" w14:textId="77777777" w:rsidR="00990F52" w:rsidRPr="00F94643" w:rsidRDefault="00990F52" w:rsidP="00C07EDE">
            <w:pPr>
              <w:jc w:val="center"/>
              <w:rPr>
                <w:rFonts w:ascii="Calibri" w:eastAsia="Times New Roman" w:hAnsi="Calibri" w:cs="Times New Roman"/>
                <w:color w:val="000000"/>
                <w:lang w:val="en-GB"/>
              </w:rPr>
            </w:pPr>
            <w:r w:rsidRPr="00584E84">
              <w:rPr>
                <w:rFonts w:ascii="Zapf Dingbats" w:eastAsia="Times New Roman" w:hAnsi="Zapf Dingbats" w:cs="Times New Roman"/>
                <w:color w:val="008000"/>
                <w:sz w:val="28"/>
                <w:lang w:val="en-GB"/>
              </w:rPr>
              <w:sym w:font="Wingdings" w:char="F0FC"/>
            </w:r>
          </w:p>
        </w:tc>
      </w:tr>
      <w:tr w:rsidR="00990F52" w:rsidRPr="00F94643" w14:paraId="692ADD41" w14:textId="77777777" w:rsidTr="00C07EDE">
        <w:trPr>
          <w:trHeight w:val="300"/>
        </w:trPr>
        <w:tc>
          <w:tcPr>
            <w:tcW w:w="0" w:type="auto"/>
            <w:gridSpan w:val="2"/>
            <w:tcBorders>
              <w:top w:val="single" w:sz="4" w:space="0" w:color="auto"/>
              <w:left w:val="nil"/>
              <w:bottom w:val="nil"/>
              <w:right w:val="nil"/>
            </w:tcBorders>
            <w:shd w:val="clear" w:color="auto" w:fill="auto"/>
            <w:noWrap/>
            <w:vAlign w:val="bottom"/>
            <w:hideMark/>
          </w:tcPr>
          <w:p w14:paraId="36F8D88A" w14:textId="77777777" w:rsidR="00990F52" w:rsidRPr="00F94643" w:rsidRDefault="00990F52" w:rsidP="00C07EDE">
            <w:pPr>
              <w:jc w:val="cente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3980106" w14:textId="77777777" w:rsidR="00990F52" w:rsidRPr="00F94643" w:rsidRDefault="00990F52" w:rsidP="00C07EDE">
            <w:pPr>
              <w:rPr>
                <w:rFonts w:ascii="Calibri" w:eastAsia="Times New Roman" w:hAnsi="Calibri" w:cs="Times New Roman"/>
                <w:color w:val="000000"/>
                <w:lang w:val="en-GB"/>
              </w:rPr>
            </w:pPr>
          </w:p>
        </w:tc>
        <w:tc>
          <w:tcPr>
            <w:tcW w:w="0" w:type="auto"/>
            <w:tcBorders>
              <w:top w:val="single" w:sz="4" w:space="0" w:color="auto"/>
              <w:left w:val="nil"/>
              <w:bottom w:val="nil"/>
              <w:right w:val="nil"/>
            </w:tcBorders>
            <w:shd w:val="clear" w:color="auto" w:fill="auto"/>
            <w:noWrap/>
            <w:vAlign w:val="bottom"/>
            <w:hideMark/>
          </w:tcPr>
          <w:p w14:paraId="796C0351" w14:textId="77777777" w:rsidR="00990F52" w:rsidRPr="00F94643" w:rsidRDefault="00990F52" w:rsidP="00C07EDE">
            <w:pPr>
              <w:jc w:val="cente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single" w:sz="4" w:space="0" w:color="auto"/>
              <w:left w:val="nil"/>
              <w:bottom w:val="nil"/>
              <w:right w:val="nil"/>
            </w:tcBorders>
            <w:shd w:val="clear" w:color="auto" w:fill="auto"/>
            <w:noWrap/>
            <w:vAlign w:val="bottom"/>
            <w:hideMark/>
          </w:tcPr>
          <w:p w14:paraId="3FC826D9" w14:textId="77777777" w:rsidR="00990F52" w:rsidRPr="00F94643" w:rsidRDefault="00990F52" w:rsidP="00C07EDE">
            <w:pPr>
              <w:jc w:val="cente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7C872660"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67D81F04"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r>
      <w:tr w:rsidR="00990F52" w:rsidRPr="00F94643" w14:paraId="0D7C7877" w14:textId="77777777" w:rsidTr="00C07EDE">
        <w:trPr>
          <w:trHeight w:val="300"/>
        </w:trPr>
        <w:tc>
          <w:tcPr>
            <w:tcW w:w="0" w:type="auto"/>
            <w:tcBorders>
              <w:top w:val="nil"/>
              <w:left w:val="nil"/>
              <w:bottom w:val="nil"/>
              <w:right w:val="nil"/>
            </w:tcBorders>
            <w:shd w:val="clear" w:color="auto" w:fill="auto"/>
            <w:noWrap/>
            <w:vAlign w:val="bottom"/>
            <w:hideMark/>
          </w:tcPr>
          <w:p w14:paraId="2C76E9AC"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8EF23E7"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9414C81"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920C6CF"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977B3CA"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03915E4"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9098692" w14:textId="77777777" w:rsidR="00990F52" w:rsidRPr="00F94643" w:rsidRDefault="00990F52" w:rsidP="00C07EDE">
            <w:pPr>
              <w:rPr>
                <w:rFonts w:ascii="Calibri" w:eastAsia="Times New Roman" w:hAnsi="Calibri" w:cs="Times New Roman"/>
                <w:color w:val="000000"/>
                <w:lang w:val="en-GB"/>
              </w:rPr>
            </w:pPr>
          </w:p>
        </w:tc>
      </w:tr>
      <w:tr w:rsidR="00990F52" w:rsidRPr="00F94643" w14:paraId="2AE08AC9" w14:textId="77777777" w:rsidTr="00C07EDE">
        <w:trPr>
          <w:trHeight w:val="300"/>
        </w:trPr>
        <w:tc>
          <w:tcPr>
            <w:tcW w:w="0" w:type="auto"/>
            <w:tcBorders>
              <w:top w:val="nil"/>
              <w:left w:val="nil"/>
              <w:bottom w:val="nil"/>
              <w:right w:val="nil"/>
            </w:tcBorders>
            <w:shd w:val="clear" w:color="auto" w:fill="auto"/>
            <w:noWrap/>
            <w:vAlign w:val="bottom"/>
            <w:hideMark/>
          </w:tcPr>
          <w:p w14:paraId="7B263682"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4060BCC"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6FF3A3E"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86A5203"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1D90FBC"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F3D868C"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65F8E3C" w14:textId="77777777" w:rsidR="00990F52" w:rsidRPr="00F94643" w:rsidRDefault="00990F52" w:rsidP="00C07EDE">
            <w:pPr>
              <w:rPr>
                <w:rFonts w:ascii="Calibri" w:eastAsia="Times New Roman" w:hAnsi="Calibri" w:cs="Times New Roman"/>
                <w:color w:val="000000"/>
                <w:lang w:val="en-GB"/>
              </w:rPr>
            </w:pPr>
          </w:p>
        </w:tc>
      </w:tr>
      <w:tr w:rsidR="00990F52" w:rsidRPr="00F94643" w14:paraId="1467B593" w14:textId="77777777" w:rsidTr="00C07EDE">
        <w:trPr>
          <w:trHeight w:val="300"/>
        </w:trPr>
        <w:tc>
          <w:tcPr>
            <w:tcW w:w="0" w:type="auto"/>
            <w:tcBorders>
              <w:top w:val="nil"/>
              <w:left w:val="nil"/>
              <w:bottom w:val="nil"/>
              <w:right w:val="nil"/>
            </w:tcBorders>
            <w:shd w:val="clear" w:color="auto" w:fill="auto"/>
            <w:noWrap/>
            <w:vAlign w:val="bottom"/>
            <w:hideMark/>
          </w:tcPr>
          <w:p w14:paraId="03390595" w14:textId="77777777" w:rsidR="00990F52" w:rsidRPr="00F94643" w:rsidRDefault="00990F52" w:rsidP="00C07EDE">
            <w:pPr>
              <w:jc w:val="center"/>
              <w:rPr>
                <w:rFonts w:ascii="Calibri" w:eastAsia="Times New Roman" w:hAnsi="Calibri" w:cs="Times New Roman"/>
                <w:color w:val="000000"/>
                <w:lang w:val="en-GB"/>
              </w:rPr>
            </w:pPr>
            <w:r>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hideMark/>
          </w:tcPr>
          <w:p w14:paraId="3D97E053"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Visible</w:t>
            </w:r>
          </w:p>
        </w:tc>
        <w:tc>
          <w:tcPr>
            <w:tcW w:w="0" w:type="auto"/>
            <w:tcBorders>
              <w:top w:val="nil"/>
              <w:left w:val="nil"/>
              <w:bottom w:val="nil"/>
              <w:right w:val="nil"/>
            </w:tcBorders>
            <w:shd w:val="clear" w:color="auto" w:fill="auto"/>
            <w:noWrap/>
            <w:vAlign w:val="bottom"/>
            <w:hideMark/>
          </w:tcPr>
          <w:p w14:paraId="068596AB"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DF1BF50"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E454BCF"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37A25AE"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0046A1E" w14:textId="77777777" w:rsidR="00990F52" w:rsidRPr="00F94643" w:rsidRDefault="00990F52" w:rsidP="00C07EDE">
            <w:pPr>
              <w:rPr>
                <w:rFonts w:ascii="Calibri" w:eastAsia="Times New Roman" w:hAnsi="Calibri" w:cs="Times New Roman"/>
                <w:color w:val="000000"/>
                <w:lang w:val="en-GB"/>
              </w:rPr>
            </w:pPr>
          </w:p>
        </w:tc>
      </w:tr>
      <w:tr w:rsidR="00990F52" w:rsidRPr="00F94643" w14:paraId="1EA29191" w14:textId="77777777" w:rsidTr="00C07EDE">
        <w:trPr>
          <w:trHeight w:val="300"/>
        </w:trPr>
        <w:tc>
          <w:tcPr>
            <w:tcW w:w="0" w:type="auto"/>
            <w:tcBorders>
              <w:top w:val="nil"/>
              <w:left w:val="nil"/>
              <w:bottom w:val="nil"/>
              <w:right w:val="nil"/>
            </w:tcBorders>
            <w:shd w:val="clear" w:color="auto" w:fill="auto"/>
            <w:noWrap/>
            <w:vAlign w:val="bottom"/>
            <w:hideMark/>
          </w:tcPr>
          <w:p w14:paraId="69AD967A" w14:textId="77777777" w:rsidR="00990F52" w:rsidRPr="00F94643" w:rsidRDefault="00990F52" w:rsidP="00C07EDE">
            <w:pPr>
              <w:ind w:right="57"/>
              <w:jc w:val="center"/>
              <w:rPr>
                <w:rFonts w:ascii="Calibri" w:eastAsia="Times New Roman" w:hAnsi="Calibri" w:cs="Times New Roman"/>
                <w:color w:val="000000"/>
                <w:lang w:val="en-GB"/>
              </w:rPr>
            </w:pPr>
            <w:r>
              <w:rPr>
                <w:rFonts w:ascii="Calibri" w:eastAsia="Times New Roman" w:hAnsi="Calibri" w:cs="Times New Roman"/>
                <w:b/>
                <w:color w:val="E36C0A" w:themeColor="accent6" w:themeShade="BF"/>
                <w:sz w:val="28"/>
                <w:lang w:val="en-GB"/>
              </w:rPr>
              <w:t xml:space="preserve"> </w:t>
            </w:r>
            <w:r w:rsidRPr="00F94643">
              <w:rPr>
                <w:rFonts w:ascii="Calibri" w:eastAsia="Times New Roman" w:hAnsi="Calibri" w:cs="Times New Roman"/>
                <w:b/>
                <w:color w:val="E36C0A" w:themeColor="accent6" w:themeShade="BF"/>
                <w:sz w:val="28"/>
                <w:lang w:val="en-GB"/>
              </w:rPr>
              <w:t>!</w:t>
            </w:r>
          </w:p>
        </w:tc>
        <w:tc>
          <w:tcPr>
            <w:tcW w:w="0" w:type="auto"/>
            <w:tcBorders>
              <w:top w:val="nil"/>
              <w:left w:val="nil"/>
              <w:bottom w:val="nil"/>
              <w:right w:val="nil"/>
            </w:tcBorders>
            <w:shd w:val="clear" w:color="auto" w:fill="auto"/>
            <w:noWrap/>
            <w:vAlign w:val="bottom"/>
            <w:hideMark/>
          </w:tcPr>
          <w:p w14:paraId="4372AA80"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Difficult to see</w:t>
            </w:r>
          </w:p>
        </w:tc>
        <w:tc>
          <w:tcPr>
            <w:tcW w:w="0" w:type="auto"/>
            <w:tcBorders>
              <w:top w:val="nil"/>
              <w:left w:val="nil"/>
              <w:bottom w:val="nil"/>
              <w:right w:val="nil"/>
            </w:tcBorders>
            <w:shd w:val="clear" w:color="auto" w:fill="auto"/>
            <w:noWrap/>
            <w:vAlign w:val="bottom"/>
            <w:hideMark/>
          </w:tcPr>
          <w:p w14:paraId="2103C4B9"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89EA6FA"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978A061"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3ADA817"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816680D" w14:textId="77777777" w:rsidR="00990F52" w:rsidRPr="00F94643" w:rsidRDefault="00990F52" w:rsidP="00C07EDE">
            <w:pPr>
              <w:rPr>
                <w:rFonts w:ascii="Calibri" w:eastAsia="Times New Roman" w:hAnsi="Calibri" w:cs="Times New Roman"/>
                <w:color w:val="000000"/>
                <w:lang w:val="en-GB"/>
              </w:rPr>
            </w:pPr>
          </w:p>
        </w:tc>
      </w:tr>
      <w:tr w:rsidR="00990F52" w:rsidRPr="00F94643" w14:paraId="272FCB13" w14:textId="77777777" w:rsidTr="00C07EDE">
        <w:trPr>
          <w:trHeight w:val="300"/>
        </w:trPr>
        <w:tc>
          <w:tcPr>
            <w:tcW w:w="0" w:type="auto"/>
            <w:tcBorders>
              <w:top w:val="nil"/>
              <w:left w:val="nil"/>
              <w:bottom w:val="nil"/>
              <w:right w:val="nil"/>
            </w:tcBorders>
            <w:shd w:val="clear" w:color="auto" w:fill="auto"/>
            <w:noWrap/>
            <w:vAlign w:val="bottom"/>
            <w:hideMark/>
          </w:tcPr>
          <w:p w14:paraId="5DB72F28" w14:textId="77777777" w:rsidR="00990F52" w:rsidRPr="00F94643" w:rsidRDefault="00990F52" w:rsidP="00C07EDE">
            <w:pPr>
              <w:jc w:val="center"/>
              <w:rPr>
                <w:rFonts w:ascii="Calibri" w:eastAsia="Times New Roman" w:hAnsi="Calibri" w:cs="Times New Roman"/>
                <w:color w:val="000000"/>
                <w:lang w:val="en-GB"/>
              </w:rPr>
            </w:pPr>
            <w:r>
              <w:rPr>
                <w:rFonts w:ascii="Zapf Dingbats" w:eastAsia="Times New Roman" w:hAnsi="Zapf Dingbats" w:cs="Times New Roman"/>
                <w:color w:val="FF0000"/>
                <w:sz w:val="28"/>
                <w:lang w:val="en-GB"/>
              </w:rPr>
              <w:sym w:font="Wingdings" w:char="F0FB"/>
            </w:r>
          </w:p>
        </w:tc>
        <w:tc>
          <w:tcPr>
            <w:tcW w:w="0" w:type="auto"/>
            <w:tcBorders>
              <w:top w:val="nil"/>
              <w:left w:val="nil"/>
              <w:bottom w:val="nil"/>
              <w:right w:val="nil"/>
            </w:tcBorders>
            <w:shd w:val="clear" w:color="auto" w:fill="auto"/>
            <w:noWrap/>
            <w:vAlign w:val="bottom"/>
            <w:hideMark/>
          </w:tcPr>
          <w:p w14:paraId="5798F64F"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Invisible</w:t>
            </w:r>
          </w:p>
        </w:tc>
        <w:tc>
          <w:tcPr>
            <w:tcW w:w="0" w:type="auto"/>
            <w:tcBorders>
              <w:top w:val="nil"/>
              <w:left w:val="nil"/>
              <w:bottom w:val="nil"/>
              <w:right w:val="nil"/>
            </w:tcBorders>
            <w:shd w:val="clear" w:color="auto" w:fill="auto"/>
            <w:noWrap/>
            <w:vAlign w:val="bottom"/>
            <w:hideMark/>
          </w:tcPr>
          <w:p w14:paraId="222E1A4E"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DB3E180"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8DECA0F"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5FA8420"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6ABC84C" w14:textId="77777777" w:rsidR="00990F52" w:rsidRPr="00F94643" w:rsidRDefault="00990F52" w:rsidP="00C07EDE">
            <w:pPr>
              <w:rPr>
                <w:rFonts w:ascii="Calibri" w:eastAsia="Times New Roman" w:hAnsi="Calibri" w:cs="Times New Roman"/>
                <w:color w:val="000000"/>
                <w:lang w:val="en-GB"/>
              </w:rPr>
            </w:pPr>
          </w:p>
        </w:tc>
      </w:tr>
      <w:tr w:rsidR="00990F52" w:rsidRPr="00F94643" w14:paraId="4E426F25" w14:textId="77777777" w:rsidTr="00C07EDE">
        <w:trPr>
          <w:trHeight w:val="300"/>
        </w:trPr>
        <w:tc>
          <w:tcPr>
            <w:tcW w:w="0" w:type="auto"/>
            <w:tcBorders>
              <w:top w:val="nil"/>
              <w:left w:val="nil"/>
              <w:bottom w:val="nil"/>
              <w:right w:val="nil"/>
            </w:tcBorders>
            <w:shd w:val="clear" w:color="auto" w:fill="auto"/>
            <w:noWrap/>
            <w:vAlign w:val="bottom"/>
            <w:hideMark/>
          </w:tcPr>
          <w:p w14:paraId="6F8E6BF8" w14:textId="77777777" w:rsidR="00990F52" w:rsidRPr="00F94643" w:rsidRDefault="00990F52" w:rsidP="00C07EDE">
            <w:pPr>
              <w:jc w:val="center"/>
              <w:rPr>
                <w:rFonts w:ascii="Calibri" w:eastAsia="Times New Roman" w:hAnsi="Calibri" w:cs="Times New Roman"/>
                <w:color w:val="000000"/>
                <w:lang w:val="en-GB"/>
              </w:rPr>
            </w:pPr>
            <w:r w:rsidRPr="00F94643">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45D101A7"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xml:space="preserve">Picture scanned from </w:t>
            </w:r>
            <w:proofErr w:type="spellStart"/>
            <w:r w:rsidRPr="00F94643">
              <w:rPr>
                <w:rFonts w:ascii="Calibri" w:eastAsia="Times New Roman" w:hAnsi="Calibri" w:cs="Times New Roman"/>
                <w:color w:val="000000"/>
                <w:lang w:val="en-GB"/>
              </w:rPr>
              <w:t>Cribb</w:t>
            </w:r>
            <w:proofErr w:type="spellEnd"/>
            <w:r w:rsidRPr="00F94643">
              <w:rPr>
                <w:rFonts w:ascii="Calibri" w:eastAsia="Times New Roman" w:hAnsi="Calibri" w:cs="Times New Roman"/>
                <w:color w:val="000000"/>
                <w:lang w:val="en-GB"/>
              </w:rPr>
              <w:t>, 1998</w:t>
            </w:r>
          </w:p>
        </w:tc>
        <w:tc>
          <w:tcPr>
            <w:tcW w:w="0" w:type="auto"/>
            <w:tcBorders>
              <w:top w:val="nil"/>
              <w:left w:val="nil"/>
              <w:bottom w:val="nil"/>
              <w:right w:val="nil"/>
            </w:tcBorders>
            <w:shd w:val="clear" w:color="auto" w:fill="auto"/>
            <w:noWrap/>
            <w:vAlign w:val="bottom"/>
            <w:hideMark/>
          </w:tcPr>
          <w:p w14:paraId="7E39478B"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67AA491"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A083F4B"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970FA63" w14:textId="77777777" w:rsidR="00990F52" w:rsidRPr="00F94643" w:rsidRDefault="00990F52" w:rsidP="00C07EDE">
            <w:pPr>
              <w:rPr>
                <w:rFonts w:ascii="Calibri" w:eastAsia="Times New Roman" w:hAnsi="Calibri" w:cs="Times New Roman"/>
                <w:color w:val="000000"/>
                <w:lang w:val="en-GB"/>
              </w:rPr>
            </w:pPr>
          </w:p>
        </w:tc>
      </w:tr>
      <w:tr w:rsidR="00990F52" w:rsidRPr="00F94643" w14:paraId="318083A8" w14:textId="77777777" w:rsidTr="00C07EDE">
        <w:trPr>
          <w:trHeight w:val="300"/>
        </w:trPr>
        <w:tc>
          <w:tcPr>
            <w:tcW w:w="0" w:type="auto"/>
            <w:tcBorders>
              <w:top w:val="nil"/>
              <w:left w:val="nil"/>
              <w:bottom w:val="nil"/>
              <w:right w:val="nil"/>
            </w:tcBorders>
            <w:shd w:val="clear" w:color="auto" w:fill="auto"/>
            <w:noWrap/>
            <w:vAlign w:val="bottom"/>
            <w:hideMark/>
          </w:tcPr>
          <w:p w14:paraId="65AECDB5" w14:textId="77777777" w:rsidR="00990F52" w:rsidRPr="00F94643" w:rsidRDefault="00990F52" w:rsidP="00C07EDE">
            <w:pPr>
              <w:jc w:val="center"/>
              <w:rPr>
                <w:rFonts w:ascii="Calibri" w:eastAsia="Times New Roman" w:hAnsi="Calibri" w:cs="Times New Roman"/>
                <w:color w:val="000000"/>
                <w:lang w:val="en-GB"/>
              </w:rPr>
            </w:pPr>
            <w:r w:rsidRPr="00F94643">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7E168ED6"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Picture from dear.smartweb.tw</w:t>
            </w:r>
          </w:p>
        </w:tc>
        <w:tc>
          <w:tcPr>
            <w:tcW w:w="0" w:type="auto"/>
            <w:tcBorders>
              <w:top w:val="nil"/>
              <w:left w:val="nil"/>
              <w:bottom w:val="nil"/>
              <w:right w:val="nil"/>
            </w:tcBorders>
            <w:shd w:val="clear" w:color="auto" w:fill="auto"/>
            <w:noWrap/>
            <w:vAlign w:val="bottom"/>
            <w:hideMark/>
          </w:tcPr>
          <w:p w14:paraId="4272B223"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528AF13"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4D134E2"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8E698CC" w14:textId="77777777" w:rsidR="00990F52" w:rsidRPr="00F94643" w:rsidRDefault="00990F52" w:rsidP="00C07EDE">
            <w:pPr>
              <w:rPr>
                <w:rFonts w:ascii="Calibri" w:eastAsia="Times New Roman" w:hAnsi="Calibri" w:cs="Times New Roman"/>
                <w:color w:val="000000"/>
                <w:lang w:val="en-GB"/>
              </w:rPr>
            </w:pPr>
          </w:p>
        </w:tc>
      </w:tr>
      <w:tr w:rsidR="00990F52" w:rsidRPr="00F94643" w14:paraId="67D98C4B" w14:textId="77777777" w:rsidTr="00C07EDE">
        <w:trPr>
          <w:trHeight w:val="300"/>
        </w:trPr>
        <w:tc>
          <w:tcPr>
            <w:tcW w:w="0" w:type="auto"/>
            <w:tcBorders>
              <w:top w:val="nil"/>
              <w:left w:val="nil"/>
              <w:bottom w:val="nil"/>
              <w:right w:val="nil"/>
            </w:tcBorders>
            <w:shd w:val="clear" w:color="000000" w:fill="C6EFCE"/>
            <w:noWrap/>
            <w:vAlign w:val="bottom"/>
            <w:hideMark/>
          </w:tcPr>
          <w:p w14:paraId="2A478AB1" w14:textId="77777777" w:rsidR="00990F52" w:rsidRPr="00F94643" w:rsidRDefault="00990F52" w:rsidP="00C07EDE">
            <w:pPr>
              <w:jc w:val="center"/>
              <w:rPr>
                <w:rFonts w:ascii="Calibri" w:eastAsia="Times New Roman" w:hAnsi="Calibri" w:cs="Times New Roman"/>
                <w:color w:val="006100"/>
                <w:lang w:val="en-GB"/>
              </w:rPr>
            </w:pPr>
            <w:r w:rsidRPr="00F94643">
              <w:rPr>
                <w:rFonts w:ascii="Calibri" w:eastAsia="Times New Roman" w:hAnsi="Calibri" w:cs="Times New Roman"/>
                <w:b/>
                <w:bCs/>
                <w:color w:val="006100"/>
                <w:lang w:val="en-GB"/>
              </w:rPr>
              <w:t>Name</w:t>
            </w:r>
          </w:p>
        </w:tc>
        <w:tc>
          <w:tcPr>
            <w:tcW w:w="0" w:type="auto"/>
            <w:gridSpan w:val="4"/>
            <w:tcBorders>
              <w:top w:val="nil"/>
              <w:left w:val="nil"/>
              <w:bottom w:val="nil"/>
              <w:right w:val="nil"/>
            </w:tcBorders>
            <w:shd w:val="clear" w:color="auto" w:fill="auto"/>
            <w:noWrap/>
            <w:vAlign w:val="bottom"/>
            <w:hideMark/>
          </w:tcPr>
          <w:p w14:paraId="15A066CB"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Incorrectly identified to sectional level in max 1 of the 7 different networks</w:t>
            </w:r>
          </w:p>
        </w:tc>
        <w:tc>
          <w:tcPr>
            <w:tcW w:w="0" w:type="auto"/>
            <w:tcBorders>
              <w:top w:val="nil"/>
              <w:left w:val="nil"/>
              <w:bottom w:val="nil"/>
              <w:right w:val="nil"/>
            </w:tcBorders>
            <w:shd w:val="clear" w:color="auto" w:fill="auto"/>
            <w:noWrap/>
            <w:vAlign w:val="bottom"/>
            <w:hideMark/>
          </w:tcPr>
          <w:p w14:paraId="45943FF4"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366550C" w14:textId="77777777" w:rsidR="00990F52" w:rsidRPr="00F94643" w:rsidRDefault="00990F52" w:rsidP="00C07EDE">
            <w:pPr>
              <w:rPr>
                <w:rFonts w:ascii="Calibri" w:eastAsia="Times New Roman" w:hAnsi="Calibri" w:cs="Times New Roman"/>
                <w:color w:val="000000"/>
                <w:lang w:val="en-GB"/>
              </w:rPr>
            </w:pPr>
          </w:p>
        </w:tc>
      </w:tr>
      <w:tr w:rsidR="00990F52" w:rsidRPr="00F94643" w14:paraId="53DB58DC" w14:textId="77777777" w:rsidTr="00C07EDE">
        <w:trPr>
          <w:trHeight w:val="300"/>
        </w:trPr>
        <w:tc>
          <w:tcPr>
            <w:tcW w:w="0" w:type="auto"/>
            <w:tcBorders>
              <w:top w:val="nil"/>
              <w:left w:val="nil"/>
              <w:bottom w:val="nil"/>
              <w:right w:val="nil"/>
            </w:tcBorders>
            <w:shd w:val="clear" w:color="000000" w:fill="FFEB9C"/>
            <w:noWrap/>
            <w:vAlign w:val="bottom"/>
            <w:hideMark/>
          </w:tcPr>
          <w:p w14:paraId="1FE7F868" w14:textId="77777777" w:rsidR="00990F52" w:rsidRPr="00F94643" w:rsidRDefault="00990F52" w:rsidP="00C07EDE">
            <w:pPr>
              <w:jc w:val="center"/>
              <w:rPr>
                <w:rFonts w:ascii="Calibri" w:eastAsia="Times New Roman" w:hAnsi="Calibri" w:cs="Times New Roman"/>
                <w:color w:val="9C6500"/>
                <w:lang w:val="en-GB"/>
              </w:rPr>
            </w:pPr>
            <w:r w:rsidRPr="00F94643">
              <w:rPr>
                <w:rFonts w:ascii="Calibri" w:eastAsia="Times New Roman" w:hAnsi="Calibri" w:cs="Times New Roman"/>
                <w:b/>
                <w:bCs/>
                <w:color w:val="9C6500"/>
                <w:lang w:val="en-GB"/>
              </w:rPr>
              <w:t>Name</w:t>
            </w:r>
          </w:p>
        </w:tc>
        <w:tc>
          <w:tcPr>
            <w:tcW w:w="0" w:type="auto"/>
            <w:gridSpan w:val="4"/>
            <w:tcBorders>
              <w:top w:val="nil"/>
              <w:left w:val="nil"/>
              <w:bottom w:val="nil"/>
              <w:right w:val="nil"/>
            </w:tcBorders>
            <w:shd w:val="clear" w:color="auto" w:fill="auto"/>
            <w:noWrap/>
            <w:vAlign w:val="bottom"/>
            <w:hideMark/>
          </w:tcPr>
          <w:p w14:paraId="21317B7C"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Incorrectly identified to sectional level in max 3 of the 7 different networks</w:t>
            </w:r>
          </w:p>
        </w:tc>
        <w:tc>
          <w:tcPr>
            <w:tcW w:w="0" w:type="auto"/>
            <w:tcBorders>
              <w:top w:val="nil"/>
              <w:left w:val="nil"/>
              <w:bottom w:val="nil"/>
              <w:right w:val="nil"/>
            </w:tcBorders>
            <w:shd w:val="clear" w:color="auto" w:fill="auto"/>
            <w:noWrap/>
            <w:vAlign w:val="bottom"/>
            <w:hideMark/>
          </w:tcPr>
          <w:p w14:paraId="025B0563"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8EA696C" w14:textId="77777777" w:rsidR="00990F52" w:rsidRPr="00F94643" w:rsidRDefault="00990F52" w:rsidP="00C07EDE">
            <w:pPr>
              <w:rPr>
                <w:rFonts w:ascii="Calibri" w:eastAsia="Times New Roman" w:hAnsi="Calibri" w:cs="Times New Roman"/>
                <w:color w:val="000000"/>
                <w:lang w:val="en-GB"/>
              </w:rPr>
            </w:pPr>
          </w:p>
        </w:tc>
      </w:tr>
      <w:tr w:rsidR="00990F52" w:rsidRPr="00F94643" w14:paraId="0E9FE9D3" w14:textId="77777777" w:rsidTr="00C07EDE">
        <w:trPr>
          <w:trHeight w:val="300"/>
        </w:trPr>
        <w:tc>
          <w:tcPr>
            <w:tcW w:w="0" w:type="auto"/>
            <w:tcBorders>
              <w:top w:val="nil"/>
              <w:left w:val="nil"/>
              <w:bottom w:val="nil"/>
              <w:right w:val="nil"/>
            </w:tcBorders>
            <w:shd w:val="clear" w:color="000000" w:fill="FFC7CE"/>
            <w:noWrap/>
            <w:vAlign w:val="bottom"/>
            <w:hideMark/>
          </w:tcPr>
          <w:p w14:paraId="20ECCDCF" w14:textId="77777777" w:rsidR="00990F52" w:rsidRPr="00F94643" w:rsidRDefault="00990F52" w:rsidP="00C07EDE">
            <w:pPr>
              <w:jc w:val="center"/>
              <w:rPr>
                <w:rFonts w:ascii="Calibri" w:eastAsia="Times New Roman" w:hAnsi="Calibri" w:cs="Times New Roman"/>
                <w:color w:val="9C0006"/>
                <w:lang w:val="en-GB"/>
              </w:rPr>
            </w:pPr>
            <w:r w:rsidRPr="00F94643">
              <w:rPr>
                <w:rFonts w:ascii="Calibri" w:eastAsia="Times New Roman" w:hAnsi="Calibri" w:cs="Times New Roman"/>
                <w:b/>
                <w:bCs/>
                <w:color w:val="9C0006"/>
                <w:lang w:val="en-GB"/>
              </w:rPr>
              <w:t>Name</w:t>
            </w:r>
          </w:p>
        </w:tc>
        <w:tc>
          <w:tcPr>
            <w:tcW w:w="0" w:type="auto"/>
            <w:gridSpan w:val="4"/>
            <w:tcBorders>
              <w:top w:val="nil"/>
              <w:left w:val="nil"/>
              <w:bottom w:val="nil"/>
              <w:right w:val="nil"/>
            </w:tcBorders>
            <w:shd w:val="clear" w:color="auto" w:fill="auto"/>
            <w:noWrap/>
            <w:vAlign w:val="bottom"/>
            <w:hideMark/>
          </w:tcPr>
          <w:p w14:paraId="37A04887"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Incorrectly identified to sectional level in more than 3 of the 7 networks</w:t>
            </w:r>
          </w:p>
        </w:tc>
        <w:tc>
          <w:tcPr>
            <w:tcW w:w="0" w:type="auto"/>
            <w:tcBorders>
              <w:top w:val="nil"/>
              <w:left w:val="nil"/>
              <w:bottom w:val="nil"/>
              <w:right w:val="nil"/>
            </w:tcBorders>
            <w:shd w:val="clear" w:color="auto" w:fill="auto"/>
            <w:noWrap/>
            <w:vAlign w:val="bottom"/>
            <w:hideMark/>
          </w:tcPr>
          <w:p w14:paraId="1B0B4414"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A3F6F5C" w14:textId="77777777" w:rsidR="00990F52" w:rsidRPr="00F94643" w:rsidRDefault="00990F52" w:rsidP="00C07EDE">
            <w:pPr>
              <w:rPr>
                <w:rFonts w:ascii="Calibri" w:eastAsia="Times New Roman" w:hAnsi="Calibri" w:cs="Times New Roman"/>
                <w:color w:val="000000"/>
                <w:lang w:val="en-GB"/>
              </w:rPr>
            </w:pPr>
          </w:p>
        </w:tc>
      </w:tr>
    </w:tbl>
    <w:p w14:paraId="27DA0F7B" w14:textId="77777777" w:rsidR="00990F52" w:rsidRPr="00F94643" w:rsidRDefault="00990F52" w:rsidP="00990F52">
      <w:pPr>
        <w:rPr>
          <w:lang w:val="en-GB"/>
        </w:rPr>
        <w:sectPr w:rsidR="00990F52" w:rsidRPr="00F94643" w:rsidSect="000A64B8">
          <w:pgSz w:w="16840" w:h="11900" w:orient="landscape"/>
          <w:pgMar w:top="1135" w:right="1417" w:bottom="851" w:left="1417" w:header="708" w:footer="708" w:gutter="0"/>
          <w:cols w:space="708"/>
          <w:docGrid w:linePitch="360"/>
        </w:sectPr>
      </w:pPr>
    </w:p>
    <w:p w14:paraId="7390B4A0" w14:textId="77777777" w:rsidR="00990F52" w:rsidRPr="00F94643" w:rsidRDefault="00990F52" w:rsidP="00990F52">
      <w:pPr>
        <w:pStyle w:val="Bijschrift"/>
        <w:keepNext/>
        <w:ind w:left="1416"/>
        <w:rPr>
          <w:lang w:val="en-GB"/>
        </w:rPr>
      </w:pPr>
      <w:r>
        <w:rPr>
          <w:lang w:val="en-GB"/>
        </w:rPr>
        <w:lastRenderedPageBreak/>
        <w:t xml:space="preserve">             </w:t>
      </w:r>
      <w:r w:rsidRPr="00F94643">
        <w:rPr>
          <w:lang w:val="en-GB"/>
        </w:rPr>
        <w:t xml:space="preserve">Table </w:t>
      </w:r>
      <w:r w:rsidRPr="00F94643">
        <w:rPr>
          <w:lang w:val="en-GB"/>
        </w:rPr>
        <w:fldChar w:fldCharType="begin"/>
      </w:r>
      <w:r w:rsidRPr="00F94643">
        <w:rPr>
          <w:lang w:val="en-GB"/>
        </w:rPr>
        <w:instrText xml:space="preserve"> SEQ Table \* ARABIC </w:instrText>
      </w:r>
      <w:r w:rsidRPr="00F94643">
        <w:rPr>
          <w:lang w:val="en-GB"/>
        </w:rPr>
        <w:fldChar w:fldCharType="separate"/>
      </w:r>
      <w:r>
        <w:rPr>
          <w:noProof/>
          <w:lang w:val="en-GB"/>
        </w:rPr>
        <w:t>10</w:t>
      </w:r>
      <w:r w:rsidRPr="00F94643">
        <w:rPr>
          <w:lang w:val="en-GB"/>
        </w:rPr>
        <w:fldChar w:fldCharType="end"/>
      </w:r>
      <w:r w:rsidRPr="00F94643">
        <w:rPr>
          <w:lang w:val="en-GB"/>
        </w:rPr>
        <w:t xml:space="preserve"> Characteristics of</w:t>
      </w:r>
      <w:r w:rsidRPr="00F94643">
        <w:rPr>
          <w:i/>
          <w:lang w:val="en-GB"/>
        </w:rPr>
        <w:t xml:space="preserve"> </w:t>
      </w:r>
      <w:proofErr w:type="spellStart"/>
      <w:r w:rsidRPr="00F94643">
        <w:rPr>
          <w:i/>
          <w:lang w:val="en-GB"/>
        </w:rPr>
        <w:t>Paphiopedilum</w:t>
      </w:r>
      <w:proofErr w:type="spellEnd"/>
      <w:r w:rsidRPr="00F94643">
        <w:rPr>
          <w:lang w:val="en-GB"/>
        </w:rPr>
        <w:t xml:space="preserve"> section </w:t>
      </w:r>
      <w:proofErr w:type="spellStart"/>
      <w:r w:rsidRPr="00F94643">
        <w:rPr>
          <w:i/>
          <w:lang w:val="en-GB"/>
        </w:rPr>
        <w:t>Coryopedilum</w:t>
      </w:r>
      <w:proofErr w:type="spellEnd"/>
      <w:r w:rsidRPr="00F94643">
        <w:rPr>
          <w:lang w:val="en-GB"/>
        </w:rPr>
        <w:t>.</w:t>
      </w:r>
    </w:p>
    <w:tbl>
      <w:tblPr>
        <w:tblpPr w:leftFromText="141" w:rightFromText="141" w:vertAnchor="page" w:horzAnchor="page" w:tblpX="3479" w:tblpY="1537"/>
        <w:tblW w:w="0" w:type="auto"/>
        <w:tblCellMar>
          <w:left w:w="70" w:type="dxa"/>
          <w:right w:w="70" w:type="dxa"/>
        </w:tblCellMar>
        <w:tblLook w:val="04A0" w:firstRow="1" w:lastRow="0" w:firstColumn="1" w:lastColumn="0" w:noHBand="0" w:noVBand="1"/>
      </w:tblPr>
      <w:tblGrid>
        <w:gridCol w:w="1212"/>
        <w:gridCol w:w="1553"/>
        <w:gridCol w:w="2069"/>
        <w:gridCol w:w="2069"/>
        <w:gridCol w:w="2069"/>
      </w:tblGrid>
      <w:tr w:rsidR="00990F52" w:rsidRPr="00F94643" w14:paraId="736FBEED" w14:textId="77777777" w:rsidTr="00C07EDE">
        <w:trPr>
          <w:trHeight w:val="500"/>
        </w:trPr>
        <w:tc>
          <w:tcPr>
            <w:tcW w:w="0" w:type="auto"/>
            <w:tcBorders>
              <w:top w:val="nil"/>
              <w:left w:val="nil"/>
              <w:bottom w:val="nil"/>
              <w:right w:val="nil"/>
            </w:tcBorders>
            <w:shd w:val="clear" w:color="auto" w:fill="auto"/>
            <w:noWrap/>
            <w:vAlign w:val="bottom"/>
            <w:hideMark/>
          </w:tcPr>
          <w:p w14:paraId="116E6141"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295A94B" w14:textId="77777777" w:rsidR="00990F52" w:rsidRPr="00F94643" w:rsidRDefault="00990F52" w:rsidP="00C07EDE">
            <w:pPr>
              <w:rPr>
                <w:rFonts w:ascii="Calibri" w:eastAsia="Times New Roman" w:hAnsi="Calibri" w:cs="Times New Roman"/>
                <w:color w:val="000000"/>
                <w:lang w:val="en-GB"/>
              </w:rPr>
            </w:pPr>
          </w:p>
        </w:tc>
        <w:tc>
          <w:tcPr>
            <w:tcW w:w="0" w:type="auto"/>
            <w:gridSpan w:val="3"/>
            <w:tcBorders>
              <w:top w:val="nil"/>
              <w:left w:val="nil"/>
              <w:bottom w:val="nil"/>
              <w:right w:val="nil"/>
            </w:tcBorders>
            <w:shd w:val="clear" w:color="auto" w:fill="auto"/>
            <w:noWrap/>
            <w:vAlign w:val="bottom"/>
            <w:hideMark/>
          </w:tcPr>
          <w:p w14:paraId="528C824E" w14:textId="77777777" w:rsidR="00990F52" w:rsidRPr="00F94643" w:rsidRDefault="00990F52" w:rsidP="00C07EDE">
            <w:pPr>
              <w:jc w:val="center"/>
              <w:rPr>
                <w:rFonts w:ascii="Calibri" w:eastAsia="Times New Roman" w:hAnsi="Calibri" w:cs="Times New Roman"/>
                <w:b/>
                <w:bCs/>
                <w:i/>
                <w:color w:val="000000"/>
                <w:sz w:val="40"/>
                <w:szCs w:val="40"/>
                <w:lang w:val="en-GB"/>
              </w:rPr>
            </w:pPr>
            <w:proofErr w:type="spellStart"/>
            <w:r w:rsidRPr="00F94643">
              <w:rPr>
                <w:rFonts w:ascii="Calibri" w:eastAsia="Times New Roman" w:hAnsi="Calibri" w:cs="Times New Roman"/>
                <w:b/>
                <w:bCs/>
                <w:i/>
                <w:sz w:val="32"/>
                <w:szCs w:val="20"/>
                <w:lang w:val="en-GB"/>
              </w:rPr>
              <w:t>Paphiopedilum</w:t>
            </w:r>
            <w:proofErr w:type="spellEnd"/>
            <w:r w:rsidRPr="00F94643">
              <w:rPr>
                <w:rFonts w:ascii="Calibri" w:eastAsia="Times New Roman" w:hAnsi="Calibri" w:cs="Times New Roman"/>
                <w:b/>
                <w:bCs/>
                <w:sz w:val="32"/>
                <w:szCs w:val="20"/>
                <w:lang w:val="en-GB"/>
              </w:rPr>
              <w:t xml:space="preserve"> sect. </w:t>
            </w:r>
            <w:proofErr w:type="spellStart"/>
            <w:r w:rsidRPr="00F94643">
              <w:rPr>
                <w:rFonts w:ascii="Calibri" w:eastAsia="Times New Roman" w:hAnsi="Calibri" w:cs="Times New Roman"/>
                <w:b/>
                <w:bCs/>
                <w:i/>
                <w:color w:val="000000"/>
                <w:sz w:val="32"/>
                <w:szCs w:val="40"/>
                <w:lang w:val="en-GB"/>
              </w:rPr>
              <w:t>Coryopedilum</w:t>
            </w:r>
            <w:proofErr w:type="spellEnd"/>
          </w:p>
        </w:tc>
      </w:tr>
      <w:tr w:rsidR="00990F52" w:rsidRPr="00F94643" w14:paraId="60D635D4" w14:textId="77777777" w:rsidTr="00C07EDE">
        <w:trPr>
          <w:trHeight w:val="300"/>
        </w:trPr>
        <w:tc>
          <w:tcPr>
            <w:tcW w:w="0" w:type="auto"/>
            <w:tcBorders>
              <w:top w:val="nil"/>
              <w:left w:val="nil"/>
              <w:bottom w:val="nil"/>
              <w:right w:val="nil"/>
            </w:tcBorders>
            <w:shd w:val="clear" w:color="auto" w:fill="auto"/>
            <w:noWrap/>
            <w:vAlign w:val="bottom"/>
            <w:hideMark/>
          </w:tcPr>
          <w:p w14:paraId="20FC8D13"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3BCD8DD"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ED84A49"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AA6AE9B"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7855337" w14:textId="77777777" w:rsidR="00990F52" w:rsidRPr="00F94643" w:rsidRDefault="00990F52" w:rsidP="00C07EDE">
            <w:pPr>
              <w:rPr>
                <w:rFonts w:ascii="Calibri" w:eastAsia="Times New Roman" w:hAnsi="Calibri" w:cs="Times New Roman"/>
                <w:color w:val="000000"/>
                <w:lang w:val="en-GB"/>
              </w:rPr>
            </w:pPr>
          </w:p>
        </w:tc>
      </w:tr>
      <w:tr w:rsidR="00990F52" w:rsidRPr="00F94643" w14:paraId="7D29B837" w14:textId="77777777" w:rsidTr="00C07EDE">
        <w:trPr>
          <w:trHeight w:val="300"/>
        </w:trPr>
        <w:tc>
          <w:tcPr>
            <w:tcW w:w="0" w:type="auto"/>
            <w:tcBorders>
              <w:top w:val="nil"/>
              <w:left w:val="nil"/>
              <w:bottom w:val="nil"/>
              <w:right w:val="nil"/>
            </w:tcBorders>
            <w:shd w:val="clear" w:color="auto" w:fill="auto"/>
            <w:noWrap/>
            <w:vAlign w:val="bottom"/>
            <w:hideMark/>
          </w:tcPr>
          <w:p w14:paraId="14DBDF7C"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21946E0"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EC0ED5F"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A5F21DD"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EA2F8A5" w14:textId="77777777" w:rsidR="00990F52" w:rsidRPr="00F94643" w:rsidRDefault="00990F52" w:rsidP="00C07EDE">
            <w:pPr>
              <w:rPr>
                <w:rFonts w:ascii="Calibri" w:eastAsia="Times New Roman" w:hAnsi="Calibri" w:cs="Times New Roman"/>
                <w:color w:val="000000"/>
                <w:lang w:val="en-GB"/>
              </w:rPr>
            </w:pPr>
          </w:p>
        </w:tc>
      </w:tr>
      <w:tr w:rsidR="00990F52" w:rsidRPr="00F94643" w14:paraId="5D436733"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48D13EF" w14:textId="77777777" w:rsidR="00990F52" w:rsidRPr="00F94643" w:rsidRDefault="00990F52" w:rsidP="00C07EDE">
            <w:pPr>
              <w:jc w:val="center"/>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73429EB3" w14:textId="77777777" w:rsidR="00990F52" w:rsidRPr="00F94643" w:rsidRDefault="00990F52" w:rsidP="00C07EDE">
            <w:pPr>
              <w:rPr>
                <w:rFonts w:ascii="Calibri" w:eastAsia="Times New Roman" w:hAnsi="Calibri" w:cs="Times New Roman"/>
                <w:b/>
                <w:bCs/>
                <w:color w:val="006100"/>
                <w:lang w:val="en-GB"/>
              </w:rPr>
            </w:pPr>
            <w:proofErr w:type="gramStart"/>
            <w:r w:rsidRPr="00F94643">
              <w:rPr>
                <w:rFonts w:ascii="Calibri" w:eastAsia="Times New Roman" w:hAnsi="Calibri" w:cs="Times New Roman"/>
                <w:b/>
                <w:bCs/>
                <w:color w:val="006100"/>
                <w:lang w:val="en-GB"/>
              </w:rPr>
              <w:t>rothschildianium1</w:t>
            </w:r>
            <w:proofErr w:type="gramEnd"/>
            <w:r w:rsidRPr="00F94643">
              <w:rPr>
                <w:rFonts w:ascii="Calibri" w:eastAsia="Times New Roman" w:hAnsi="Calibri" w:cs="Times New Roman"/>
                <w:b/>
                <w:bCs/>
                <w:color w:val="006100"/>
                <w:lang w:val="en-GB"/>
              </w:rPr>
              <w:t>*</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5DCF21ED" w14:textId="77777777" w:rsidR="00990F52" w:rsidRPr="00F94643" w:rsidRDefault="00990F52" w:rsidP="00C07EDE">
            <w:pPr>
              <w:rPr>
                <w:rFonts w:ascii="Calibri" w:eastAsia="Times New Roman" w:hAnsi="Calibri" w:cs="Times New Roman"/>
                <w:b/>
                <w:bCs/>
                <w:color w:val="9C6500"/>
                <w:lang w:val="en-GB"/>
              </w:rPr>
            </w:pPr>
            <w:proofErr w:type="gramStart"/>
            <w:r w:rsidRPr="00F94643">
              <w:rPr>
                <w:rFonts w:ascii="Calibri" w:eastAsia="Times New Roman" w:hAnsi="Calibri" w:cs="Times New Roman"/>
                <w:b/>
                <w:bCs/>
                <w:color w:val="9C6500"/>
                <w:lang w:val="en-GB"/>
              </w:rPr>
              <w:t>rothschildianium2</w:t>
            </w:r>
            <w:proofErr w:type="gramEnd"/>
            <w:r w:rsidRPr="00F94643">
              <w:rPr>
                <w:rFonts w:ascii="Calibri" w:eastAsia="Times New Roman" w:hAnsi="Calibri" w:cs="Times New Roman"/>
                <w:b/>
                <w:bCs/>
                <w:color w:val="9C6500"/>
                <w:lang w:val="en-GB"/>
              </w:rPr>
              <w:t>*</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6E556653" w14:textId="77777777" w:rsidR="00990F52" w:rsidRPr="00F94643" w:rsidRDefault="00990F52" w:rsidP="00C07EDE">
            <w:pPr>
              <w:rPr>
                <w:rFonts w:ascii="Calibri" w:eastAsia="Times New Roman" w:hAnsi="Calibri" w:cs="Times New Roman"/>
                <w:b/>
                <w:bCs/>
                <w:color w:val="9C0006"/>
                <w:lang w:val="en-GB"/>
              </w:rPr>
            </w:pPr>
            <w:proofErr w:type="gramStart"/>
            <w:r w:rsidRPr="00F94643">
              <w:rPr>
                <w:rFonts w:ascii="Calibri" w:eastAsia="Times New Roman" w:hAnsi="Calibri" w:cs="Times New Roman"/>
                <w:b/>
                <w:bCs/>
                <w:color w:val="9C0006"/>
                <w:lang w:val="en-GB"/>
              </w:rPr>
              <w:t>rothschildianium3</w:t>
            </w:r>
            <w:proofErr w:type="gramEnd"/>
            <w:r w:rsidRPr="00F94643">
              <w:rPr>
                <w:rFonts w:ascii="Calibri" w:eastAsia="Times New Roman" w:hAnsi="Calibri" w:cs="Times New Roman"/>
                <w:b/>
                <w:bCs/>
                <w:color w:val="9C0006"/>
                <w:lang w:val="en-GB"/>
              </w:rPr>
              <w:t>*</w:t>
            </w:r>
          </w:p>
        </w:tc>
      </w:tr>
      <w:tr w:rsidR="00990F52" w:rsidRPr="00F94643" w14:paraId="48DC83AE"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DDB02D7" w14:textId="77777777" w:rsidR="00990F52" w:rsidRPr="00F94643" w:rsidRDefault="00990F52" w:rsidP="00C07EDE">
            <w:pPr>
              <w:jc w:val="cente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608E0D9" w14:textId="77777777" w:rsidR="00990F52" w:rsidRPr="00F94643" w:rsidRDefault="00990F52" w:rsidP="00C07EDE">
            <w:pPr>
              <w:jc w:val="cente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DA6D0A8" w14:textId="77777777" w:rsidR="00990F52" w:rsidRPr="00F94643" w:rsidRDefault="00990F52" w:rsidP="00C07EDE">
            <w:pPr>
              <w:jc w:val="cente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739F7F1D" w14:textId="77777777" w:rsidR="00990F52" w:rsidRPr="00F94643" w:rsidRDefault="00990F52" w:rsidP="00C07EDE">
            <w:pPr>
              <w:jc w:val="cente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r>
      <w:tr w:rsidR="00990F52" w:rsidRPr="00F94643" w14:paraId="54CABA4C"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EB485B3" w14:textId="77777777" w:rsidR="00990F52" w:rsidRPr="00F94643" w:rsidRDefault="00990F52" w:rsidP="00C07EDE">
            <w:pPr>
              <w:jc w:val="center"/>
              <w:rPr>
                <w:rFonts w:ascii="Calibri" w:eastAsia="Times New Roman" w:hAnsi="Calibri" w:cs="Times New Roman"/>
                <w:color w:val="000000"/>
                <w:lang w:val="en-GB"/>
              </w:rPr>
            </w:pPr>
            <w:r w:rsidRPr="00F94643">
              <w:rPr>
                <w:rFonts w:ascii="Calibri" w:eastAsia="Times New Roman" w:hAnsi="Calibri" w:cs="Times New Roman"/>
                <w:color w:val="000000"/>
                <w:lang w:val="en-GB"/>
              </w:rPr>
              <w:t>Long petals</w:t>
            </w:r>
          </w:p>
        </w:tc>
        <w:tc>
          <w:tcPr>
            <w:tcW w:w="0" w:type="auto"/>
            <w:tcBorders>
              <w:top w:val="nil"/>
              <w:left w:val="nil"/>
              <w:bottom w:val="single" w:sz="4" w:space="0" w:color="auto"/>
              <w:right w:val="single" w:sz="4" w:space="0" w:color="auto"/>
            </w:tcBorders>
            <w:shd w:val="clear" w:color="auto" w:fill="auto"/>
            <w:noWrap/>
            <w:hideMark/>
          </w:tcPr>
          <w:p w14:paraId="7E79F58C" w14:textId="77777777" w:rsidR="00990F52" w:rsidRPr="00F94643" w:rsidRDefault="00990F52" w:rsidP="00C07EDE">
            <w:pPr>
              <w:jc w:val="center"/>
              <w:rPr>
                <w:rFonts w:ascii="Calibri" w:eastAsia="Times New Roman" w:hAnsi="Calibri" w:cs="Times New Roman"/>
                <w:color w:val="000000"/>
                <w:lang w:val="en-GB"/>
              </w:rPr>
            </w:pPr>
            <w:r w:rsidRPr="003D2727">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27CDEDAD" w14:textId="77777777" w:rsidR="00990F52" w:rsidRPr="00F94643" w:rsidRDefault="00990F52" w:rsidP="00C07EDE">
            <w:pPr>
              <w:jc w:val="center"/>
              <w:rPr>
                <w:rFonts w:ascii="Calibri" w:eastAsia="Times New Roman" w:hAnsi="Calibri" w:cs="Times New Roman"/>
                <w:color w:val="000000"/>
                <w:lang w:val="en-GB"/>
              </w:rPr>
            </w:pPr>
            <w:r w:rsidRPr="003D2727">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2223DC64" w14:textId="77777777" w:rsidR="00990F52" w:rsidRPr="00F94643" w:rsidRDefault="00990F52" w:rsidP="00C07EDE">
            <w:pPr>
              <w:jc w:val="center"/>
              <w:rPr>
                <w:rFonts w:ascii="Calibri" w:eastAsia="Times New Roman" w:hAnsi="Calibri" w:cs="Times New Roman"/>
                <w:color w:val="000000"/>
                <w:lang w:val="en-GB"/>
              </w:rPr>
            </w:pPr>
            <w:r w:rsidRPr="003D2727">
              <w:rPr>
                <w:rFonts w:ascii="Zapf Dingbats" w:eastAsia="Times New Roman" w:hAnsi="Zapf Dingbats" w:cs="Times New Roman"/>
                <w:color w:val="008000"/>
                <w:sz w:val="28"/>
                <w:lang w:val="en-GB"/>
              </w:rPr>
              <w:sym w:font="Wingdings" w:char="F0FC"/>
            </w:r>
          </w:p>
        </w:tc>
      </w:tr>
      <w:tr w:rsidR="00990F52" w:rsidRPr="00F94643" w14:paraId="781908D6"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059EAE0" w14:textId="77777777" w:rsidR="00990F52" w:rsidRPr="00F94643" w:rsidRDefault="00990F52" w:rsidP="00C07EDE">
            <w:pPr>
              <w:jc w:val="center"/>
              <w:rPr>
                <w:rFonts w:ascii="Calibri" w:eastAsia="Times New Roman" w:hAnsi="Calibri" w:cs="Times New Roman"/>
                <w:color w:val="000000"/>
                <w:lang w:val="en-GB"/>
              </w:rPr>
            </w:pPr>
            <w:r w:rsidRPr="00F94643">
              <w:rPr>
                <w:rFonts w:ascii="Calibri" w:eastAsia="Times New Roman" w:hAnsi="Calibri" w:cs="Times New Roman"/>
                <w:color w:val="000000"/>
                <w:lang w:val="en-GB"/>
              </w:rPr>
              <w:t>Petals hanging down</w:t>
            </w:r>
          </w:p>
        </w:tc>
        <w:tc>
          <w:tcPr>
            <w:tcW w:w="0" w:type="auto"/>
            <w:tcBorders>
              <w:top w:val="nil"/>
              <w:left w:val="nil"/>
              <w:bottom w:val="single" w:sz="4" w:space="0" w:color="auto"/>
              <w:right w:val="single" w:sz="4" w:space="0" w:color="auto"/>
            </w:tcBorders>
            <w:shd w:val="clear" w:color="auto" w:fill="auto"/>
            <w:noWrap/>
            <w:hideMark/>
          </w:tcPr>
          <w:p w14:paraId="1494511E" w14:textId="77777777" w:rsidR="00990F52" w:rsidRPr="00F94643" w:rsidRDefault="00990F52" w:rsidP="00C07EDE">
            <w:pPr>
              <w:jc w:val="center"/>
              <w:rPr>
                <w:rFonts w:ascii="Calibri" w:eastAsia="Times New Roman" w:hAnsi="Calibri" w:cs="Times New Roman"/>
                <w:color w:val="000000"/>
                <w:lang w:val="en-GB"/>
              </w:rPr>
            </w:pPr>
            <w:r w:rsidRPr="003D2727">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18F8B927" w14:textId="77777777" w:rsidR="00990F52" w:rsidRPr="00F94643" w:rsidRDefault="00990F52" w:rsidP="00C07EDE">
            <w:pPr>
              <w:jc w:val="center"/>
              <w:rPr>
                <w:rFonts w:ascii="Calibri" w:eastAsia="Times New Roman" w:hAnsi="Calibri" w:cs="Times New Roman"/>
                <w:color w:val="000000"/>
                <w:lang w:val="en-GB"/>
              </w:rPr>
            </w:pPr>
            <w:r w:rsidRPr="003D2727">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18E3D96E" w14:textId="77777777" w:rsidR="00990F52" w:rsidRPr="00F94643" w:rsidRDefault="00990F52" w:rsidP="00C07EDE">
            <w:pPr>
              <w:jc w:val="center"/>
              <w:rPr>
                <w:rFonts w:ascii="Calibri" w:eastAsia="Times New Roman" w:hAnsi="Calibri" w:cs="Times New Roman"/>
                <w:color w:val="000000"/>
                <w:lang w:val="en-GB"/>
              </w:rPr>
            </w:pPr>
            <w:r w:rsidRPr="003D2727">
              <w:rPr>
                <w:rFonts w:ascii="Zapf Dingbats" w:eastAsia="Times New Roman" w:hAnsi="Zapf Dingbats" w:cs="Times New Roman"/>
                <w:color w:val="008000"/>
                <w:sz w:val="28"/>
                <w:lang w:val="en-GB"/>
              </w:rPr>
              <w:sym w:font="Wingdings" w:char="F0FC"/>
            </w:r>
          </w:p>
        </w:tc>
      </w:tr>
      <w:tr w:rsidR="00990F52" w:rsidRPr="00F94643" w14:paraId="4FC4F997"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374EEC2" w14:textId="77777777" w:rsidR="00990F52" w:rsidRPr="00F94643" w:rsidRDefault="00990F52" w:rsidP="00C07EDE">
            <w:pPr>
              <w:jc w:val="center"/>
              <w:rPr>
                <w:rFonts w:ascii="Calibri" w:eastAsia="Times New Roman" w:hAnsi="Calibri" w:cs="Times New Roman"/>
                <w:color w:val="000000"/>
                <w:lang w:val="en-GB"/>
              </w:rPr>
            </w:pPr>
            <w:r w:rsidRPr="00F94643">
              <w:rPr>
                <w:rFonts w:ascii="Calibri" w:eastAsia="Times New Roman" w:hAnsi="Calibri" w:cs="Times New Roman"/>
                <w:color w:val="000000"/>
                <w:lang w:val="en-GB"/>
              </w:rPr>
              <w:t>Tapering petals</w:t>
            </w:r>
          </w:p>
        </w:tc>
        <w:tc>
          <w:tcPr>
            <w:tcW w:w="0" w:type="auto"/>
            <w:tcBorders>
              <w:top w:val="nil"/>
              <w:left w:val="nil"/>
              <w:bottom w:val="single" w:sz="4" w:space="0" w:color="auto"/>
              <w:right w:val="single" w:sz="4" w:space="0" w:color="auto"/>
            </w:tcBorders>
            <w:shd w:val="clear" w:color="auto" w:fill="auto"/>
            <w:noWrap/>
            <w:hideMark/>
          </w:tcPr>
          <w:p w14:paraId="67F885FB" w14:textId="77777777" w:rsidR="00990F52" w:rsidRPr="00F94643" w:rsidRDefault="00990F52" w:rsidP="00C07EDE">
            <w:pPr>
              <w:jc w:val="center"/>
              <w:rPr>
                <w:rFonts w:ascii="Calibri" w:eastAsia="Times New Roman" w:hAnsi="Calibri" w:cs="Times New Roman"/>
                <w:color w:val="000000"/>
                <w:lang w:val="en-GB"/>
              </w:rPr>
            </w:pPr>
            <w:r w:rsidRPr="003D2727">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438D19D" w14:textId="77777777" w:rsidR="00990F52" w:rsidRPr="00F94643" w:rsidRDefault="00990F52" w:rsidP="00C07EDE">
            <w:pPr>
              <w:jc w:val="center"/>
              <w:rPr>
                <w:rFonts w:ascii="Calibri" w:eastAsia="Times New Roman" w:hAnsi="Calibri" w:cs="Times New Roman"/>
                <w:color w:val="000000"/>
                <w:lang w:val="en-GB"/>
              </w:rPr>
            </w:pPr>
            <w:r w:rsidRPr="003D2727">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2CE4F4C" w14:textId="77777777" w:rsidR="00990F52" w:rsidRPr="00F94643" w:rsidRDefault="00990F52" w:rsidP="00C07EDE">
            <w:pPr>
              <w:jc w:val="center"/>
              <w:rPr>
                <w:rFonts w:ascii="Calibri" w:eastAsia="Times New Roman" w:hAnsi="Calibri" w:cs="Times New Roman"/>
                <w:color w:val="000000"/>
                <w:lang w:val="en-GB"/>
              </w:rPr>
            </w:pPr>
            <w:r w:rsidRPr="003D2727">
              <w:rPr>
                <w:rFonts w:ascii="Zapf Dingbats" w:eastAsia="Times New Roman" w:hAnsi="Zapf Dingbats" w:cs="Times New Roman"/>
                <w:color w:val="008000"/>
                <w:sz w:val="28"/>
                <w:lang w:val="en-GB"/>
              </w:rPr>
              <w:sym w:font="Wingdings" w:char="F0FC"/>
            </w:r>
          </w:p>
        </w:tc>
      </w:tr>
      <w:tr w:rsidR="00990F52" w:rsidRPr="00F94643" w14:paraId="7928E60D"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2A7EDAC" w14:textId="77777777" w:rsidR="00990F52" w:rsidRPr="00F94643" w:rsidRDefault="00990F52" w:rsidP="00C07EDE">
            <w:pPr>
              <w:jc w:val="center"/>
              <w:rPr>
                <w:rFonts w:ascii="Calibri" w:eastAsia="Times New Roman" w:hAnsi="Calibri" w:cs="Times New Roman"/>
                <w:color w:val="000000"/>
                <w:lang w:val="en-GB"/>
              </w:rPr>
            </w:pPr>
            <w:r w:rsidRPr="00F94643">
              <w:rPr>
                <w:rFonts w:ascii="Calibri" w:eastAsia="Times New Roman" w:hAnsi="Calibri" w:cs="Times New Roman"/>
                <w:color w:val="000000"/>
                <w:lang w:val="en-GB"/>
              </w:rPr>
              <w:t>Spirally twisted petals</w:t>
            </w:r>
          </w:p>
        </w:tc>
        <w:tc>
          <w:tcPr>
            <w:tcW w:w="0" w:type="auto"/>
            <w:tcBorders>
              <w:top w:val="nil"/>
              <w:left w:val="nil"/>
              <w:bottom w:val="single" w:sz="4" w:space="0" w:color="auto"/>
              <w:right w:val="single" w:sz="4" w:space="0" w:color="auto"/>
            </w:tcBorders>
            <w:shd w:val="clear" w:color="auto" w:fill="auto"/>
            <w:noWrap/>
            <w:hideMark/>
          </w:tcPr>
          <w:p w14:paraId="0F55B4D5" w14:textId="77777777" w:rsidR="00990F52" w:rsidRPr="00F94643" w:rsidRDefault="00990F52" w:rsidP="00C07EDE">
            <w:pPr>
              <w:jc w:val="center"/>
              <w:rPr>
                <w:rFonts w:ascii="Calibri" w:eastAsia="Times New Roman" w:hAnsi="Calibri" w:cs="Times New Roman"/>
                <w:color w:val="000000"/>
                <w:lang w:val="en-GB"/>
              </w:rPr>
            </w:pPr>
            <w:r w:rsidRPr="006E1ABE">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6606FE95" w14:textId="77777777" w:rsidR="00990F52" w:rsidRPr="00F94643" w:rsidRDefault="00990F52" w:rsidP="00C07EDE">
            <w:pPr>
              <w:jc w:val="center"/>
              <w:rPr>
                <w:rFonts w:ascii="Calibri" w:eastAsia="Times New Roman" w:hAnsi="Calibri" w:cs="Times New Roman"/>
                <w:color w:val="000000"/>
                <w:lang w:val="en-GB"/>
              </w:rPr>
            </w:pPr>
            <w:r w:rsidRPr="006E1ABE">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3561849A" w14:textId="77777777" w:rsidR="00990F52" w:rsidRPr="00F94643" w:rsidRDefault="00990F52" w:rsidP="00C07EDE">
            <w:pPr>
              <w:jc w:val="center"/>
              <w:rPr>
                <w:rFonts w:ascii="Calibri" w:eastAsia="Times New Roman" w:hAnsi="Calibri" w:cs="Times New Roman"/>
                <w:color w:val="000000"/>
                <w:lang w:val="en-GB"/>
              </w:rPr>
            </w:pPr>
            <w:r>
              <w:rPr>
                <w:rFonts w:ascii="Calibri" w:eastAsia="Times New Roman" w:hAnsi="Calibri" w:cs="Times New Roman"/>
                <w:b/>
                <w:color w:val="E36C0A" w:themeColor="accent6" w:themeShade="BF"/>
                <w:sz w:val="28"/>
                <w:lang w:val="en-GB"/>
              </w:rPr>
              <w:t xml:space="preserve"> </w:t>
            </w:r>
            <w:r w:rsidRPr="00F94643">
              <w:rPr>
                <w:rFonts w:ascii="Calibri" w:eastAsia="Times New Roman" w:hAnsi="Calibri" w:cs="Times New Roman"/>
                <w:b/>
                <w:color w:val="E36C0A" w:themeColor="accent6" w:themeShade="BF"/>
                <w:sz w:val="28"/>
                <w:lang w:val="en-GB"/>
              </w:rPr>
              <w:t>!</w:t>
            </w:r>
          </w:p>
        </w:tc>
      </w:tr>
      <w:tr w:rsidR="00990F52" w:rsidRPr="00F94643" w14:paraId="2FB3CDF5"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10E8652" w14:textId="77777777" w:rsidR="00990F52" w:rsidRPr="00F94643" w:rsidRDefault="00990F52" w:rsidP="00C07EDE">
            <w:pPr>
              <w:jc w:val="center"/>
              <w:rPr>
                <w:rFonts w:ascii="Calibri" w:eastAsia="Times New Roman" w:hAnsi="Calibri" w:cs="Times New Roman"/>
                <w:color w:val="000000"/>
                <w:lang w:val="en-GB"/>
              </w:rPr>
            </w:pPr>
            <w:r w:rsidRPr="00F94643">
              <w:rPr>
                <w:rFonts w:ascii="Calibri" w:eastAsia="Times New Roman" w:hAnsi="Calibri" w:cs="Times New Roman"/>
                <w:color w:val="000000"/>
                <w:lang w:val="en-GB"/>
              </w:rPr>
              <w:t>Warts on margins of petals</w:t>
            </w:r>
          </w:p>
        </w:tc>
        <w:tc>
          <w:tcPr>
            <w:tcW w:w="0" w:type="auto"/>
            <w:tcBorders>
              <w:top w:val="nil"/>
              <w:left w:val="nil"/>
              <w:bottom w:val="single" w:sz="4" w:space="0" w:color="auto"/>
              <w:right w:val="single" w:sz="4" w:space="0" w:color="auto"/>
            </w:tcBorders>
            <w:shd w:val="clear" w:color="auto" w:fill="auto"/>
            <w:noWrap/>
            <w:hideMark/>
          </w:tcPr>
          <w:p w14:paraId="1543CC89" w14:textId="77777777" w:rsidR="00990F52" w:rsidRPr="00F94643" w:rsidRDefault="00990F52" w:rsidP="00C07EDE">
            <w:pPr>
              <w:jc w:val="center"/>
              <w:rPr>
                <w:rFonts w:ascii="Calibri" w:eastAsia="Times New Roman" w:hAnsi="Calibri" w:cs="Times New Roman"/>
                <w:color w:val="000000"/>
                <w:lang w:val="en-GB"/>
              </w:rPr>
            </w:pPr>
            <w:r w:rsidRPr="00705FC5">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hideMark/>
          </w:tcPr>
          <w:p w14:paraId="650A67F4" w14:textId="77777777" w:rsidR="00990F52" w:rsidRPr="00F94643" w:rsidRDefault="00990F52" w:rsidP="00C07EDE">
            <w:pPr>
              <w:jc w:val="center"/>
              <w:rPr>
                <w:rFonts w:ascii="Calibri" w:eastAsia="Times New Roman" w:hAnsi="Calibri" w:cs="Times New Roman"/>
                <w:color w:val="000000"/>
                <w:lang w:val="en-GB"/>
              </w:rPr>
            </w:pPr>
            <w:r w:rsidRPr="00705FC5">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hideMark/>
          </w:tcPr>
          <w:p w14:paraId="5B42E0B8" w14:textId="77777777" w:rsidR="00990F52" w:rsidRPr="00F94643" w:rsidRDefault="00990F52" w:rsidP="00C07EDE">
            <w:pPr>
              <w:jc w:val="center"/>
              <w:rPr>
                <w:rFonts w:ascii="Calibri" w:eastAsia="Times New Roman" w:hAnsi="Calibri" w:cs="Times New Roman"/>
                <w:color w:val="000000"/>
                <w:lang w:val="en-GB"/>
              </w:rPr>
            </w:pPr>
            <w:r w:rsidRPr="00705FC5">
              <w:rPr>
                <w:rFonts w:ascii="Zapf Dingbats" w:eastAsia="Times New Roman" w:hAnsi="Zapf Dingbats" w:cs="Times New Roman"/>
                <w:color w:val="FF0000"/>
                <w:sz w:val="28"/>
                <w:lang w:val="en-GB"/>
              </w:rPr>
              <w:sym w:font="Wingdings" w:char="F0FB"/>
            </w:r>
          </w:p>
        </w:tc>
      </w:tr>
      <w:tr w:rsidR="00990F52" w:rsidRPr="00F94643" w14:paraId="6DE0484B"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FF1050D" w14:textId="77777777" w:rsidR="00990F52" w:rsidRPr="00F94643" w:rsidRDefault="00990F52" w:rsidP="00C07EDE">
            <w:pPr>
              <w:jc w:val="center"/>
              <w:rPr>
                <w:rFonts w:ascii="Calibri" w:eastAsia="Times New Roman" w:hAnsi="Calibri" w:cs="Times New Roman"/>
                <w:color w:val="000000"/>
                <w:lang w:val="en-GB"/>
              </w:rPr>
            </w:pPr>
            <w:r w:rsidRPr="00F94643">
              <w:rPr>
                <w:rFonts w:ascii="Calibri" w:eastAsia="Times New Roman" w:hAnsi="Calibri" w:cs="Times New Roman"/>
                <w:color w:val="000000"/>
                <w:lang w:val="en-GB"/>
              </w:rPr>
              <w:t>Glandular at tip</w:t>
            </w:r>
          </w:p>
        </w:tc>
        <w:tc>
          <w:tcPr>
            <w:tcW w:w="0" w:type="auto"/>
            <w:tcBorders>
              <w:top w:val="nil"/>
              <w:left w:val="nil"/>
              <w:bottom w:val="single" w:sz="4" w:space="0" w:color="auto"/>
              <w:right w:val="single" w:sz="4" w:space="0" w:color="auto"/>
            </w:tcBorders>
            <w:shd w:val="clear" w:color="auto" w:fill="auto"/>
            <w:noWrap/>
            <w:hideMark/>
          </w:tcPr>
          <w:p w14:paraId="7C5B7D6A" w14:textId="77777777" w:rsidR="00990F52" w:rsidRPr="00F94643" w:rsidRDefault="00990F52" w:rsidP="00C07EDE">
            <w:pPr>
              <w:jc w:val="center"/>
              <w:rPr>
                <w:rFonts w:ascii="Calibri" w:eastAsia="Times New Roman" w:hAnsi="Calibri" w:cs="Times New Roman"/>
                <w:color w:val="000000"/>
                <w:lang w:val="en-GB"/>
              </w:rPr>
            </w:pPr>
            <w:r w:rsidRPr="00705FC5">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hideMark/>
          </w:tcPr>
          <w:p w14:paraId="5CE74677" w14:textId="77777777" w:rsidR="00990F52" w:rsidRPr="00F94643" w:rsidRDefault="00990F52" w:rsidP="00C07EDE">
            <w:pPr>
              <w:jc w:val="center"/>
              <w:rPr>
                <w:rFonts w:ascii="Calibri" w:eastAsia="Times New Roman" w:hAnsi="Calibri" w:cs="Times New Roman"/>
                <w:color w:val="000000"/>
                <w:lang w:val="en-GB"/>
              </w:rPr>
            </w:pPr>
            <w:r w:rsidRPr="00705FC5">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hideMark/>
          </w:tcPr>
          <w:p w14:paraId="2F871FEB" w14:textId="77777777" w:rsidR="00990F52" w:rsidRPr="00F94643" w:rsidRDefault="00990F52" w:rsidP="00C07EDE">
            <w:pPr>
              <w:jc w:val="center"/>
              <w:rPr>
                <w:rFonts w:ascii="Calibri" w:eastAsia="Times New Roman" w:hAnsi="Calibri" w:cs="Times New Roman"/>
                <w:color w:val="000000"/>
                <w:lang w:val="en-GB"/>
              </w:rPr>
            </w:pPr>
            <w:r w:rsidRPr="00705FC5">
              <w:rPr>
                <w:rFonts w:ascii="Zapf Dingbats" w:eastAsia="Times New Roman" w:hAnsi="Zapf Dingbats" w:cs="Times New Roman"/>
                <w:color w:val="FF0000"/>
                <w:sz w:val="28"/>
                <w:lang w:val="en-GB"/>
              </w:rPr>
              <w:sym w:font="Wingdings" w:char="F0FB"/>
            </w:r>
          </w:p>
        </w:tc>
      </w:tr>
      <w:tr w:rsidR="00990F52" w:rsidRPr="00F94643" w14:paraId="525E5513"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4261DA" w14:textId="77777777" w:rsidR="00990F52" w:rsidRPr="00F94643" w:rsidRDefault="00990F52" w:rsidP="00C07EDE">
            <w:pPr>
              <w:jc w:val="cente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incurved</w:t>
            </w:r>
            <w:proofErr w:type="gramEnd"/>
            <w:r w:rsidRPr="00F94643">
              <w:rPr>
                <w:rFonts w:ascii="Calibri" w:eastAsia="Times New Roman" w:hAnsi="Calibri" w:cs="Times New Roman"/>
                <w:color w:val="000000"/>
                <w:lang w:val="en-GB"/>
              </w:rPr>
              <w:t xml:space="preserve"> side lobes</w:t>
            </w:r>
          </w:p>
        </w:tc>
        <w:tc>
          <w:tcPr>
            <w:tcW w:w="0" w:type="auto"/>
            <w:tcBorders>
              <w:top w:val="nil"/>
              <w:left w:val="nil"/>
              <w:bottom w:val="single" w:sz="4" w:space="0" w:color="auto"/>
              <w:right w:val="single" w:sz="4" w:space="0" w:color="auto"/>
            </w:tcBorders>
            <w:shd w:val="clear" w:color="auto" w:fill="auto"/>
            <w:noWrap/>
            <w:vAlign w:val="bottom"/>
            <w:hideMark/>
          </w:tcPr>
          <w:p w14:paraId="1DB0C4BC" w14:textId="77777777" w:rsidR="00990F52" w:rsidRPr="00F94643" w:rsidRDefault="00990F52" w:rsidP="00C07EDE">
            <w:pPr>
              <w:jc w:val="center"/>
              <w:rPr>
                <w:rFonts w:ascii="Calibri" w:eastAsia="Times New Roman" w:hAnsi="Calibri" w:cs="Times New Roman"/>
                <w:color w:val="000000"/>
                <w:lang w:val="en-GB"/>
              </w:rPr>
            </w:pPr>
            <w:r>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2178204A" w14:textId="77777777" w:rsidR="00990F52" w:rsidRPr="00F94643" w:rsidRDefault="00990F52" w:rsidP="00C07EDE">
            <w:pPr>
              <w:jc w:val="center"/>
              <w:rPr>
                <w:rFonts w:ascii="Calibri" w:eastAsia="Times New Roman" w:hAnsi="Calibri" w:cs="Times New Roman"/>
                <w:color w:val="000000"/>
                <w:lang w:val="en-GB"/>
              </w:rPr>
            </w:pPr>
            <w:r w:rsidRPr="009759A6">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hideMark/>
          </w:tcPr>
          <w:p w14:paraId="187B6F02" w14:textId="77777777" w:rsidR="00990F52" w:rsidRPr="00F94643" w:rsidRDefault="00990F52" w:rsidP="00C07EDE">
            <w:pPr>
              <w:jc w:val="center"/>
              <w:rPr>
                <w:rFonts w:ascii="Calibri" w:eastAsia="Times New Roman" w:hAnsi="Calibri" w:cs="Times New Roman"/>
                <w:color w:val="000000"/>
                <w:lang w:val="en-GB"/>
              </w:rPr>
            </w:pPr>
            <w:r w:rsidRPr="009759A6">
              <w:rPr>
                <w:rFonts w:ascii="Zapf Dingbats" w:eastAsia="Times New Roman" w:hAnsi="Zapf Dingbats" w:cs="Times New Roman"/>
                <w:color w:val="FF0000"/>
                <w:sz w:val="28"/>
                <w:lang w:val="en-GB"/>
              </w:rPr>
              <w:sym w:font="Wingdings" w:char="F0FB"/>
            </w:r>
          </w:p>
        </w:tc>
      </w:tr>
      <w:tr w:rsidR="00990F52" w:rsidRPr="00F94643" w14:paraId="0D23845B" w14:textId="77777777" w:rsidTr="00C07EDE">
        <w:trPr>
          <w:trHeight w:val="300"/>
        </w:trPr>
        <w:tc>
          <w:tcPr>
            <w:tcW w:w="0" w:type="auto"/>
            <w:tcBorders>
              <w:top w:val="nil"/>
              <w:left w:val="nil"/>
              <w:bottom w:val="nil"/>
              <w:right w:val="nil"/>
            </w:tcBorders>
            <w:shd w:val="clear" w:color="auto" w:fill="auto"/>
            <w:noWrap/>
            <w:vAlign w:val="bottom"/>
            <w:hideMark/>
          </w:tcPr>
          <w:p w14:paraId="07F2A055"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1FD9BF9"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95550AF"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9053061"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71DCBE3" w14:textId="77777777" w:rsidR="00990F52" w:rsidRPr="00F94643" w:rsidRDefault="00990F52" w:rsidP="00C07EDE">
            <w:pPr>
              <w:rPr>
                <w:rFonts w:ascii="Calibri" w:eastAsia="Times New Roman" w:hAnsi="Calibri" w:cs="Times New Roman"/>
                <w:color w:val="000000"/>
                <w:lang w:val="en-GB"/>
              </w:rPr>
            </w:pPr>
          </w:p>
        </w:tc>
      </w:tr>
      <w:tr w:rsidR="00990F52" w:rsidRPr="00F94643" w14:paraId="2BAA912C" w14:textId="77777777" w:rsidTr="00C07EDE">
        <w:trPr>
          <w:trHeight w:val="300"/>
        </w:trPr>
        <w:tc>
          <w:tcPr>
            <w:tcW w:w="0" w:type="auto"/>
            <w:tcBorders>
              <w:top w:val="nil"/>
              <w:left w:val="nil"/>
              <w:bottom w:val="nil"/>
              <w:right w:val="nil"/>
            </w:tcBorders>
            <w:shd w:val="clear" w:color="auto" w:fill="auto"/>
            <w:noWrap/>
            <w:vAlign w:val="bottom"/>
            <w:hideMark/>
          </w:tcPr>
          <w:p w14:paraId="26995613"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387E786"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FC9EA9A"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039F781"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AD8D685" w14:textId="77777777" w:rsidR="00990F52" w:rsidRPr="00F94643" w:rsidRDefault="00990F52" w:rsidP="00C07EDE">
            <w:pPr>
              <w:rPr>
                <w:rFonts w:ascii="Calibri" w:eastAsia="Times New Roman" w:hAnsi="Calibri" w:cs="Times New Roman"/>
                <w:color w:val="000000"/>
                <w:lang w:val="en-GB"/>
              </w:rPr>
            </w:pPr>
          </w:p>
        </w:tc>
      </w:tr>
      <w:tr w:rsidR="00990F52" w:rsidRPr="00F94643" w14:paraId="3C2CF8DC" w14:textId="77777777" w:rsidTr="00C07EDE">
        <w:trPr>
          <w:trHeight w:val="300"/>
        </w:trPr>
        <w:tc>
          <w:tcPr>
            <w:tcW w:w="0" w:type="auto"/>
            <w:tcBorders>
              <w:top w:val="nil"/>
              <w:left w:val="nil"/>
              <w:bottom w:val="nil"/>
              <w:right w:val="nil"/>
            </w:tcBorders>
            <w:shd w:val="clear" w:color="auto" w:fill="auto"/>
            <w:noWrap/>
            <w:vAlign w:val="bottom"/>
            <w:hideMark/>
          </w:tcPr>
          <w:p w14:paraId="49900B31"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60A3835"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11B2830"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9E19899"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EA7F348" w14:textId="77777777" w:rsidR="00990F52" w:rsidRPr="00F94643" w:rsidRDefault="00990F52" w:rsidP="00C07EDE">
            <w:pPr>
              <w:rPr>
                <w:rFonts w:ascii="Calibri" w:eastAsia="Times New Roman" w:hAnsi="Calibri" w:cs="Times New Roman"/>
                <w:color w:val="000000"/>
                <w:lang w:val="en-GB"/>
              </w:rPr>
            </w:pPr>
          </w:p>
        </w:tc>
      </w:tr>
      <w:tr w:rsidR="00990F52" w:rsidRPr="00F94643" w14:paraId="479F07B9" w14:textId="77777777" w:rsidTr="00C07EDE">
        <w:trPr>
          <w:trHeight w:val="300"/>
        </w:trPr>
        <w:tc>
          <w:tcPr>
            <w:tcW w:w="0" w:type="auto"/>
            <w:tcBorders>
              <w:top w:val="nil"/>
              <w:left w:val="nil"/>
              <w:bottom w:val="nil"/>
              <w:right w:val="nil"/>
            </w:tcBorders>
            <w:shd w:val="clear" w:color="auto" w:fill="auto"/>
            <w:noWrap/>
            <w:vAlign w:val="bottom"/>
            <w:hideMark/>
          </w:tcPr>
          <w:p w14:paraId="2453D263" w14:textId="77777777" w:rsidR="00990F52" w:rsidRPr="00F94643" w:rsidRDefault="00990F52" w:rsidP="00C07EDE">
            <w:pPr>
              <w:jc w:val="center"/>
              <w:rPr>
                <w:rFonts w:ascii="Calibri" w:eastAsia="Times New Roman" w:hAnsi="Calibri" w:cs="Times New Roman"/>
                <w:color w:val="000000"/>
                <w:lang w:val="en-GB"/>
              </w:rPr>
            </w:pPr>
            <w:r>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hideMark/>
          </w:tcPr>
          <w:p w14:paraId="3EBAD7DD"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Visible</w:t>
            </w:r>
          </w:p>
        </w:tc>
        <w:tc>
          <w:tcPr>
            <w:tcW w:w="0" w:type="auto"/>
            <w:tcBorders>
              <w:top w:val="nil"/>
              <w:left w:val="nil"/>
              <w:bottom w:val="nil"/>
              <w:right w:val="nil"/>
            </w:tcBorders>
            <w:shd w:val="clear" w:color="auto" w:fill="auto"/>
            <w:noWrap/>
            <w:vAlign w:val="bottom"/>
            <w:hideMark/>
          </w:tcPr>
          <w:p w14:paraId="20F80018"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5286525"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9BD20C5" w14:textId="77777777" w:rsidR="00990F52" w:rsidRPr="00F94643" w:rsidRDefault="00990F52" w:rsidP="00C07EDE">
            <w:pPr>
              <w:rPr>
                <w:rFonts w:ascii="Calibri" w:eastAsia="Times New Roman" w:hAnsi="Calibri" w:cs="Times New Roman"/>
                <w:color w:val="000000"/>
                <w:lang w:val="en-GB"/>
              </w:rPr>
            </w:pPr>
          </w:p>
        </w:tc>
      </w:tr>
      <w:tr w:rsidR="00990F52" w:rsidRPr="00F94643" w14:paraId="5425CAE6" w14:textId="77777777" w:rsidTr="00C07EDE">
        <w:trPr>
          <w:trHeight w:val="300"/>
        </w:trPr>
        <w:tc>
          <w:tcPr>
            <w:tcW w:w="0" w:type="auto"/>
            <w:tcBorders>
              <w:top w:val="nil"/>
              <w:left w:val="nil"/>
              <w:bottom w:val="nil"/>
              <w:right w:val="nil"/>
            </w:tcBorders>
            <w:shd w:val="clear" w:color="auto" w:fill="auto"/>
            <w:noWrap/>
            <w:vAlign w:val="bottom"/>
            <w:hideMark/>
          </w:tcPr>
          <w:p w14:paraId="3AF81C19" w14:textId="77777777" w:rsidR="00990F52" w:rsidRPr="00F94643" w:rsidRDefault="00990F52" w:rsidP="00C07EDE">
            <w:pPr>
              <w:ind w:right="57"/>
              <w:jc w:val="center"/>
              <w:rPr>
                <w:rFonts w:ascii="Calibri" w:eastAsia="Times New Roman" w:hAnsi="Calibri" w:cs="Times New Roman"/>
                <w:color w:val="000000"/>
                <w:lang w:val="en-GB"/>
              </w:rPr>
            </w:pPr>
            <w:r>
              <w:rPr>
                <w:rFonts w:ascii="Calibri" w:eastAsia="Times New Roman" w:hAnsi="Calibri" w:cs="Times New Roman"/>
                <w:b/>
                <w:color w:val="E36C0A" w:themeColor="accent6" w:themeShade="BF"/>
                <w:sz w:val="28"/>
                <w:lang w:val="en-GB"/>
              </w:rPr>
              <w:t xml:space="preserve"> </w:t>
            </w:r>
            <w:r w:rsidRPr="00F94643">
              <w:rPr>
                <w:rFonts w:ascii="Calibri" w:eastAsia="Times New Roman" w:hAnsi="Calibri" w:cs="Times New Roman"/>
                <w:b/>
                <w:color w:val="E36C0A" w:themeColor="accent6" w:themeShade="BF"/>
                <w:sz w:val="28"/>
                <w:lang w:val="en-GB"/>
              </w:rPr>
              <w:t>!</w:t>
            </w:r>
          </w:p>
        </w:tc>
        <w:tc>
          <w:tcPr>
            <w:tcW w:w="0" w:type="auto"/>
            <w:gridSpan w:val="2"/>
            <w:tcBorders>
              <w:top w:val="nil"/>
              <w:left w:val="nil"/>
              <w:bottom w:val="nil"/>
              <w:right w:val="nil"/>
            </w:tcBorders>
            <w:shd w:val="clear" w:color="auto" w:fill="auto"/>
            <w:noWrap/>
            <w:vAlign w:val="bottom"/>
            <w:hideMark/>
          </w:tcPr>
          <w:p w14:paraId="5B5AC764"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Difficult to see</w:t>
            </w:r>
          </w:p>
        </w:tc>
        <w:tc>
          <w:tcPr>
            <w:tcW w:w="0" w:type="auto"/>
            <w:tcBorders>
              <w:top w:val="nil"/>
              <w:left w:val="nil"/>
              <w:bottom w:val="nil"/>
              <w:right w:val="nil"/>
            </w:tcBorders>
            <w:shd w:val="clear" w:color="auto" w:fill="auto"/>
            <w:noWrap/>
            <w:vAlign w:val="bottom"/>
            <w:hideMark/>
          </w:tcPr>
          <w:p w14:paraId="44A03F23"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2A30C90" w14:textId="77777777" w:rsidR="00990F52" w:rsidRPr="00F94643" w:rsidRDefault="00990F52" w:rsidP="00C07EDE">
            <w:pPr>
              <w:rPr>
                <w:rFonts w:ascii="Calibri" w:eastAsia="Times New Roman" w:hAnsi="Calibri" w:cs="Times New Roman"/>
                <w:color w:val="000000"/>
                <w:lang w:val="en-GB"/>
              </w:rPr>
            </w:pPr>
          </w:p>
        </w:tc>
      </w:tr>
      <w:tr w:rsidR="00990F52" w:rsidRPr="00F94643" w14:paraId="00D5F79A" w14:textId="77777777" w:rsidTr="00C07EDE">
        <w:trPr>
          <w:trHeight w:val="300"/>
        </w:trPr>
        <w:tc>
          <w:tcPr>
            <w:tcW w:w="0" w:type="auto"/>
            <w:tcBorders>
              <w:top w:val="nil"/>
              <w:left w:val="nil"/>
              <w:bottom w:val="nil"/>
              <w:right w:val="nil"/>
            </w:tcBorders>
            <w:shd w:val="clear" w:color="auto" w:fill="auto"/>
            <w:noWrap/>
            <w:vAlign w:val="bottom"/>
            <w:hideMark/>
          </w:tcPr>
          <w:p w14:paraId="48E5CA8C" w14:textId="77777777" w:rsidR="00990F52" w:rsidRPr="00F94643" w:rsidRDefault="00990F52" w:rsidP="00C07EDE">
            <w:pPr>
              <w:jc w:val="center"/>
              <w:rPr>
                <w:rFonts w:ascii="Calibri" w:eastAsia="Times New Roman" w:hAnsi="Calibri" w:cs="Times New Roman"/>
                <w:color w:val="000000"/>
                <w:lang w:val="en-GB"/>
              </w:rPr>
            </w:pPr>
            <w:r>
              <w:rPr>
                <w:rFonts w:ascii="Zapf Dingbats" w:eastAsia="Times New Roman" w:hAnsi="Zapf Dingbats" w:cs="Times New Roman"/>
                <w:color w:val="FF0000"/>
                <w:sz w:val="28"/>
                <w:lang w:val="en-GB"/>
              </w:rPr>
              <w:sym w:font="Wingdings" w:char="F0FB"/>
            </w:r>
          </w:p>
        </w:tc>
        <w:tc>
          <w:tcPr>
            <w:tcW w:w="0" w:type="auto"/>
            <w:tcBorders>
              <w:top w:val="nil"/>
              <w:left w:val="nil"/>
              <w:bottom w:val="nil"/>
              <w:right w:val="nil"/>
            </w:tcBorders>
            <w:shd w:val="clear" w:color="auto" w:fill="auto"/>
            <w:noWrap/>
            <w:vAlign w:val="bottom"/>
            <w:hideMark/>
          </w:tcPr>
          <w:p w14:paraId="32983367"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Invisible</w:t>
            </w:r>
          </w:p>
        </w:tc>
        <w:tc>
          <w:tcPr>
            <w:tcW w:w="0" w:type="auto"/>
            <w:tcBorders>
              <w:top w:val="nil"/>
              <w:left w:val="nil"/>
              <w:bottom w:val="nil"/>
              <w:right w:val="nil"/>
            </w:tcBorders>
            <w:shd w:val="clear" w:color="auto" w:fill="auto"/>
            <w:noWrap/>
            <w:vAlign w:val="bottom"/>
            <w:hideMark/>
          </w:tcPr>
          <w:p w14:paraId="13F8C864"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A2C733A"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64D5C2D" w14:textId="77777777" w:rsidR="00990F52" w:rsidRPr="00F94643" w:rsidRDefault="00990F52" w:rsidP="00C07EDE">
            <w:pPr>
              <w:rPr>
                <w:rFonts w:ascii="Calibri" w:eastAsia="Times New Roman" w:hAnsi="Calibri" w:cs="Times New Roman"/>
                <w:color w:val="000000"/>
                <w:lang w:val="en-GB"/>
              </w:rPr>
            </w:pPr>
          </w:p>
        </w:tc>
      </w:tr>
      <w:tr w:rsidR="00990F52" w:rsidRPr="00F94643" w14:paraId="734DAB60" w14:textId="77777777" w:rsidTr="00C07EDE">
        <w:trPr>
          <w:trHeight w:val="300"/>
        </w:trPr>
        <w:tc>
          <w:tcPr>
            <w:tcW w:w="0" w:type="auto"/>
            <w:tcBorders>
              <w:top w:val="nil"/>
              <w:left w:val="nil"/>
              <w:bottom w:val="nil"/>
              <w:right w:val="nil"/>
            </w:tcBorders>
            <w:shd w:val="clear" w:color="auto" w:fill="auto"/>
            <w:noWrap/>
            <w:vAlign w:val="bottom"/>
            <w:hideMark/>
          </w:tcPr>
          <w:p w14:paraId="2B888CD6" w14:textId="77777777" w:rsidR="00990F52" w:rsidRPr="00F94643" w:rsidRDefault="00990F52" w:rsidP="00C07EDE">
            <w:pPr>
              <w:jc w:val="center"/>
              <w:rPr>
                <w:rFonts w:ascii="Calibri" w:eastAsia="Times New Roman" w:hAnsi="Calibri" w:cs="Times New Roman"/>
                <w:color w:val="000000"/>
                <w:lang w:val="en-GB"/>
              </w:rPr>
            </w:pPr>
            <w:r w:rsidRPr="00F94643">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308FC8EF"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xml:space="preserve">Picture scanned from </w:t>
            </w:r>
            <w:proofErr w:type="spellStart"/>
            <w:r w:rsidRPr="00F94643">
              <w:rPr>
                <w:rFonts w:ascii="Calibri" w:eastAsia="Times New Roman" w:hAnsi="Calibri" w:cs="Times New Roman"/>
                <w:color w:val="000000"/>
                <w:lang w:val="en-GB"/>
              </w:rPr>
              <w:t>Cribb</w:t>
            </w:r>
            <w:proofErr w:type="spellEnd"/>
            <w:r w:rsidRPr="00F94643">
              <w:rPr>
                <w:rFonts w:ascii="Calibri" w:eastAsia="Times New Roman" w:hAnsi="Calibri" w:cs="Times New Roman"/>
                <w:color w:val="000000"/>
                <w:lang w:val="en-GB"/>
              </w:rPr>
              <w:t>, 1998</w:t>
            </w:r>
          </w:p>
        </w:tc>
        <w:tc>
          <w:tcPr>
            <w:tcW w:w="0" w:type="auto"/>
            <w:tcBorders>
              <w:top w:val="nil"/>
              <w:left w:val="nil"/>
              <w:bottom w:val="nil"/>
              <w:right w:val="nil"/>
            </w:tcBorders>
            <w:shd w:val="clear" w:color="auto" w:fill="auto"/>
            <w:noWrap/>
            <w:vAlign w:val="bottom"/>
            <w:hideMark/>
          </w:tcPr>
          <w:p w14:paraId="171C39FA"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0E8F00B" w14:textId="77777777" w:rsidR="00990F52" w:rsidRPr="00F94643" w:rsidRDefault="00990F52" w:rsidP="00C07EDE">
            <w:pPr>
              <w:rPr>
                <w:rFonts w:ascii="Calibri" w:eastAsia="Times New Roman" w:hAnsi="Calibri" w:cs="Times New Roman"/>
                <w:color w:val="000000"/>
                <w:lang w:val="en-GB"/>
              </w:rPr>
            </w:pPr>
          </w:p>
        </w:tc>
      </w:tr>
      <w:tr w:rsidR="00990F52" w:rsidRPr="00F94643" w14:paraId="7410913B" w14:textId="77777777" w:rsidTr="00C07EDE">
        <w:trPr>
          <w:trHeight w:val="300"/>
        </w:trPr>
        <w:tc>
          <w:tcPr>
            <w:tcW w:w="0" w:type="auto"/>
            <w:tcBorders>
              <w:top w:val="nil"/>
              <w:left w:val="nil"/>
              <w:bottom w:val="nil"/>
              <w:right w:val="nil"/>
            </w:tcBorders>
            <w:shd w:val="clear" w:color="auto" w:fill="auto"/>
            <w:noWrap/>
            <w:vAlign w:val="bottom"/>
            <w:hideMark/>
          </w:tcPr>
          <w:p w14:paraId="05B46E1D" w14:textId="77777777" w:rsidR="00990F52" w:rsidRPr="00F94643" w:rsidRDefault="00990F52" w:rsidP="00C07EDE">
            <w:pPr>
              <w:jc w:val="center"/>
              <w:rPr>
                <w:rFonts w:ascii="Calibri" w:eastAsia="Times New Roman" w:hAnsi="Calibri" w:cs="Times New Roman"/>
                <w:color w:val="000000"/>
                <w:lang w:val="en-GB"/>
              </w:rPr>
            </w:pPr>
            <w:r w:rsidRPr="00F94643">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75F0FD83"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Picture from dear.smartweb.tw</w:t>
            </w:r>
          </w:p>
        </w:tc>
        <w:tc>
          <w:tcPr>
            <w:tcW w:w="0" w:type="auto"/>
            <w:tcBorders>
              <w:top w:val="nil"/>
              <w:left w:val="nil"/>
              <w:bottom w:val="nil"/>
              <w:right w:val="nil"/>
            </w:tcBorders>
            <w:shd w:val="clear" w:color="auto" w:fill="auto"/>
            <w:noWrap/>
            <w:vAlign w:val="bottom"/>
            <w:hideMark/>
          </w:tcPr>
          <w:p w14:paraId="393A8686"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54786F1" w14:textId="77777777" w:rsidR="00990F52" w:rsidRPr="00F94643" w:rsidRDefault="00990F52" w:rsidP="00C07EDE">
            <w:pPr>
              <w:rPr>
                <w:rFonts w:ascii="Calibri" w:eastAsia="Times New Roman" w:hAnsi="Calibri" w:cs="Times New Roman"/>
                <w:color w:val="000000"/>
                <w:lang w:val="en-GB"/>
              </w:rPr>
            </w:pPr>
          </w:p>
        </w:tc>
      </w:tr>
      <w:tr w:rsidR="00990F52" w:rsidRPr="00F94643" w14:paraId="25F52FE2" w14:textId="77777777" w:rsidTr="00C07EDE">
        <w:trPr>
          <w:trHeight w:val="300"/>
        </w:trPr>
        <w:tc>
          <w:tcPr>
            <w:tcW w:w="0" w:type="auto"/>
            <w:tcBorders>
              <w:top w:val="nil"/>
              <w:left w:val="nil"/>
              <w:bottom w:val="nil"/>
              <w:right w:val="nil"/>
            </w:tcBorders>
            <w:shd w:val="clear" w:color="000000" w:fill="C6EFCE"/>
            <w:noWrap/>
            <w:vAlign w:val="bottom"/>
            <w:hideMark/>
          </w:tcPr>
          <w:p w14:paraId="3AA081CA" w14:textId="77777777" w:rsidR="00990F52" w:rsidRPr="00F94643" w:rsidRDefault="00990F52" w:rsidP="00C07EDE">
            <w:pPr>
              <w:jc w:val="center"/>
              <w:rPr>
                <w:rFonts w:ascii="Calibri" w:eastAsia="Times New Roman" w:hAnsi="Calibri" w:cs="Times New Roman"/>
                <w:color w:val="006100"/>
                <w:lang w:val="en-GB"/>
              </w:rPr>
            </w:pPr>
            <w:r w:rsidRPr="00F94643">
              <w:rPr>
                <w:rFonts w:ascii="Calibri" w:eastAsia="Times New Roman" w:hAnsi="Calibri" w:cs="Times New Roman"/>
                <w:b/>
                <w:bCs/>
                <w:color w:val="006100"/>
                <w:lang w:val="en-GB"/>
              </w:rPr>
              <w:t>Name</w:t>
            </w:r>
          </w:p>
        </w:tc>
        <w:tc>
          <w:tcPr>
            <w:tcW w:w="0" w:type="auto"/>
            <w:gridSpan w:val="4"/>
            <w:tcBorders>
              <w:top w:val="nil"/>
              <w:left w:val="nil"/>
              <w:bottom w:val="nil"/>
              <w:right w:val="nil"/>
            </w:tcBorders>
            <w:shd w:val="clear" w:color="auto" w:fill="auto"/>
            <w:noWrap/>
            <w:vAlign w:val="bottom"/>
            <w:hideMark/>
          </w:tcPr>
          <w:p w14:paraId="3A9FF7E0"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Incorrectly identified to sectional level in max 1 of the 7 different networks</w:t>
            </w:r>
          </w:p>
        </w:tc>
      </w:tr>
      <w:tr w:rsidR="00990F52" w:rsidRPr="00F94643" w14:paraId="569B5CD5" w14:textId="77777777" w:rsidTr="00C07EDE">
        <w:trPr>
          <w:trHeight w:val="300"/>
        </w:trPr>
        <w:tc>
          <w:tcPr>
            <w:tcW w:w="0" w:type="auto"/>
            <w:tcBorders>
              <w:top w:val="nil"/>
              <w:left w:val="nil"/>
              <w:bottom w:val="nil"/>
              <w:right w:val="nil"/>
            </w:tcBorders>
            <w:shd w:val="clear" w:color="000000" w:fill="FFEB9C"/>
            <w:noWrap/>
            <w:vAlign w:val="bottom"/>
            <w:hideMark/>
          </w:tcPr>
          <w:p w14:paraId="4A3AACF8" w14:textId="77777777" w:rsidR="00990F52" w:rsidRPr="00F94643" w:rsidRDefault="00990F52" w:rsidP="00C07EDE">
            <w:pPr>
              <w:jc w:val="center"/>
              <w:rPr>
                <w:rFonts w:ascii="Calibri" w:eastAsia="Times New Roman" w:hAnsi="Calibri" w:cs="Times New Roman"/>
                <w:color w:val="9C6500"/>
                <w:lang w:val="en-GB"/>
              </w:rPr>
            </w:pPr>
            <w:r w:rsidRPr="00F94643">
              <w:rPr>
                <w:rFonts w:ascii="Calibri" w:eastAsia="Times New Roman" w:hAnsi="Calibri" w:cs="Times New Roman"/>
                <w:b/>
                <w:bCs/>
                <w:color w:val="9C6500"/>
                <w:lang w:val="en-GB"/>
              </w:rPr>
              <w:t>Name</w:t>
            </w:r>
          </w:p>
        </w:tc>
        <w:tc>
          <w:tcPr>
            <w:tcW w:w="0" w:type="auto"/>
            <w:gridSpan w:val="4"/>
            <w:tcBorders>
              <w:top w:val="nil"/>
              <w:left w:val="nil"/>
              <w:bottom w:val="nil"/>
              <w:right w:val="nil"/>
            </w:tcBorders>
            <w:shd w:val="clear" w:color="auto" w:fill="auto"/>
            <w:noWrap/>
            <w:vAlign w:val="bottom"/>
            <w:hideMark/>
          </w:tcPr>
          <w:p w14:paraId="480A84F4"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Incorrectly identified to sectional level in max 3 of the 7 different networks</w:t>
            </w:r>
          </w:p>
        </w:tc>
      </w:tr>
      <w:tr w:rsidR="00990F52" w:rsidRPr="00F94643" w14:paraId="43D8478B" w14:textId="77777777" w:rsidTr="00C07EDE">
        <w:trPr>
          <w:trHeight w:val="300"/>
        </w:trPr>
        <w:tc>
          <w:tcPr>
            <w:tcW w:w="0" w:type="auto"/>
            <w:tcBorders>
              <w:top w:val="nil"/>
              <w:left w:val="nil"/>
              <w:bottom w:val="nil"/>
              <w:right w:val="nil"/>
            </w:tcBorders>
            <w:shd w:val="clear" w:color="000000" w:fill="FFC7CE"/>
            <w:noWrap/>
            <w:vAlign w:val="bottom"/>
            <w:hideMark/>
          </w:tcPr>
          <w:p w14:paraId="21452934" w14:textId="77777777" w:rsidR="00990F52" w:rsidRPr="00F94643" w:rsidRDefault="00990F52" w:rsidP="00C07EDE">
            <w:pPr>
              <w:jc w:val="center"/>
              <w:rPr>
                <w:rFonts w:ascii="Calibri" w:eastAsia="Times New Roman" w:hAnsi="Calibri" w:cs="Times New Roman"/>
                <w:color w:val="9C0006"/>
                <w:lang w:val="en-GB"/>
              </w:rPr>
            </w:pPr>
            <w:r w:rsidRPr="00F94643">
              <w:rPr>
                <w:rFonts w:ascii="Calibri" w:eastAsia="Times New Roman" w:hAnsi="Calibri" w:cs="Times New Roman"/>
                <w:b/>
                <w:bCs/>
                <w:color w:val="9C0006"/>
                <w:lang w:val="en-GB"/>
              </w:rPr>
              <w:t>Name</w:t>
            </w:r>
          </w:p>
        </w:tc>
        <w:tc>
          <w:tcPr>
            <w:tcW w:w="0" w:type="auto"/>
            <w:gridSpan w:val="4"/>
            <w:tcBorders>
              <w:top w:val="nil"/>
              <w:left w:val="nil"/>
              <w:bottom w:val="nil"/>
              <w:right w:val="nil"/>
            </w:tcBorders>
            <w:shd w:val="clear" w:color="auto" w:fill="auto"/>
            <w:noWrap/>
            <w:vAlign w:val="bottom"/>
            <w:hideMark/>
          </w:tcPr>
          <w:p w14:paraId="754A70DA"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Incorrectly identified to sectional level in more than 3 of the 7 networks</w:t>
            </w:r>
          </w:p>
        </w:tc>
      </w:tr>
    </w:tbl>
    <w:p w14:paraId="5B3D6C25" w14:textId="77777777" w:rsidR="00990F52" w:rsidRPr="00F94643" w:rsidRDefault="00990F52" w:rsidP="00990F52">
      <w:pPr>
        <w:rPr>
          <w:lang w:val="en-GB"/>
        </w:rPr>
        <w:sectPr w:rsidR="00990F52" w:rsidRPr="00F94643" w:rsidSect="00D02C1C">
          <w:pgSz w:w="16840" w:h="11900" w:orient="landscape"/>
          <w:pgMar w:top="993" w:right="1417" w:bottom="1410" w:left="1417" w:header="708" w:footer="708" w:gutter="0"/>
          <w:cols w:space="708"/>
          <w:docGrid w:linePitch="360"/>
        </w:sectPr>
      </w:pPr>
    </w:p>
    <w:p w14:paraId="5E6AC0AD" w14:textId="77777777" w:rsidR="00990F52" w:rsidRPr="00F94643" w:rsidRDefault="00990F52" w:rsidP="00990F52">
      <w:pPr>
        <w:pStyle w:val="Bijschrift"/>
        <w:keepNext/>
        <w:rPr>
          <w:lang w:val="en-GB"/>
        </w:rPr>
      </w:pPr>
      <w:r w:rsidRPr="00F94643">
        <w:rPr>
          <w:lang w:val="en-GB"/>
        </w:rPr>
        <w:lastRenderedPageBreak/>
        <w:t xml:space="preserve">Table </w:t>
      </w:r>
      <w:r w:rsidRPr="00F94643">
        <w:rPr>
          <w:lang w:val="en-GB"/>
        </w:rPr>
        <w:fldChar w:fldCharType="begin"/>
      </w:r>
      <w:r w:rsidRPr="00F94643">
        <w:rPr>
          <w:lang w:val="en-GB"/>
        </w:rPr>
        <w:instrText xml:space="preserve"> SEQ Table \* ARABIC </w:instrText>
      </w:r>
      <w:r w:rsidRPr="00F94643">
        <w:rPr>
          <w:lang w:val="en-GB"/>
        </w:rPr>
        <w:fldChar w:fldCharType="separate"/>
      </w:r>
      <w:r>
        <w:rPr>
          <w:noProof/>
          <w:lang w:val="en-GB"/>
        </w:rPr>
        <w:t>11</w:t>
      </w:r>
      <w:r w:rsidRPr="00F94643">
        <w:rPr>
          <w:lang w:val="en-GB"/>
        </w:rPr>
        <w:fldChar w:fldCharType="end"/>
      </w:r>
      <w:r w:rsidRPr="00F94643">
        <w:rPr>
          <w:lang w:val="en-GB"/>
        </w:rPr>
        <w:t xml:space="preserve"> Characteristics of</w:t>
      </w:r>
      <w:r w:rsidRPr="00F94643">
        <w:rPr>
          <w:i/>
          <w:lang w:val="en-GB"/>
        </w:rPr>
        <w:t xml:space="preserve"> </w:t>
      </w:r>
      <w:proofErr w:type="spellStart"/>
      <w:r w:rsidRPr="00F94643">
        <w:rPr>
          <w:i/>
          <w:lang w:val="en-GB"/>
        </w:rPr>
        <w:t>Paphiopedilum</w:t>
      </w:r>
      <w:proofErr w:type="spellEnd"/>
      <w:r w:rsidRPr="00F94643">
        <w:rPr>
          <w:lang w:val="en-GB"/>
        </w:rPr>
        <w:t xml:space="preserve"> section </w:t>
      </w:r>
      <w:proofErr w:type="spellStart"/>
      <w:r w:rsidRPr="00F94643">
        <w:rPr>
          <w:i/>
          <w:lang w:val="en-GB"/>
        </w:rPr>
        <w:t>Parvisepalum</w:t>
      </w:r>
      <w:proofErr w:type="spellEnd"/>
      <w:r w:rsidRPr="00F94643">
        <w:rPr>
          <w:lang w:val="en-GB"/>
        </w:rPr>
        <w:t>.</w:t>
      </w:r>
    </w:p>
    <w:tbl>
      <w:tblPr>
        <w:tblW w:w="0" w:type="auto"/>
        <w:tblInd w:w="55" w:type="dxa"/>
        <w:tblCellMar>
          <w:left w:w="70" w:type="dxa"/>
          <w:right w:w="70" w:type="dxa"/>
        </w:tblCellMar>
        <w:tblLook w:val="04A0" w:firstRow="1" w:lastRow="0" w:firstColumn="1" w:lastColumn="0" w:noHBand="0" w:noVBand="1"/>
      </w:tblPr>
      <w:tblGrid>
        <w:gridCol w:w="975"/>
        <w:gridCol w:w="2069"/>
        <w:gridCol w:w="1900"/>
        <w:gridCol w:w="1900"/>
        <w:gridCol w:w="1900"/>
        <w:gridCol w:w="1778"/>
        <w:gridCol w:w="1778"/>
      </w:tblGrid>
      <w:tr w:rsidR="00990F52" w:rsidRPr="00F94643" w14:paraId="24A5C900" w14:textId="77777777" w:rsidTr="00C07EDE">
        <w:trPr>
          <w:trHeight w:val="294"/>
        </w:trPr>
        <w:tc>
          <w:tcPr>
            <w:tcW w:w="0" w:type="auto"/>
            <w:tcBorders>
              <w:top w:val="nil"/>
              <w:left w:val="nil"/>
              <w:bottom w:val="nil"/>
              <w:right w:val="nil"/>
            </w:tcBorders>
            <w:shd w:val="clear" w:color="auto" w:fill="auto"/>
            <w:noWrap/>
            <w:vAlign w:val="bottom"/>
            <w:hideMark/>
          </w:tcPr>
          <w:p w14:paraId="406E82A4"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A96A697" w14:textId="77777777" w:rsidR="00990F52" w:rsidRPr="00F94643" w:rsidRDefault="00990F52" w:rsidP="00C07EDE">
            <w:pPr>
              <w:rPr>
                <w:rFonts w:ascii="Calibri" w:eastAsia="Times New Roman" w:hAnsi="Calibri" w:cs="Times New Roman"/>
                <w:color w:val="000000"/>
                <w:lang w:val="en-GB"/>
              </w:rPr>
            </w:pPr>
          </w:p>
        </w:tc>
        <w:tc>
          <w:tcPr>
            <w:tcW w:w="0" w:type="auto"/>
            <w:gridSpan w:val="3"/>
            <w:tcBorders>
              <w:top w:val="nil"/>
              <w:left w:val="nil"/>
              <w:bottom w:val="nil"/>
              <w:right w:val="nil"/>
            </w:tcBorders>
            <w:shd w:val="clear" w:color="auto" w:fill="auto"/>
            <w:noWrap/>
            <w:vAlign w:val="bottom"/>
            <w:hideMark/>
          </w:tcPr>
          <w:p w14:paraId="3081E6F7" w14:textId="77777777" w:rsidR="00990F52" w:rsidRPr="00F94643" w:rsidRDefault="00990F52" w:rsidP="00C07EDE">
            <w:pPr>
              <w:jc w:val="center"/>
              <w:rPr>
                <w:rFonts w:ascii="Calibri" w:eastAsia="Times New Roman" w:hAnsi="Calibri" w:cs="Times New Roman"/>
                <w:b/>
                <w:bCs/>
                <w:i/>
                <w:color w:val="000000"/>
                <w:sz w:val="40"/>
                <w:szCs w:val="40"/>
                <w:lang w:val="en-GB"/>
              </w:rPr>
            </w:pPr>
            <w:proofErr w:type="spellStart"/>
            <w:r w:rsidRPr="00F94643">
              <w:rPr>
                <w:rFonts w:ascii="Calibri" w:eastAsia="Times New Roman" w:hAnsi="Calibri" w:cs="Times New Roman"/>
                <w:b/>
                <w:bCs/>
                <w:i/>
                <w:sz w:val="32"/>
                <w:szCs w:val="20"/>
                <w:lang w:val="en-GB"/>
              </w:rPr>
              <w:t>Paphiopedilum</w:t>
            </w:r>
            <w:proofErr w:type="spellEnd"/>
            <w:r w:rsidRPr="00F94643">
              <w:rPr>
                <w:rFonts w:ascii="Calibri" w:eastAsia="Times New Roman" w:hAnsi="Calibri" w:cs="Times New Roman"/>
                <w:b/>
                <w:bCs/>
                <w:sz w:val="32"/>
                <w:szCs w:val="20"/>
                <w:lang w:val="en-GB"/>
              </w:rPr>
              <w:t xml:space="preserve"> sect. </w:t>
            </w:r>
            <w:proofErr w:type="spellStart"/>
            <w:r w:rsidRPr="00F94643">
              <w:rPr>
                <w:rFonts w:ascii="Calibri" w:eastAsia="Times New Roman" w:hAnsi="Calibri" w:cs="Times New Roman"/>
                <w:b/>
                <w:bCs/>
                <w:i/>
                <w:color w:val="000000"/>
                <w:sz w:val="32"/>
                <w:szCs w:val="40"/>
                <w:lang w:val="en-GB"/>
              </w:rPr>
              <w:t>Parvisepalum</w:t>
            </w:r>
            <w:proofErr w:type="spellEnd"/>
          </w:p>
        </w:tc>
        <w:tc>
          <w:tcPr>
            <w:tcW w:w="0" w:type="auto"/>
            <w:tcBorders>
              <w:top w:val="nil"/>
              <w:left w:val="nil"/>
              <w:bottom w:val="nil"/>
              <w:right w:val="nil"/>
            </w:tcBorders>
            <w:shd w:val="clear" w:color="auto" w:fill="auto"/>
            <w:noWrap/>
            <w:vAlign w:val="bottom"/>
            <w:hideMark/>
          </w:tcPr>
          <w:p w14:paraId="02867218"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AD3A675" w14:textId="77777777" w:rsidR="00990F52" w:rsidRPr="00F94643" w:rsidRDefault="00990F52" w:rsidP="00C07EDE">
            <w:pPr>
              <w:rPr>
                <w:rFonts w:ascii="Calibri" w:eastAsia="Times New Roman" w:hAnsi="Calibri" w:cs="Times New Roman"/>
                <w:color w:val="000000"/>
                <w:lang w:val="en-GB"/>
              </w:rPr>
            </w:pPr>
          </w:p>
        </w:tc>
      </w:tr>
      <w:tr w:rsidR="00990F52" w:rsidRPr="00F94643" w14:paraId="628122F0" w14:textId="77777777" w:rsidTr="00C07EDE">
        <w:trPr>
          <w:trHeight w:val="300"/>
        </w:trPr>
        <w:tc>
          <w:tcPr>
            <w:tcW w:w="0" w:type="auto"/>
            <w:tcBorders>
              <w:top w:val="nil"/>
              <w:left w:val="nil"/>
              <w:bottom w:val="nil"/>
              <w:right w:val="nil"/>
            </w:tcBorders>
            <w:shd w:val="clear" w:color="auto" w:fill="auto"/>
            <w:noWrap/>
            <w:vAlign w:val="bottom"/>
            <w:hideMark/>
          </w:tcPr>
          <w:p w14:paraId="071CBE2D"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4B86829"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180E65A"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911F578"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102D037"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3FA9CBB"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05B881A" w14:textId="77777777" w:rsidR="00990F52" w:rsidRPr="00F94643" w:rsidRDefault="00990F52" w:rsidP="00C07EDE">
            <w:pPr>
              <w:rPr>
                <w:rFonts w:ascii="Calibri" w:eastAsia="Times New Roman" w:hAnsi="Calibri" w:cs="Times New Roman"/>
                <w:color w:val="000000"/>
                <w:lang w:val="en-GB"/>
              </w:rPr>
            </w:pPr>
          </w:p>
        </w:tc>
      </w:tr>
      <w:tr w:rsidR="00990F52" w:rsidRPr="00F94643" w14:paraId="1D9ABFDB"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F2634B2" w14:textId="77777777" w:rsidR="00990F52" w:rsidRPr="00F94643" w:rsidRDefault="00990F52" w:rsidP="00C07EDE">
            <w:pPr>
              <w:jc w:val="center"/>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47C04C88" w14:textId="77777777" w:rsidR="00990F52" w:rsidRPr="00F94643" w:rsidRDefault="00990F52" w:rsidP="00C07EDE">
            <w:pPr>
              <w:rPr>
                <w:rFonts w:ascii="Calibri" w:eastAsia="Times New Roman" w:hAnsi="Calibri" w:cs="Times New Roman"/>
                <w:b/>
                <w:bCs/>
                <w:color w:val="9C6500"/>
                <w:lang w:val="en-GB"/>
              </w:rPr>
            </w:pPr>
            <w:proofErr w:type="gramStart"/>
            <w:r w:rsidRPr="00F94643">
              <w:rPr>
                <w:rFonts w:ascii="Calibri" w:eastAsia="Times New Roman" w:hAnsi="Calibri" w:cs="Times New Roman"/>
                <w:b/>
                <w:bCs/>
                <w:color w:val="9C6500"/>
                <w:lang w:val="en-GB"/>
              </w:rPr>
              <w:t>delenatii1</w:t>
            </w:r>
            <w:proofErr w:type="gramEnd"/>
            <w:r w:rsidRPr="00F94643">
              <w:rPr>
                <w:rFonts w:ascii="Calibri" w:eastAsia="Times New Roman" w:hAnsi="Calibri" w:cs="Times New Roman"/>
                <w:b/>
                <w:bCs/>
                <w:color w:val="9C6500"/>
                <w:lang w:val="en-GB"/>
              </w:rPr>
              <w:t>*</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3744DC44" w14:textId="77777777" w:rsidR="00990F52" w:rsidRPr="00F94643" w:rsidRDefault="00990F52" w:rsidP="00C07EDE">
            <w:pPr>
              <w:rPr>
                <w:rFonts w:ascii="Calibri" w:eastAsia="Times New Roman" w:hAnsi="Calibri" w:cs="Times New Roman"/>
                <w:b/>
                <w:bCs/>
                <w:color w:val="006100"/>
                <w:lang w:val="en-GB"/>
              </w:rPr>
            </w:pPr>
            <w:proofErr w:type="gramStart"/>
            <w:r w:rsidRPr="00F94643">
              <w:rPr>
                <w:rFonts w:ascii="Calibri" w:eastAsia="Times New Roman" w:hAnsi="Calibri" w:cs="Times New Roman"/>
                <w:b/>
                <w:bCs/>
                <w:color w:val="006100"/>
                <w:lang w:val="en-GB"/>
              </w:rPr>
              <w:t>delenatii2</w:t>
            </w:r>
            <w:proofErr w:type="gramEnd"/>
            <w:r w:rsidRPr="00F94643">
              <w:rPr>
                <w:rFonts w:ascii="Calibri" w:eastAsia="Times New Roman" w:hAnsi="Calibri" w:cs="Times New Roman"/>
                <w:b/>
                <w:bCs/>
                <w:color w:val="006100"/>
                <w:lang w:val="en-GB"/>
              </w:rPr>
              <w:t>_2§</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67C2F4E4" w14:textId="77777777" w:rsidR="00990F52" w:rsidRPr="00F94643" w:rsidRDefault="00990F52" w:rsidP="00C07EDE">
            <w:pPr>
              <w:rPr>
                <w:rFonts w:ascii="Calibri" w:eastAsia="Times New Roman" w:hAnsi="Calibri" w:cs="Times New Roman"/>
                <w:b/>
                <w:bCs/>
                <w:color w:val="006100"/>
                <w:lang w:val="en-GB"/>
              </w:rPr>
            </w:pPr>
            <w:proofErr w:type="gramStart"/>
            <w:r w:rsidRPr="00F94643">
              <w:rPr>
                <w:rFonts w:ascii="Calibri" w:eastAsia="Times New Roman" w:hAnsi="Calibri" w:cs="Times New Roman"/>
                <w:b/>
                <w:bCs/>
                <w:color w:val="006100"/>
                <w:lang w:val="en-GB"/>
              </w:rPr>
              <w:t>delenatii2</w:t>
            </w:r>
            <w:proofErr w:type="gramEnd"/>
            <w:r w:rsidRPr="00F94643">
              <w:rPr>
                <w:rFonts w:ascii="Calibri" w:eastAsia="Times New Roman" w:hAnsi="Calibri" w:cs="Times New Roman"/>
                <w:b/>
                <w:bCs/>
                <w:color w:val="006100"/>
                <w:lang w:val="en-GB"/>
              </w:rPr>
              <w:t>_4§</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3D39C703" w14:textId="77777777" w:rsidR="00990F52" w:rsidRPr="00F94643" w:rsidRDefault="00990F52" w:rsidP="00C07EDE">
            <w:pPr>
              <w:rPr>
                <w:rFonts w:ascii="Calibri" w:eastAsia="Times New Roman" w:hAnsi="Calibri" w:cs="Times New Roman"/>
                <w:b/>
                <w:bCs/>
                <w:color w:val="006100"/>
                <w:lang w:val="en-GB"/>
              </w:rPr>
            </w:pPr>
            <w:proofErr w:type="gramStart"/>
            <w:r w:rsidRPr="00F94643">
              <w:rPr>
                <w:rFonts w:ascii="Calibri" w:eastAsia="Times New Roman" w:hAnsi="Calibri" w:cs="Times New Roman"/>
                <w:b/>
                <w:bCs/>
                <w:color w:val="006100"/>
                <w:lang w:val="en-GB"/>
              </w:rPr>
              <w:t>delenatii2</w:t>
            </w:r>
            <w:proofErr w:type="gramEnd"/>
            <w:r w:rsidRPr="00F94643">
              <w:rPr>
                <w:rFonts w:ascii="Calibri" w:eastAsia="Times New Roman" w:hAnsi="Calibri" w:cs="Times New Roman"/>
                <w:b/>
                <w:bCs/>
                <w:color w:val="006100"/>
                <w:lang w:val="en-GB"/>
              </w:rPr>
              <w:t>_6§</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6C94A56A" w14:textId="77777777" w:rsidR="00990F52" w:rsidRPr="00F94643" w:rsidRDefault="00990F52" w:rsidP="00C07EDE">
            <w:pPr>
              <w:rPr>
                <w:rFonts w:ascii="Calibri" w:eastAsia="Times New Roman" w:hAnsi="Calibri" w:cs="Times New Roman"/>
                <w:b/>
                <w:bCs/>
                <w:color w:val="006100"/>
                <w:lang w:val="en-GB"/>
              </w:rPr>
            </w:pPr>
            <w:proofErr w:type="gramStart"/>
            <w:r w:rsidRPr="00F94643">
              <w:rPr>
                <w:rFonts w:ascii="Calibri" w:eastAsia="Times New Roman" w:hAnsi="Calibri" w:cs="Times New Roman"/>
                <w:b/>
                <w:bCs/>
                <w:color w:val="006100"/>
                <w:lang w:val="en-GB"/>
              </w:rPr>
              <w:t>delenatii2</w:t>
            </w:r>
            <w:proofErr w:type="gramEnd"/>
            <w:r w:rsidRPr="00F94643">
              <w:rPr>
                <w:rFonts w:ascii="Calibri" w:eastAsia="Times New Roman" w:hAnsi="Calibri" w:cs="Times New Roman"/>
                <w:b/>
                <w:bCs/>
                <w:color w:val="006100"/>
                <w:lang w:val="en-GB"/>
              </w:rPr>
              <w:t>*</w:t>
            </w:r>
          </w:p>
        </w:tc>
      </w:tr>
      <w:tr w:rsidR="00990F52" w:rsidRPr="00F94643" w14:paraId="52E83505"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4BF0136" w14:textId="77777777" w:rsidR="00990F52" w:rsidRPr="00F94643" w:rsidRDefault="00990F52" w:rsidP="00C07EDE">
            <w:pPr>
              <w:jc w:val="cente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E9E477D" w14:textId="77777777" w:rsidR="00990F52" w:rsidRPr="00F94643" w:rsidRDefault="00990F52" w:rsidP="00C07EDE">
            <w:pPr>
              <w:jc w:val="cente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9295C34" w14:textId="77777777" w:rsidR="00990F52" w:rsidRPr="00F94643" w:rsidRDefault="00990F52" w:rsidP="00C07EDE">
            <w:pPr>
              <w:jc w:val="cente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2C30FE8" w14:textId="77777777" w:rsidR="00990F52" w:rsidRPr="00F94643" w:rsidRDefault="00990F52" w:rsidP="00C07EDE">
            <w:pPr>
              <w:jc w:val="cente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0460908"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09D531E8"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r>
      <w:tr w:rsidR="00990F52" w:rsidRPr="00F94643" w14:paraId="22A31F3B"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146F34F" w14:textId="77777777" w:rsidR="00990F52" w:rsidRPr="00F94643" w:rsidRDefault="00990F52" w:rsidP="00C07EDE">
            <w:pPr>
              <w:jc w:val="cente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broad</w:t>
            </w:r>
            <w:proofErr w:type="gramEnd"/>
            <w:r w:rsidRPr="00F94643">
              <w:rPr>
                <w:rFonts w:ascii="Calibri" w:eastAsia="Times New Roman" w:hAnsi="Calibri" w:cs="Times New Roman"/>
                <w:color w:val="000000"/>
                <w:lang w:val="en-GB"/>
              </w:rPr>
              <w:t>-elliptic petals</w:t>
            </w:r>
          </w:p>
        </w:tc>
        <w:tc>
          <w:tcPr>
            <w:tcW w:w="0" w:type="auto"/>
            <w:tcBorders>
              <w:top w:val="nil"/>
              <w:left w:val="nil"/>
              <w:bottom w:val="single" w:sz="4" w:space="0" w:color="auto"/>
              <w:right w:val="single" w:sz="4" w:space="0" w:color="auto"/>
            </w:tcBorders>
            <w:shd w:val="clear" w:color="auto" w:fill="auto"/>
            <w:noWrap/>
            <w:hideMark/>
          </w:tcPr>
          <w:p w14:paraId="09F0E629" w14:textId="77777777" w:rsidR="00990F52" w:rsidRPr="00F94643" w:rsidRDefault="00990F52" w:rsidP="00C07EDE">
            <w:pPr>
              <w:jc w:val="center"/>
              <w:rPr>
                <w:rFonts w:ascii="Calibri" w:eastAsia="Times New Roman" w:hAnsi="Calibri" w:cs="Times New Roman"/>
                <w:color w:val="000000"/>
                <w:lang w:val="en-GB"/>
              </w:rPr>
            </w:pPr>
            <w:r w:rsidRPr="00DD69FA">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9BA58CE" w14:textId="77777777" w:rsidR="00990F52" w:rsidRPr="00F94643" w:rsidRDefault="00990F52" w:rsidP="00C07EDE">
            <w:pPr>
              <w:jc w:val="center"/>
              <w:rPr>
                <w:rFonts w:ascii="Calibri" w:eastAsia="Times New Roman" w:hAnsi="Calibri" w:cs="Times New Roman"/>
                <w:color w:val="000000"/>
                <w:lang w:val="en-GB"/>
              </w:rPr>
            </w:pPr>
            <w:r w:rsidRPr="00DD69FA">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CEDD397" w14:textId="77777777" w:rsidR="00990F52" w:rsidRPr="00F94643" w:rsidRDefault="00990F52" w:rsidP="00C07EDE">
            <w:pPr>
              <w:jc w:val="center"/>
              <w:rPr>
                <w:rFonts w:ascii="Calibri" w:eastAsia="Times New Roman" w:hAnsi="Calibri" w:cs="Times New Roman"/>
                <w:color w:val="000000"/>
                <w:lang w:val="en-GB"/>
              </w:rPr>
            </w:pPr>
            <w:r w:rsidRPr="00DD69FA">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ADB3254" w14:textId="77777777" w:rsidR="00990F52" w:rsidRPr="00F94643" w:rsidRDefault="00990F52" w:rsidP="00C07EDE">
            <w:pPr>
              <w:jc w:val="center"/>
              <w:rPr>
                <w:rFonts w:ascii="Calibri" w:eastAsia="Times New Roman" w:hAnsi="Calibri" w:cs="Times New Roman"/>
                <w:color w:val="000000"/>
                <w:lang w:val="en-GB"/>
              </w:rPr>
            </w:pPr>
            <w:r w:rsidRPr="00DD69FA">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56269EB3" w14:textId="77777777" w:rsidR="00990F52" w:rsidRPr="00F94643" w:rsidRDefault="00990F52" w:rsidP="00C07EDE">
            <w:pPr>
              <w:jc w:val="center"/>
              <w:rPr>
                <w:rFonts w:ascii="Calibri" w:eastAsia="Times New Roman" w:hAnsi="Calibri" w:cs="Times New Roman"/>
                <w:color w:val="000000"/>
                <w:lang w:val="en-GB"/>
              </w:rPr>
            </w:pPr>
            <w:r>
              <w:rPr>
                <w:rFonts w:ascii="Zapf Dingbats" w:eastAsia="Times New Roman" w:hAnsi="Zapf Dingbats" w:cs="Times New Roman"/>
                <w:color w:val="008000"/>
                <w:sz w:val="28"/>
                <w:lang w:val="en-GB"/>
              </w:rPr>
              <w:sym w:font="Wingdings" w:char="F0FC"/>
            </w:r>
          </w:p>
        </w:tc>
      </w:tr>
      <w:tr w:rsidR="00990F52" w:rsidRPr="00F94643" w14:paraId="623DAFED"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6F1EAFB" w14:textId="77777777" w:rsidR="00990F52" w:rsidRPr="00F94643" w:rsidRDefault="00990F52" w:rsidP="00C07EDE">
            <w:pPr>
              <w:jc w:val="center"/>
              <w:rPr>
                <w:rFonts w:ascii="Calibri" w:eastAsia="Times New Roman" w:hAnsi="Calibri" w:cs="Times New Roman"/>
                <w:color w:val="000000"/>
                <w:lang w:val="en-GB"/>
              </w:rPr>
            </w:pPr>
            <w:proofErr w:type="spellStart"/>
            <w:proofErr w:type="gramStart"/>
            <w:r w:rsidRPr="00F94643">
              <w:rPr>
                <w:rFonts w:ascii="Calibri" w:eastAsia="Times New Roman" w:hAnsi="Calibri" w:cs="Times New Roman"/>
                <w:color w:val="000000"/>
                <w:lang w:val="en-GB"/>
              </w:rPr>
              <w:t>subcircular</w:t>
            </w:r>
            <w:proofErr w:type="spellEnd"/>
            <w:proofErr w:type="gramEnd"/>
            <w:r w:rsidRPr="00F94643">
              <w:rPr>
                <w:rFonts w:ascii="Calibri" w:eastAsia="Times New Roman" w:hAnsi="Calibri" w:cs="Times New Roman"/>
                <w:color w:val="000000"/>
                <w:lang w:val="en-GB"/>
              </w:rPr>
              <w:t xml:space="preserve"> petals</w:t>
            </w:r>
          </w:p>
        </w:tc>
        <w:tc>
          <w:tcPr>
            <w:tcW w:w="0" w:type="auto"/>
            <w:tcBorders>
              <w:top w:val="nil"/>
              <w:left w:val="nil"/>
              <w:bottom w:val="single" w:sz="4" w:space="0" w:color="auto"/>
              <w:right w:val="single" w:sz="4" w:space="0" w:color="auto"/>
            </w:tcBorders>
            <w:shd w:val="clear" w:color="auto" w:fill="auto"/>
            <w:noWrap/>
            <w:hideMark/>
          </w:tcPr>
          <w:p w14:paraId="69D08323" w14:textId="77777777" w:rsidR="00990F52" w:rsidRPr="00F94643" w:rsidRDefault="00990F52" w:rsidP="00C07EDE">
            <w:pPr>
              <w:jc w:val="center"/>
              <w:rPr>
                <w:rFonts w:ascii="Calibri" w:eastAsia="Times New Roman" w:hAnsi="Calibri" w:cs="Times New Roman"/>
                <w:color w:val="000000"/>
                <w:lang w:val="en-GB"/>
              </w:rPr>
            </w:pPr>
            <w:r w:rsidRPr="00DD69FA">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F43BB64" w14:textId="77777777" w:rsidR="00990F52" w:rsidRPr="00F94643" w:rsidRDefault="00990F52" w:rsidP="00C07EDE">
            <w:pPr>
              <w:jc w:val="center"/>
              <w:rPr>
                <w:rFonts w:ascii="Calibri" w:eastAsia="Times New Roman" w:hAnsi="Calibri" w:cs="Times New Roman"/>
                <w:color w:val="000000"/>
                <w:lang w:val="en-GB"/>
              </w:rPr>
            </w:pPr>
            <w:r w:rsidRPr="00DD69FA">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6478D7D3" w14:textId="77777777" w:rsidR="00990F52" w:rsidRPr="00F94643" w:rsidRDefault="00990F52" w:rsidP="00C07EDE">
            <w:pPr>
              <w:jc w:val="center"/>
              <w:rPr>
                <w:rFonts w:ascii="Calibri" w:eastAsia="Times New Roman" w:hAnsi="Calibri" w:cs="Times New Roman"/>
                <w:color w:val="000000"/>
                <w:lang w:val="en-GB"/>
              </w:rPr>
            </w:pPr>
            <w:r w:rsidRPr="00DD69FA">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0AFC9418" w14:textId="77777777" w:rsidR="00990F52" w:rsidRPr="00F94643" w:rsidRDefault="00990F52" w:rsidP="00C07EDE">
            <w:pPr>
              <w:jc w:val="center"/>
              <w:rPr>
                <w:rFonts w:ascii="Calibri" w:eastAsia="Times New Roman" w:hAnsi="Calibri" w:cs="Times New Roman"/>
                <w:color w:val="000000"/>
                <w:lang w:val="en-GB"/>
              </w:rPr>
            </w:pPr>
            <w:r w:rsidRPr="00DD69FA">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16CA196A" w14:textId="77777777" w:rsidR="00990F52" w:rsidRPr="00F94643" w:rsidRDefault="00990F52" w:rsidP="00C07EDE">
            <w:pPr>
              <w:jc w:val="center"/>
              <w:rPr>
                <w:rFonts w:ascii="Calibri" w:eastAsia="Times New Roman" w:hAnsi="Calibri" w:cs="Times New Roman"/>
                <w:color w:val="000000"/>
                <w:lang w:val="en-GB"/>
              </w:rPr>
            </w:pPr>
            <w:r>
              <w:rPr>
                <w:rFonts w:ascii="Calibri" w:eastAsia="Times New Roman" w:hAnsi="Calibri" w:cs="Times New Roman"/>
                <w:b/>
                <w:color w:val="E36C0A" w:themeColor="accent6" w:themeShade="BF"/>
                <w:sz w:val="28"/>
                <w:lang w:val="en-GB"/>
              </w:rPr>
              <w:t xml:space="preserve"> </w:t>
            </w:r>
            <w:r w:rsidRPr="00F94643">
              <w:rPr>
                <w:rFonts w:ascii="Calibri" w:eastAsia="Times New Roman" w:hAnsi="Calibri" w:cs="Times New Roman"/>
                <w:b/>
                <w:color w:val="E36C0A" w:themeColor="accent6" w:themeShade="BF"/>
                <w:sz w:val="28"/>
                <w:lang w:val="en-GB"/>
              </w:rPr>
              <w:t>!</w:t>
            </w:r>
          </w:p>
        </w:tc>
      </w:tr>
      <w:tr w:rsidR="00990F52" w:rsidRPr="00F94643" w14:paraId="2EBAB493"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3930EAE" w14:textId="77777777" w:rsidR="00990F52" w:rsidRPr="00F94643" w:rsidRDefault="00990F52" w:rsidP="00C07EDE">
            <w:pPr>
              <w:jc w:val="cente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large</w:t>
            </w:r>
            <w:proofErr w:type="gramEnd"/>
            <w:r w:rsidRPr="00F94643">
              <w:rPr>
                <w:rFonts w:ascii="Calibri" w:eastAsia="Times New Roman" w:hAnsi="Calibri" w:cs="Times New Roman"/>
                <w:color w:val="000000"/>
                <w:lang w:val="en-GB"/>
              </w:rPr>
              <w:t xml:space="preserve"> </w:t>
            </w:r>
            <w:proofErr w:type="spellStart"/>
            <w:r w:rsidRPr="00F94643">
              <w:rPr>
                <w:rFonts w:ascii="Calibri" w:eastAsia="Times New Roman" w:hAnsi="Calibri" w:cs="Times New Roman"/>
                <w:color w:val="000000"/>
                <w:lang w:val="en-GB"/>
              </w:rPr>
              <w:t>staminode</w:t>
            </w:r>
            <w:proofErr w:type="spellEnd"/>
          </w:p>
        </w:tc>
        <w:tc>
          <w:tcPr>
            <w:tcW w:w="0" w:type="auto"/>
            <w:tcBorders>
              <w:top w:val="nil"/>
              <w:left w:val="nil"/>
              <w:bottom w:val="single" w:sz="4" w:space="0" w:color="auto"/>
              <w:right w:val="single" w:sz="4" w:space="0" w:color="auto"/>
            </w:tcBorders>
            <w:shd w:val="clear" w:color="auto" w:fill="auto"/>
            <w:noWrap/>
            <w:hideMark/>
          </w:tcPr>
          <w:p w14:paraId="6BA72584" w14:textId="77777777" w:rsidR="00990F52" w:rsidRPr="00F94643" w:rsidRDefault="00990F52" w:rsidP="00C07EDE">
            <w:pPr>
              <w:jc w:val="center"/>
              <w:rPr>
                <w:rFonts w:ascii="Calibri" w:eastAsia="Times New Roman" w:hAnsi="Calibri" w:cs="Times New Roman"/>
                <w:color w:val="000000"/>
                <w:lang w:val="en-GB"/>
              </w:rPr>
            </w:pPr>
            <w:r w:rsidRPr="00DD69FA">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06571FFC" w14:textId="77777777" w:rsidR="00990F52" w:rsidRPr="00F94643" w:rsidRDefault="00990F52" w:rsidP="00C07EDE">
            <w:pPr>
              <w:jc w:val="center"/>
              <w:rPr>
                <w:rFonts w:ascii="Calibri" w:eastAsia="Times New Roman" w:hAnsi="Calibri" w:cs="Times New Roman"/>
                <w:color w:val="000000"/>
                <w:lang w:val="en-GB"/>
              </w:rPr>
            </w:pPr>
            <w:r w:rsidRPr="00DD69FA">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772B0BB" w14:textId="77777777" w:rsidR="00990F52" w:rsidRPr="00F94643" w:rsidRDefault="00990F52" w:rsidP="00C07EDE">
            <w:pPr>
              <w:jc w:val="center"/>
              <w:rPr>
                <w:rFonts w:ascii="Calibri" w:eastAsia="Times New Roman" w:hAnsi="Calibri" w:cs="Times New Roman"/>
                <w:color w:val="000000"/>
                <w:lang w:val="en-GB"/>
              </w:rPr>
            </w:pPr>
            <w:r w:rsidRPr="00DD69FA">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65F2D9E3" w14:textId="77777777" w:rsidR="00990F52" w:rsidRPr="00F94643" w:rsidRDefault="00990F52" w:rsidP="00C07EDE">
            <w:pPr>
              <w:jc w:val="center"/>
              <w:rPr>
                <w:rFonts w:ascii="Calibri" w:eastAsia="Times New Roman" w:hAnsi="Calibri" w:cs="Times New Roman"/>
                <w:color w:val="000000"/>
                <w:lang w:val="en-GB"/>
              </w:rPr>
            </w:pPr>
            <w:r w:rsidRPr="00DD69FA">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309DBF25" w14:textId="77777777" w:rsidR="00990F52" w:rsidRPr="00F94643" w:rsidRDefault="00990F52" w:rsidP="00C07EDE">
            <w:pPr>
              <w:jc w:val="center"/>
              <w:rPr>
                <w:rFonts w:ascii="Calibri" w:eastAsia="Times New Roman" w:hAnsi="Calibri" w:cs="Times New Roman"/>
                <w:color w:val="000000"/>
                <w:lang w:val="en-GB"/>
              </w:rPr>
            </w:pPr>
            <w:r>
              <w:rPr>
                <w:rFonts w:ascii="Zapf Dingbats" w:eastAsia="Times New Roman" w:hAnsi="Zapf Dingbats" w:cs="Times New Roman"/>
                <w:color w:val="008000"/>
                <w:sz w:val="28"/>
                <w:lang w:val="en-GB"/>
              </w:rPr>
              <w:sym w:font="Wingdings" w:char="F0FC"/>
            </w:r>
          </w:p>
        </w:tc>
      </w:tr>
      <w:tr w:rsidR="00990F52" w:rsidRPr="00F94643" w14:paraId="65427CBD" w14:textId="77777777" w:rsidTr="00C07EDE">
        <w:trPr>
          <w:trHeight w:val="300"/>
        </w:trPr>
        <w:tc>
          <w:tcPr>
            <w:tcW w:w="0" w:type="auto"/>
            <w:gridSpan w:val="2"/>
            <w:tcBorders>
              <w:top w:val="single" w:sz="4" w:space="0" w:color="auto"/>
              <w:left w:val="single" w:sz="4" w:space="0" w:color="auto"/>
              <w:bottom w:val="nil"/>
              <w:right w:val="single" w:sz="4" w:space="0" w:color="auto"/>
            </w:tcBorders>
            <w:shd w:val="clear" w:color="auto" w:fill="auto"/>
            <w:noWrap/>
            <w:vAlign w:val="bottom"/>
            <w:hideMark/>
          </w:tcPr>
          <w:p w14:paraId="4BAE45D7" w14:textId="77777777" w:rsidR="00990F52" w:rsidRPr="00F94643" w:rsidRDefault="00990F52" w:rsidP="00C07EDE">
            <w:pPr>
              <w:jc w:val="cente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cream</w:t>
            </w:r>
            <w:proofErr w:type="gramEnd"/>
            <w:r w:rsidRPr="00F94643">
              <w:rPr>
                <w:rFonts w:ascii="Calibri" w:eastAsia="Times New Roman" w:hAnsi="Calibri" w:cs="Times New Roman"/>
                <w:color w:val="000000"/>
                <w:lang w:val="en-GB"/>
              </w:rPr>
              <w:t>/yellow coloured petals</w:t>
            </w:r>
          </w:p>
        </w:tc>
        <w:tc>
          <w:tcPr>
            <w:tcW w:w="0" w:type="auto"/>
            <w:tcBorders>
              <w:top w:val="nil"/>
              <w:left w:val="nil"/>
              <w:bottom w:val="single" w:sz="4" w:space="0" w:color="auto"/>
              <w:right w:val="single" w:sz="4" w:space="0" w:color="auto"/>
            </w:tcBorders>
            <w:shd w:val="clear" w:color="auto" w:fill="auto"/>
            <w:noWrap/>
            <w:vAlign w:val="bottom"/>
            <w:hideMark/>
          </w:tcPr>
          <w:p w14:paraId="77BA2C28" w14:textId="77777777" w:rsidR="00990F52" w:rsidRPr="00F94643" w:rsidRDefault="00990F52" w:rsidP="00C07EDE">
            <w:pPr>
              <w:jc w:val="center"/>
              <w:rPr>
                <w:rFonts w:ascii="Calibri" w:eastAsia="Times New Roman" w:hAnsi="Calibri" w:cs="Times New Roman"/>
                <w:color w:val="000000"/>
                <w:lang w:val="en-GB"/>
              </w:rPr>
            </w:pPr>
            <w:r>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hideMark/>
          </w:tcPr>
          <w:p w14:paraId="3C3CFFAE" w14:textId="77777777" w:rsidR="00990F52" w:rsidRPr="00F94643" w:rsidRDefault="00990F52" w:rsidP="00C07EDE">
            <w:pPr>
              <w:jc w:val="center"/>
              <w:rPr>
                <w:rFonts w:ascii="Calibri" w:eastAsia="Times New Roman" w:hAnsi="Calibri" w:cs="Times New Roman"/>
                <w:color w:val="000000"/>
                <w:lang w:val="en-GB"/>
              </w:rPr>
            </w:pPr>
            <w:r w:rsidRPr="002A58CE">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0B298783" w14:textId="77777777" w:rsidR="00990F52" w:rsidRPr="00F94643" w:rsidRDefault="00990F52" w:rsidP="00C07EDE">
            <w:pPr>
              <w:jc w:val="center"/>
              <w:rPr>
                <w:rFonts w:ascii="Calibri" w:eastAsia="Times New Roman" w:hAnsi="Calibri" w:cs="Times New Roman"/>
                <w:color w:val="000000"/>
                <w:lang w:val="en-GB"/>
              </w:rPr>
            </w:pPr>
            <w:r w:rsidRPr="002A58CE">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3406323" w14:textId="77777777" w:rsidR="00990F52" w:rsidRPr="00F94643" w:rsidRDefault="00990F52" w:rsidP="00C07EDE">
            <w:pPr>
              <w:jc w:val="center"/>
              <w:rPr>
                <w:rFonts w:ascii="Calibri" w:eastAsia="Times New Roman" w:hAnsi="Calibri" w:cs="Times New Roman"/>
                <w:color w:val="000000"/>
                <w:lang w:val="en-GB"/>
              </w:rPr>
            </w:pPr>
            <w:r w:rsidRPr="002A58CE">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6828188B" w14:textId="77777777" w:rsidR="00990F52" w:rsidRPr="00F94643" w:rsidRDefault="00990F52" w:rsidP="00C07EDE">
            <w:pPr>
              <w:jc w:val="center"/>
              <w:rPr>
                <w:rFonts w:ascii="Calibri" w:eastAsia="Times New Roman" w:hAnsi="Calibri" w:cs="Times New Roman"/>
                <w:color w:val="000000"/>
                <w:lang w:val="en-GB"/>
              </w:rPr>
            </w:pPr>
            <w:r>
              <w:rPr>
                <w:rFonts w:ascii="Zapf Dingbats" w:eastAsia="Times New Roman" w:hAnsi="Zapf Dingbats" w:cs="Times New Roman"/>
                <w:color w:val="FF0000"/>
                <w:sz w:val="28"/>
                <w:lang w:val="en-GB"/>
              </w:rPr>
              <w:sym w:font="Wingdings" w:char="F0FB"/>
            </w:r>
          </w:p>
        </w:tc>
      </w:tr>
      <w:tr w:rsidR="00990F52" w:rsidRPr="00F94643" w14:paraId="1C24B68B" w14:textId="77777777" w:rsidTr="00C07EDE">
        <w:trPr>
          <w:trHeight w:val="300"/>
        </w:trPr>
        <w:tc>
          <w:tcPr>
            <w:tcW w:w="0" w:type="auto"/>
            <w:tcBorders>
              <w:top w:val="single" w:sz="4" w:space="0" w:color="auto"/>
              <w:left w:val="nil"/>
              <w:bottom w:val="nil"/>
              <w:right w:val="nil"/>
            </w:tcBorders>
            <w:shd w:val="clear" w:color="auto" w:fill="auto"/>
            <w:noWrap/>
            <w:vAlign w:val="bottom"/>
            <w:hideMark/>
          </w:tcPr>
          <w:p w14:paraId="42B83C3F"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30EC11B5"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Note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6B7017E8" w14:textId="77777777" w:rsidR="00990F52" w:rsidRPr="00F94643" w:rsidRDefault="00990F52" w:rsidP="00C07EDE">
            <w:pP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artificial</w:t>
            </w:r>
            <w:proofErr w:type="gramEnd"/>
            <w:r w:rsidRPr="00F94643">
              <w:rPr>
                <w:rFonts w:ascii="Calibri" w:eastAsia="Times New Roman" w:hAnsi="Calibri" w:cs="Times New Roman"/>
                <w:color w:val="000000"/>
                <w:lang w:val="en-GB"/>
              </w:rPr>
              <w:t xml:space="preserve"> white</w:t>
            </w:r>
          </w:p>
        </w:tc>
        <w:tc>
          <w:tcPr>
            <w:tcW w:w="0" w:type="auto"/>
            <w:tcBorders>
              <w:top w:val="nil"/>
              <w:left w:val="nil"/>
              <w:bottom w:val="nil"/>
              <w:right w:val="nil"/>
            </w:tcBorders>
            <w:shd w:val="clear" w:color="auto" w:fill="auto"/>
            <w:noWrap/>
            <w:vAlign w:val="bottom"/>
            <w:hideMark/>
          </w:tcPr>
          <w:p w14:paraId="4652003D"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2DFFFCC"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6651491" w14:textId="77777777" w:rsidR="00990F52" w:rsidRPr="00F94643" w:rsidRDefault="00990F52" w:rsidP="00C07EDE">
            <w:pP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1ED2E841" w14:textId="77777777" w:rsidR="00990F52" w:rsidRPr="00F94643" w:rsidRDefault="00990F52" w:rsidP="00C07EDE">
            <w:pP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artificial</w:t>
            </w:r>
            <w:proofErr w:type="gramEnd"/>
            <w:r w:rsidRPr="00F94643">
              <w:rPr>
                <w:rFonts w:ascii="Calibri" w:eastAsia="Times New Roman" w:hAnsi="Calibri" w:cs="Times New Roman"/>
                <w:color w:val="000000"/>
                <w:lang w:val="en-GB"/>
              </w:rPr>
              <w:t xml:space="preserve"> brown</w:t>
            </w:r>
          </w:p>
        </w:tc>
      </w:tr>
      <w:tr w:rsidR="00990F52" w:rsidRPr="00F94643" w14:paraId="1038BD81" w14:textId="77777777" w:rsidTr="00C07EDE">
        <w:trPr>
          <w:trHeight w:val="300"/>
        </w:trPr>
        <w:tc>
          <w:tcPr>
            <w:tcW w:w="0" w:type="auto"/>
            <w:tcBorders>
              <w:top w:val="nil"/>
              <w:left w:val="nil"/>
              <w:bottom w:val="nil"/>
              <w:right w:val="nil"/>
            </w:tcBorders>
            <w:shd w:val="clear" w:color="auto" w:fill="auto"/>
            <w:noWrap/>
            <w:vAlign w:val="bottom"/>
            <w:hideMark/>
          </w:tcPr>
          <w:p w14:paraId="477BBD6D"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11ECAA6"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45512A28" w14:textId="77777777" w:rsidR="00990F52" w:rsidRPr="00F94643" w:rsidRDefault="00990F52" w:rsidP="00C07EDE">
            <w:pP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patches</w:t>
            </w:r>
            <w:proofErr w:type="gramEnd"/>
            <w:r w:rsidRPr="00F94643">
              <w:rPr>
                <w:rFonts w:ascii="Calibri" w:eastAsia="Times New Roman" w:hAnsi="Calibri" w:cs="Times New Roman"/>
                <w:color w:val="000000"/>
                <w:lang w:val="en-GB"/>
              </w:rPr>
              <w:t xml:space="preserve"> caused</w:t>
            </w:r>
          </w:p>
        </w:tc>
        <w:tc>
          <w:tcPr>
            <w:tcW w:w="0" w:type="auto"/>
            <w:tcBorders>
              <w:top w:val="nil"/>
              <w:left w:val="nil"/>
              <w:bottom w:val="nil"/>
              <w:right w:val="nil"/>
            </w:tcBorders>
            <w:shd w:val="clear" w:color="auto" w:fill="auto"/>
            <w:noWrap/>
            <w:vAlign w:val="bottom"/>
            <w:hideMark/>
          </w:tcPr>
          <w:p w14:paraId="55CB1114"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A5B1038"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28A1A06"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47151E50" w14:textId="77777777" w:rsidR="00990F52" w:rsidRPr="00F94643" w:rsidRDefault="00990F52" w:rsidP="00C07EDE">
            <w:pP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patches</w:t>
            </w:r>
            <w:proofErr w:type="gramEnd"/>
            <w:r w:rsidRPr="00F94643">
              <w:rPr>
                <w:rFonts w:ascii="Calibri" w:eastAsia="Times New Roman" w:hAnsi="Calibri" w:cs="Times New Roman"/>
                <w:color w:val="000000"/>
                <w:lang w:val="en-GB"/>
              </w:rPr>
              <w:t xml:space="preserve"> caused</w:t>
            </w:r>
          </w:p>
        </w:tc>
      </w:tr>
      <w:tr w:rsidR="00990F52" w:rsidRPr="00F94643" w14:paraId="31B8EB11" w14:textId="77777777" w:rsidTr="00C07EDE">
        <w:trPr>
          <w:trHeight w:val="300"/>
        </w:trPr>
        <w:tc>
          <w:tcPr>
            <w:tcW w:w="0" w:type="auto"/>
            <w:tcBorders>
              <w:top w:val="nil"/>
              <w:left w:val="nil"/>
              <w:bottom w:val="nil"/>
              <w:right w:val="nil"/>
            </w:tcBorders>
            <w:shd w:val="clear" w:color="auto" w:fill="auto"/>
            <w:noWrap/>
            <w:vAlign w:val="bottom"/>
            <w:hideMark/>
          </w:tcPr>
          <w:p w14:paraId="6BCABA8E"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B63B85E"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1BA4E5D0" w14:textId="77777777" w:rsidR="00990F52" w:rsidRPr="00F94643" w:rsidRDefault="00990F52" w:rsidP="00C07EDE">
            <w:pP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by</w:t>
            </w:r>
            <w:proofErr w:type="gramEnd"/>
            <w:r w:rsidRPr="00F94643">
              <w:rPr>
                <w:rFonts w:ascii="Calibri" w:eastAsia="Times New Roman" w:hAnsi="Calibri" w:cs="Times New Roman"/>
                <w:color w:val="000000"/>
                <w:lang w:val="en-GB"/>
              </w:rPr>
              <w:t xml:space="preserve"> scanning</w:t>
            </w:r>
          </w:p>
        </w:tc>
        <w:tc>
          <w:tcPr>
            <w:tcW w:w="0" w:type="auto"/>
            <w:tcBorders>
              <w:top w:val="nil"/>
              <w:left w:val="nil"/>
              <w:bottom w:val="nil"/>
              <w:right w:val="nil"/>
            </w:tcBorders>
            <w:shd w:val="clear" w:color="auto" w:fill="auto"/>
            <w:noWrap/>
            <w:vAlign w:val="bottom"/>
            <w:hideMark/>
          </w:tcPr>
          <w:p w14:paraId="2011131D"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A16FC01"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ECE7C3D"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0281341D" w14:textId="77777777" w:rsidR="00990F52" w:rsidRPr="00F94643" w:rsidRDefault="00990F52" w:rsidP="00C07EDE">
            <w:pP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by</w:t>
            </w:r>
            <w:proofErr w:type="gramEnd"/>
            <w:r w:rsidRPr="00F94643">
              <w:rPr>
                <w:rFonts w:ascii="Calibri" w:eastAsia="Times New Roman" w:hAnsi="Calibri" w:cs="Times New Roman"/>
                <w:color w:val="000000"/>
                <w:lang w:val="en-GB"/>
              </w:rPr>
              <w:t xml:space="preserve"> scanning</w:t>
            </w:r>
          </w:p>
        </w:tc>
      </w:tr>
      <w:tr w:rsidR="00990F52" w:rsidRPr="00F94643" w14:paraId="4C1CD8F7" w14:textId="77777777" w:rsidTr="00C07EDE">
        <w:trPr>
          <w:trHeight w:val="300"/>
        </w:trPr>
        <w:tc>
          <w:tcPr>
            <w:tcW w:w="0" w:type="auto"/>
            <w:tcBorders>
              <w:top w:val="nil"/>
              <w:left w:val="nil"/>
              <w:bottom w:val="nil"/>
              <w:right w:val="nil"/>
            </w:tcBorders>
            <w:shd w:val="clear" w:color="auto" w:fill="auto"/>
            <w:noWrap/>
            <w:vAlign w:val="bottom"/>
            <w:hideMark/>
          </w:tcPr>
          <w:p w14:paraId="1E1EBD4D"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C510073"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A8B0E92"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3BAEC39"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5054A34"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6FCA4B4"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54751DF" w14:textId="77777777" w:rsidR="00990F52" w:rsidRPr="00F94643" w:rsidRDefault="00990F52" w:rsidP="00C07EDE">
            <w:pPr>
              <w:rPr>
                <w:rFonts w:ascii="Calibri" w:eastAsia="Times New Roman" w:hAnsi="Calibri" w:cs="Times New Roman"/>
                <w:color w:val="000000"/>
                <w:lang w:val="en-GB"/>
              </w:rPr>
            </w:pPr>
          </w:p>
        </w:tc>
      </w:tr>
      <w:tr w:rsidR="00990F52" w:rsidRPr="00F94643" w14:paraId="533B442C"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9BC4670" w14:textId="77777777" w:rsidR="00990F52" w:rsidRPr="00F94643" w:rsidRDefault="00990F52" w:rsidP="00C07EDE">
            <w:pPr>
              <w:jc w:val="center"/>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16E6EDD6" w14:textId="77777777" w:rsidR="00990F52" w:rsidRPr="00F94643" w:rsidRDefault="00990F52" w:rsidP="00C07EDE">
            <w:pPr>
              <w:rPr>
                <w:rFonts w:ascii="Calibri" w:eastAsia="Times New Roman" w:hAnsi="Calibri" w:cs="Times New Roman"/>
                <w:b/>
                <w:bCs/>
                <w:color w:val="9C6500"/>
                <w:lang w:val="en-GB"/>
              </w:rPr>
            </w:pPr>
            <w:proofErr w:type="gramStart"/>
            <w:r w:rsidRPr="00F94643">
              <w:rPr>
                <w:rFonts w:ascii="Calibri" w:eastAsia="Times New Roman" w:hAnsi="Calibri" w:cs="Times New Roman"/>
                <w:b/>
                <w:bCs/>
                <w:color w:val="9C6500"/>
                <w:lang w:val="en-GB"/>
              </w:rPr>
              <w:t>emersonii1</w:t>
            </w:r>
            <w:proofErr w:type="gramEnd"/>
            <w:r w:rsidRPr="00F94643">
              <w:rPr>
                <w:rFonts w:ascii="Calibri" w:eastAsia="Times New Roman" w:hAnsi="Calibri" w:cs="Times New Roman"/>
                <w:b/>
                <w:bCs/>
                <w:color w:val="9C6500"/>
                <w:lang w:val="en-GB"/>
              </w:rPr>
              <w:t>*</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343EF898" w14:textId="77777777" w:rsidR="00990F52" w:rsidRPr="00F94643" w:rsidRDefault="00990F52" w:rsidP="00C07EDE">
            <w:pPr>
              <w:rPr>
                <w:rFonts w:ascii="Calibri" w:eastAsia="Times New Roman" w:hAnsi="Calibri" w:cs="Times New Roman"/>
                <w:b/>
                <w:bCs/>
                <w:color w:val="9C0006"/>
                <w:lang w:val="en-GB"/>
              </w:rPr>
            </w:pPr>
            <w:proofErr w:type="gramStart"/>
            <w:r w:rsidRPr="00F94643">
              <w:rPr>
                <w:rFonts w:ascii="Calibri" w:eastAsia="Times New Roman" w:hAnsi="Calibri" w:cs="Times New Roman"/>
                <w:b/>
                <w:bCs/>
                <w:color w:val="9C0006"/>
                <w:lang w:val="en-GB"/>
              </w:rPr>
              <w:t>emersonii2</w:t>
            </w:r>
            <w:proofErr w:type="gramEnd"/>
            <w:r w:rsidRPr="00F94643">
              <w:rPr>
                <w:rFonts w:ascii="Calibri" w:eastAsia="Times New Roman" w:hAnsi="Calibri" w:cs="Times New Roman"/>
                <w:b/>
                <w:bCs/>
                <w:color w:val="9C0006"/>
                <w:lang w:val="en-GB"/>
              </w:rPr>
              <w:t>_1§</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6ED3AE7E" w14:textId="77777777" w:rsidR="00990F52" w:rsidRPr="00F94643" w:rsidRDefault="00990F52" w:rsidP="00C07EDE">
            <w:pPr>
              <w:rPr>
                <w:rFonts w:ascii="Calibri" w:eastAsia="Times New Roman" w:hAnsi="Calibri" w:cs="Times New Roman"/>
                <w:b/>
                <w:bCs/>
                <w:color w:val="006100"/>
                <w:lang w:val="en-GB"/>
              </w:rPr>
            </w:pPr>
            <w:proofErr w:type="gramStart"/>
            <w:r w:rsidRPr="00F94643">
              <w:rPr>
                <w:rFonts w:ascii="Calibri" w:eastAsia="Times New Roman" w:hAnsi="Calibri" w:cs="Times New Roman"/>
                <w:b/>
                <w:bCs/>
                <w:color w:val="006100"/>
                <w:lang w:val="en-GB"/>
              </w:rPr>
              <w:t>emersonii2</w:t>
            </w:r>
            <w:proofErr w:type="gramEnd"/>
            <w:r w:rsidRPr="00F94643">
              <w:rPr>
                <w:rFonts w:ascii="Calibri" w:eastAsia="Times New Roman" w:hAnsi="Calibri" w:cs="Times New Roman"/>
                <w:b/>
                <w:bCs/>
                <w:color w:val="006100"/>
                <w:lang w:val="en-GB"/>
              </w:rPr>
              <w:t>_3§</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49D9F85B" w14:textId="77777777" w:rsidR="00990F52" w:rsidRPr="00F94643" w:rsidRDefault="00990F52" w:rsidP="00C07EDE">
            <w:pPr>
              <w:rPr>
                <w:rFonts w:ascii="Calibri" w:eastAsia="Times New Roman" w:hAnsi="Calibri" w:cs="Times New Roman"/>
                <w:b/>
                <w:bCs/>
                <w:color w:val="006100"/>
                <w:lang w:val="en-GB"/>
              </w:rPr>
            </w:pPr>
            <w:proofErr w:type="gramStart"/>
            <w:r w:rsidRPr="00F94643">
              <w:rPr>
                <w:rFonts w:ascii="Calibri" w:eastAsia="Times New Roman" w:hAnsi="Calibri" w:cs="Times New Roman"/>
                <w:b/>
                <w:bCs/>
                <w:color w:val="006100"/>
                <w:lang w:val="en-GB"/>
              </w:rPr>
              <w:t>emersonii2</w:t>
            </w:r>
            <w:proofErr w:type="gramEnd"/>
            <w:r w:rsidRPr="00F94643">
              <w:rPr>
                <w:rFonts w:ascii="Calibri" w:eastAsia="Times New Roman" w:hAnsi="Calibri" w:cs="Times New Roman"/>
                <w:b/>
                <w:bCs/>
                <w:color w:val="006100"/>
                <w:lang w:val="en-GB"/>
              </w:rPr>
              <w:t>_5§</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4A199A24" w14:textId="77777777" w:rsidR="00990F52" w:rsidRPr="00F94643" w:rsidRDefault="00990F52" w:rsidP="00C07EDE">
            <w:pPr>
              <w:rPr>
                <w:rFonts w:ascii="Calibri" w:eastAsia="Times New Roman" w:hAnsi="Calibri" w:cs="Times New Roman"/>
                <w:b/>
                <w:bCs/>
                <w:color w:val="9C0006"/>
                <w:lang w:val="en-GB"/>
              </w:rPr>
            </w:pPr>
            <w:proofErr w:type="gramStart"/>
            <w:r w:rsidRPr="00F94643">
              <w:rPr>
                <w:rFonts w:ascii="Calibri" w:eastAsia="Times New Roman" w:hAnsi="Calibri" w:cs="Times New Roman"/>
                <w:b/>
                <w:bCs/>
                <w:color w:val="9C0006"/>
                <w:lang w:val="en-GB"/>
              </w:rPr>
              <w:t>malipoense1</w:t>
            </w:r>
            <w:proofErr w:type="gramEnd"/>
            <w:r w:rsidRPr="00F94643">
              <w:rPr>
                <w:rFonts w:ascii="Calibri" w:eastAsia="Times New Roman" w:hAnsi="Calibri" w:cs="Times New Roman"/>
                <w:b/>
                <w:bCs/>
                <w:color w:val="9C0006"/>
                <w:lang w:val="en-GB"/>
              </w:rPr>
              <w:t>*</w:t>
            </w:r>
          </w:p>
        </w:tc>
      </w:tr>
      <w:tr w:rsidR="00990F52" w:rsidRPr="00F94643" w14:paraId="65204F12"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3B337CF" w14:textId="77777777" w:rsidR="00990F52" w:rsidRPr="00F94643" w:rsidRDefault="00990F52" w:rsidP="00C07EDE">
            <w:pPr>
              <w:jc w:val="cente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D70C24A"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9DA4C4D"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6AE0163"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7C77FD84"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245A6E4"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r>
      <w:tr w:rsidR="00990F52" w:rsidRPr="00F94643" w14:paraId="44A94E20"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3864201" w14:textId="77777777" w:rsidR="00990F52" w:rsidRPr="00F94643" w:rsidRDefault="00990F52" w:rsidP="00C07EDE">
            <w:pPr>
              <w:jc w:val="cente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broad</w:t>
            </w:r>
            <w:proofErr w:type="gramEnd"/>
            <w:r w:rsidRPr="00F94643">
              <w:rPr>
                <w:rFonts w:ascii="Calibri" w:eastAsia="Times New Roman" w:hAnsi="Calibri" w:cs="Times New Roman"/>
                <w:color w:val="000000"/>
                <w:lang w:val="en-GB"/>
              </w:rPr>
              <w:t>-elliptic petals</w:t>
            </w:r>
          </w:p>
        </w:tc>
        <w:tc>
          <w:tcPr>
            <w:tcW w:w="0" w:type="auto"/>
            <w:tcBorders>
              <w:top w:val="nil"/>
              <w:left w:val="nil"/>
              <w:bottom w:val="single" w:sz="4" w:space="0" w:color="auto"/>
              <w:right w:val="single" w:sz="4" w:space="0" w:color="auto"/>
            </w:tcBorders>
            <w:shd w:val="clear" w:color="auto" w:fill="auto"/>
            <w:noWrap/>
            <w:hideMark/>
          </w:tcPr>
          <w:p w14:paraId="709ED962" w14:textId="77777777" w:rsidR="00990F52" w:rsidRPr="00F94643" w:rsidRDefault="00990F52" w:rsidP="00C07EDE">
            <w:pPr>
              <w:jc w:val="center"/>
              <w:rPr>
                <w:rFonts w:ascii="Calibri" w:eastAsia="Times New Roman" w:hAnsi="Calibri" w:cs="Times New Roman"/>
                <w:color w:val="000000"/>
                <w:lang w:val="en-GB"/>
              </w:rPr>
            </w:pPr>
            <w:r w:rsidRPr="00516047">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19066736" w14:textId="77777777" w:rsidR="00990F52" w:rsidRPr="00F94643" w:rsidRDefault="00990F52" w:rsidP="00C07EDE">
            <w:pPr>
              <w:jc w:val="center"/>
              <w:rPr>
                <w:rFonts w:ascii="Calibri" w:eastAsia="Times New Roman" w:hAnsi="Calibri" w:cs="Times New Roman"/>
                <w:color w:val="000000"/>
                <w:lang w:val="en-GB"/>
              </w:rPr>
            </w:pPr>
            <w:r w:rsidRPr="00516047">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25B23798" w14:textId="77777777" w:rsidR="00990F52" w:rsidRPr="00F94643" w:rsidRDefault="00990F52" w:rsidP="00C07EDE">
            <w:pPr>
              <w:jc w:val="center"/>
              <w:rPr>
                <w:rFonts w:ascii="Calibri" w:eastAsia="Times New Roman" w:hAnsi="Calibri" w:cs="Times New Roman"/>
                <w:color w:val="000000"/>
                <w:lang w:val="en-GB"/>
              </w:rPr>
            </w:pPr>
            <w:r w:rsidRPr="00516047">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10B85CE" w14:textId="77777777" w:rsidR="00990F52" w:rsidRPr="00F94643" w:rsidRDefault="00990F52" w:rsidP="00C07EDE">
            <w:pPr>
              <w:jc w:val="center"/>
              <w:rPr>
                <w:rFonts w:ascii="Calibri" w:eastAsia="Times New Roman" w:hAnsi="Calibri" w:cs="Times New Roman"/>
                <w:color w:val="000000"/>
                <w:lang w:val="en-GB"/>
              </w:rPr>
            </w:pPr>
            <w:r w:rsidRPr="00516047">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72190387" w14:textId="77777777" w:rsidR="00990F52" w:rsidRPr="00F94643" w:rsidRDefault="00990F52" w:rsidP="00C07EDE">
            <w:pPr>
              <w:jc w:val="center"/>
              <w:rPr>
                <w:rFonts w:ascii="Calibri" w:eastAsia="Times New Roman" w:hAnsi="Calibri" w:cs="Times New Roman"/>
                <w:color w:val="000000"/>
                <w:lang w:val="en-GB"/>
              </w:rPr>
            </w:pPr>
            <w:r>
              <w:rPr>
                <w:rFonts w:ascii="Zapf Dingbats" w:eastAsia="Times New Roman" w:hAnsi="Zapf Dingbats" w:cs="Times New Roman"/>
                <w:color w:val="008000"/>
                <w:sz w:val="28"/>
                <w:lang w:val="en-GB"/>
              </w:rPr>
              <w:sym w:font="Wingdings" w:char="F0FC"/>
            </w:r>
          </w:p>
        </w:tc>
      </w:tr>
      <w:tr w:rsidR="00990F52" w:rsidRPr="00F94643" w14:paraId="525736CD"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E26F3AC" w14:textId="77777777" w:rsidR="00990F52" w:rsidRPr="00F94643" w:rsidRDefault="00990F52" w:rsidP="00C07EDE">
            <w:pPr>
              <w:jc w:val="center"/>
              <w:rPr>
                <w:rFonts w:ascii="Calibri" w:eastAsia="Times New Roman" w:hAnsi="Calibri" w:cs="Times New Roman"/>
                <w:color w:val="000000"/>
                <w:lang w:val="en-GB"/>
              </w:rPr>
            </w:pPr>
            <w:proofErr w:type="spellStart"/>
            <w:proofErr w:type="gramStart"/>
            <w:r w:rsidRPr="00F94643">
              <w:rPr>
                <w:rFonts w:ascii="Calibri" w:eastAsia="Times New Roman" w:hAnsi="Calibri" w:cs="Times New Roman"/>
                <w:color w:val="000000"/>
                <w:lang w:val="en-GB"/>
              </w:rPr>
              <w:t>subcircular</w:t>
            </w:r>
            <w:proofErr w:type="spellEnd"/>
            <w:proofErr w:type="gramEnd"/>
            <w:r w:rsidRPr="00F94643">
              <w:rPr>
                <w:rFonts w:ascii="Calibri" w:eastAsia="Times New Roman" w:hAnsi="Calibri" w:cs="Times New Roman"/>
                <w:color w:val="000000"/>
                <w:lang w:val="en-GB"/>
              </w:rPr>
              <w:t xml:space="preserve"> petals</w:t>
            </w:r>
          </w:p>
        </w:tc>
        <w:tc>
          <w:tcPr>
            <w:tcW w:w="0" w:type="auto"/>
            <w:tcBorders>
              <w:top w:val="nil"/>
              <w:left w:val="nil"/>
              <w:bottom w:val="single" w:sz="4" w:space="0" w:color="auto"/>
              <w:right w:val="single" w:sz="4" w:space="0" w:color="auto"/>
            </w:tcBorders>
            <w:shd w:val="clear" w:color="auto" w:fill="auto"/>
            <w:noWrap/>
            <w:hideMark/>
          </w:tcPr>
          <w:p w14:paraId="275EE35B" w14:textId="77777777" w:rsidR="00990F52" w:rsidRPr="00F94643" w:rsidRDefault="00990F52" w:rsidP="00C07EDE">
            <w:pPr>
              <w:jc w:val="center"/>
              <w:rPr>
                <w:rFonts w:ascii="Calibri" w:eastAsia="Times New Roman" w:hAnsi="Calibri" w:cs="Times New Roman"/>
                <w:color w:val="000000"/>
                <w:lang w:val="en-GB"/>
              </w:rPr>
            </w:pPr>
            <w:r w:rsidRPr="00516047">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E44D3AD" w14:textId="77777777" w:rsidR="00990F52" w:rsidRPr="00F94643" w:rsidRDefault="00990F52" w:rsidP="00C07EDE">
            <w:pPr>
              <w:jc w:val="center"/>
              <w:rPr>
                <w:rFonts w:ascii="Calibri" w:eastAsia="Times New Roman" w:hAnsi="Calibri" w:cs="Times New Roman"/>
                <w:color w:val="000000"/>
                <w:lang w:val="en-GB"/>
              </w:rPr>
            </w:pPr>
            <w:r w:rsidRPr="00516047">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317987D6" w14:textId="77777777" w:rsidR="00990F52" w:rsidRPr="00F94643" w:rsidRDefault="00990F52" w:rsidP="00C07EDE">
            <w:pPr>
              <w:jc w:val="center"/>
              <w:rPr>
                <w:rFonts w:ascii="Calibri" w:eastAsia="Times New Roman" w:hAnsi="Calibri" w:cs="Times New Roman"/>
                <w:color w:val="000000"/>
                <w:lang w:val="en-GB"/>
              </w:rPr>
            </w:pPr>
            <w:r w:rsidRPr="00516047">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1E5CFD7A" w14:textId="77777777" w:rsidR="00990F52" w:rsidRPr="00F94643" w:rsidRDefault="00990F52" w:rsidP="00C07EDE">
            <w:pPr>
              <w:jc w:val="center"/>
              <w:rPr>
                <w:rFonts w:ascii="Calibri" w:eastAsia="Times New Roman" w:hAnsi="Calibri" w:cs="Times New Roman"/>
                <w:color w:val="000000"/>
                <w:lang w:val="en-GB"/>
              </w:rPr>
            </w:pPr>
            <w:r w:rsidRPr="00516047">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7074F7E6" w14:textId="77777777" w:rsidR="00990F52" w:rsidRPr="00F94643" w:rsidRDefault="00990F52" w:rsidP="00C07EDE">
            <w:pPr>
              <w:jc w:val="center"/>
              <w:rPr>
                <w:rFonts w:ascii="Calibri" w:eastAsia="Times New Roman" w:hAnsi="Calibri" w:cs="Times New Roman"/>
                <w:color w:val="000000"/>
                <w:lang w:val="en-GB"/>
              </w:rPr>
            </w:pPr>
            <w:r>
              <w:rPr>
                <w:rFonts w:ascii="Zapf Dingbats" w:eastAsia="Times New Roman" w:hAnsi="Zapf Dingbats" w:cs="Times New Roman"/>
                <w:color w:val="FF0000"/>
                <w:sz w:val="28"/>
                <w:lang w:val="en-GB"/>
              </w:rPr>
              <w:sym w:font="Wingdings" w:char="F0FB"/>
            </w:r>
          </w:p>
        </w:tc>
      </w:tr>
      <w:tr w:rsidR="00990F52" w:rsidRPr="00F94643" w14:paraId="47246F52"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6DE473D" w14:textId="77777777" w:rsidR="00990F52" w:rsidRPr="00F94643" w:rsidRDefault="00990F52" w:rsidP="00C07EDE">
            <w:pPr>
              <w:jc w:val="cente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large</w:t>
            </w:r>
            <w:proofErr w:type="gramEnd"/>
            <w:r w:rsidRPr="00F94643">
              <w:rPr>
                <w:rFonts w:ascii="Calibri" w:eastAsia="Times New Roman" w:hAnsi="Calibri" w:cs="Times New Roman"/>
                <w:color w:val="000000"/>
                <w:lang w:val="en-GB"/>
              </w:rPr>
              <w:t xml:space="preserve"> </w:t>
            </w:r>
            <w:proofErr w:type="spellStart"/>
            <w:r w:rsidRPr="00F94643">
              <w:rPr>
                <w:rFonts w:ascii="Calibri" w:eastAsia="Times New Roman" w:hAnsi="Calibri" w:cs="Times New Roman"/>
                <w:color w:val="000000"/>
                <w:lang w:val="en-GB"/>
              </w:rPr>
              <w:t>staminode</w:t>
            </w:r>
            <w:proofErr w:type="spellEnd"/>
          </w:p>
        </w:tc>
        <w:tc>
          <w:tcPr>
            <w:tcW w:w="0" w:type="auto"/>
            <w:tcBorders>
              <w:top w:val="nil"/>
              <w:left w:val="nil"/>
              <w:bottom w:val="single" w:sz="4" w:space="0" w:color="auto"/>
              <w:right w:val="single" w:sz="4" w:space="0" w:color="auto"/>
            </w:tcBorders>
            <w:shd w:val="clear" w:color="auto" w:fill="auto"/>
            <w:noWrap/>
            <w:hideMark/>
          </w:tcPr>
          <w:p w14:paraId="485FD729" w14:textId="77777777" w:rsidR="00990F52" w:rsidRPr="00F94643" w:rsidRDefault="00990F52" w:rsidP="00C07EDE">
            <w:pPr>
              <w:jc w:val="center"/>
              <w:rPr>
                <w:rFonts w:ascii="Calibri" w:eastAsia="Times New Roman" w:hAnsi="Calibri" w:cs="Times New Roman"/>
                <w:color w:val="000000"/>
                <w:lang w:val="en-GB"/>
              </w:rPr>
            </w:pPr>
            <w:r w:rsidRPr="00516047">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1FCE1E3B" w14:textId="77777777" w:rsidR="00990F52" w:rsidRPr="00F94643" w:rsidRDefault="00990F52" w:rsidP="00C07EDE">
            <w:pPr>
              <w:jc w:val="center"/>
              <w:rPr>
                <w:rFonts w:ascii="Calibri" w:eastAsia="Times New Roman" w:hAnsi="Calibri" w:cs="Times New Roman"/>
                <w:color w:val="000000"/>
                <w:lang w:val="en-GB"/>
              </w:rPr>
            </w:pPr>
            <w:r w:rsidRPr="00516047">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16A8B36" w14:textId="77777777" w:rsidR="00990F52" w:rsidRPr="00F94643" w:rsidRDefault="00990F52" w:rsidP="00C07EDE">
            <w:pPr>
              <w:jc w:val="center"/>
              <w:rPr>
                <w:rFonts w:ascii="Calibri" w:eastAsia="Times New Roman" w:hAnsi="Calibri" w:cs="Times New Roman"/>
                <w:color w:val="000000"/>
                <w:lang w:val="en-GB"/>
              </w:rPr>
            </w:pPr>
            <w:r w:rsidRPr="00516047">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2F6B5EED" w14:textId="77777777" w:rsidR="00990F52" w:rsidRPr="00F94643" w:rsidRDefault="00990F52" w:rsidP="00C07EDE">
            <w:pPr>
              <w:jc w:val="center"/>
              <w:rPr>
                <w:rFonts w:ascii="Calibri" w:eastAsia="Times New Roman" w:hAnsi="Calibri" w:cs="Times New Roman"/>
                <w:color w:val="000000"/>
                <w:lang w:val="en-GB"/>
              </w:rPr>
            </w:pPr>
            <w:r w:rsidRPr="00516047">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5256870" w14:textId="77777777" w:rsidR="00990F52" w:rsidRPr="00F94643" w:rsidRDefault="00990F52" w:rsidP="00C07EDE">
            <w:pPr>
              <w:jc w:val="center"/>
              <w:rPr>
                <w:rFonts w:ascii="Calibri" w:eastAsia="Times New Roman" w:hAnsi="Calibri" w:cs="Times New Roman"/>
                <w:color w:val="000000"/>
                <w:lang w:val="en-GB"/>
              </w:rPr>
            </w:pPr>
            <w:r w:rsidRPr="00F94643">
              <w:rPr>
                <w:rFonts w:ascii="Zapf Dingbats" w:eastAsia="Times New Roman" w:hAnsi="Zapf Dingbats" w:cs="Times New Roman"/>
                <w:color w:val="008000"/>
                <w:sz w:val="28"/>
                <w:lang w:val="en-GB"/>
              </w:rPr>
              <w:t>✓</w:t>
            </w:r>
          </w:p>
        </w:tc>
      </w:tr>
      <w:tr w:rsidR="00990F52" w:rsidRPr="00F94643" w14:paraId="1337CE90" w14:textId="77777777" w:rsidTr="00C07EDE">
        <w:trPr>
          <w:trHeight w:val="300"/>
        </w:trPr>
        <w:tc>
          <w:tcPr>
            <w:tcW w:w="0" w:type="auto"/>
            <w:gridSpan w:val="2"/>
            <w:tcBorders>
              <w:top w:val="single" w:sz="4" w:space="0" w:color="auto"/>
              <w:left w:val="single" w:sz="4" w:space="0" w:color="auto"/>
              <w:bottom w:val="nil"/>
              <w:right w:val="single" w:sz="4" w:space="0" w:color="auto"/>
            </w:tcBorders>
            <w:shd w:val="clear" w:color="auto" w:fill="auto"/>
            <w:noWrap/>
            <w:vAlign w:val="bottom"/>
            <w:hideMark/>
          </w:tcPr>
          <w:p w14:paraId="5BCF8670" w14:textId="77777777" w:rsidR="00990F52" w:rsidRPr="00F94643" w:rsidRDefault="00990F52" w:rsidP="00C07EDE">
            <w:pPr>
              <w:jc w:val="cente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cream</w:t>
            </w:r>
            <w:proofErr w:type="gramEnd"/>
            <w:r w:rsidRPr="00F94643">
              <w:rPr>
                <w:rFonts w:ascii="Calibri" w:eastAsia="Times New Roman" w:hAnsi="Calibri" w:cs="Times New Roman"/>
                <w:color w:val="000000"/>
                <w:lang w:val="en-GB"/>
              </w:rPr>
              <w:t>/yellow coloured petals</w:t>
            </w:r>
          </w:p>
        </w:tc>
        <w:tc>
          <w:tcPr>
            <w:tcW w:w="0" w:type="auto"/>
            <w:tcBorders>
              <w:top w:val="nil"/>
              <w:left w:val="nil"/>
              <w:bottom w:val="single" w:sz="4" w:space="0" w:color="auto"/>
              <w:right w:val="single" w:sz="4" w:space="0" w:color="auto"/>
            </w:tcBorders>
            <w:shd w:val="clear" w:color="auto" w:fill="auto"/>
            <w:noWrap/>
            <w:hideMark/>
          </w:tcPr>
          <w:p w14:paraId="436554DF" w14:textId="77777777" w:rsidR="00990F52" w:rsidRPr="00F94643" w:rsidRDefault="00990F52" w:rsidP="00C07EDE">
            <w:pPr>
              <w:jc w:val="center"/>
              <w:rPr>
                <w:rFonts w:ascii="Calibri" w:eastAsia="Times New Roman" w:hAnsi="Calibri" w:cs="Times New Roman"/>
                <w:color w:val="000000"/>
                <w:lang w:val="en-GB"/>
              </w:rPr>
            </w:pPr>
            <w:r w:rsidRPr="00086089">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hideMark/>
          </w:tcPr>
          <w:p w14:paraId="2175D537" w14:textId="77777777" w:rsidR="00990F52" w:rsidRPr="00F94643" w:rsidRDefault="00990F52" w:rsidP="00C07EDE">
            <w:pPr>
              <w:jc w:val="center"/>
              <w:rPr>
                <w:rFonts w:ascii="Calibri" w:eastAsia="Times New Roman" w:hAnsi="Calibri" w:cs="Times New Roman"/>
                <w:color w:val="000000"/>
                <w:lang w:val="en-GB"/>
              </w:rPr>
            </w:pPr>
            <w:r w:rsidRPr="00086089">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vAlign w:val="bottom"/>
            <w:hideMark/>
          </w:tcPr>
          <w:p w14:paraId="40816F87" w14:textId="77777777" w:rsidR="00990F52" w:rsidRPr="00F94643" w:rsidRDefault="00990F52" w:rsidP="00C07EDE">
            <w:pPr>
              <w:jc w:val="center"/>
              <w:rPr>
                <w:rFonts w:ascii="Calibri" w:eastAsia="Times New Roman" w:hAnsi="Calibri" w:cs="Times New Roman"/>
                <w:color w:val="000000"/>
                <w:lang w:val="en-GB"/>
              </w:rPr>
            </w:pPr>
            <w:r>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40A071FF" w14:textId="77777777" w:rsidR="00990F52" w:rsidRPr="00F94643" w:rsidRDefault="00990F52" w:rsidP="00C07EDE">
            <w:pPr>
              <w:jc w:val="center"/>
              <w:rPr>
                <w:rFonts w:ascii="Calibri" w:eastAsia="Times New Roman" w:hAnsi="Calibri" w:cs="Times New Roman"/>
                <w:color w:val="000000"/>
                <w:lang w:val="en-GB"/>
              </w:rPr>
            </w:pPr>
            <w:r>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hideMark/>
          </w:tcPr>
          <w:p w14:paraId="66422950" w14:textId="77777777" w:rsidR="00990F52" w:rsidRPr="00F94643" w:rsidRDefault="00990F52" w:rsidP="00C07EDE">
            <w:pPr>
              <w:jc w:val="center"/>
              <w:rPr>
                <w:rFonts w:ascii="Calibri" w:eastAsia="Times New Roman" w:hAnsi="Calibri" w:cs="Times New Roman"/>
                <w:color w:val="000000"/>
                <w:lang w:val="en-GB"/>
              </w:rPr>
            </w:pPr>
            <w:r>
              <w:rPr>
                <w:rFonts w:ascii="Zapf Dingbats" w:eastAsia="Times New Roman" w:hAnsi="Zapf Dingbats" w:cs="Times New Roman"/>
                <w:color w:val="008000"/>
                <w:sz w:val="28"/>
                <w:lang w:val="en-GB"/>
              </w:rPr>
              <w:sym w:font="Wingdings" w:char="F0FC"/>
            </w:r>
          </w:p>
        </w:tc>
      </w:tr>
      <w:tr w:rsidR="00990F52" w:rsidRPr="00F94643" w14:paraId="094D5C5D" w14:textId="77777777" w:rsidTr="00C07EDE">
        <w:trPr>
          <w:trHeight w:val="300"/>
        </w:trPr>
        <w:tc>
          <w:tcPr>
            <w:tcW w:w="0" w:type="auto"/>
            <w:tcBorders>
              <w:top w:val="single" w:sz="4" w:space="0" w:color="auto"/>
              <w:left w:val="nil"/>
              <w:bottom w:val="nil"/>
              <w:right w:val="nil"/>
            </w:tcBorders>
            <w:shd w:val="clear" w:color="auto" w:fill="auto"/>
            <w:noWrap/>
            <w:vAlign w:val="bottom"/>
            <w:hideMark/>
          </w:tcPr>
          <w:p w14:paraId="5EFC1E63"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09269F06"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Note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29AF619A" w14:textId="77777777" w:rsidR="00990F52" w:rsidRPr="00F94643" w:rsidRDefault="00990F52" w:rsidP="00C07EDE">
            <w:pP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artificial</w:t>
            </w:r>
            <w:proofErr w:type="gramEnd"/>
            <w:r w:rsidRPr="00F94643">
              <w:rPr>
                <w:rFonts w:ascii="Calibri" w:eastAsia="Times New Roman" w:hAnsi="Calibri" w:cs="Times New Roman"/>
                <w:color w:val="000000"/>
                <w:lang w:val="en-GB"/>
              </w:rPr>
              <w:t xml:space="preserve"> white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4840222B"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Flower dark</w:t>
            </w:r>
          </w:p>
        </w:tc>
        <w:tc>
          <w:tcPr>
            <w:tcW w:w="0" w:type="auto"/>
            <w:tcBorders>
              <w:top w:val="nil"/>
              <w:left w:val="nil"/>
              <w:bottom w:val="nil"/>
              <w:right w:val="nil"/>
            </w:tcBorders>
            <w:shd w:val="clear" w:color="auto" w:fill="auto"/>
            <w:noWrap/>
            <w:vAlign w:val="bottom"/>
            <w:hideMark/>
          </w:tcPr>
          <w:p w14:paraId="5F6BA190" w14:textId="77777777" w:rsidR="00990F52" w:rsidRPr="00F94643" w:rsidRDefault="00990F52" w:rsidP="00C07EDE">
            <w:pP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3F21F844"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Flower grey/</w:t>
            </w:r>
          </w:p>
        </w:tc>
        <w:tc>
          <w:tcPr>
            <w:tcW w:w="0" w:type="auto"/>
            <w:tcBorders>
              <w:top w:val="nil"/>
              <w:left w:val="nil"/>
              <w:bottom w:val="nil"/>
              <w:right w:val="nil"/>
            </w:tcBorders>
            <w:shd w:val="clear" w:color="auto" w:fill="auto"/>
            <w:noWrap/>
            <w:vAlign w:val="bottom"/>
            <w:hideMark/>
          </w:tcPr>
          <w:p w14:paraId="153E1236" w14:textId="77777777" w:rsidR="00990F52" w:rsidRPr="00F94643" w:rsidRDefault="00990F52" w:rsidP="00C07EDE">
            <w:pPr>
              <w:rPr>
                <w:rFonts w:ascii="Calibri" w:eastAsia="Times New Roman" w:hAnsi="Calibri" w:cs="Times New Roman"/>
                <w:color w:val="000000"/>
                <w:lang w:val="en-GB"/>
              </w:rPr>
            </w:pPr>
          </w:p>
        </w:tc>
      </w:tr>
      <w:tr w:rsidR="00990F52" w:rsidRPr="00F94643" w14:paraId="5AC40808" w14:textId="77777777" w:rsidTr="00C07EDE">
        <w:trPr>
          <w:trHeight w:val="300"/>
        </w:trPr>
        <w:tc>
          <w:tcPr>
            <w:tcW w:w="0" w:type="auto"/>
            <w:tcBorders>
              <w:top w:val="nil"/>
              <w:left w:val="nil"/>
              <w:bottom w:val="nil"/>
              <w:right w:val="nil"/>
            </w:tcBorders>
            <w:shd w:val="clear" w:color="auto" w:fill="auto"/>
            <w:noWrap/>
            <w:vAlign w:val="bottom"/>
            <w:hideMark/>
          </w:tcPr>
          <w:p w14:paraId="77DD1ED8"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8F5341C"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71DD08E2" w14:textId="77777777" w:rsidR="00990F52" w:rsidRPr="00F94643" w:rsidRDefault="00990F52" w:rsidP="00C07EDE">
            <w:pP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patches</w:t>
            </w:r>
            <w:proofErr w:type="gramEnd"/>
            <w:r w:rsidRPr="00F94643">
              <w:rPr>
                <w:rFonts w:ascii="Calibri" w:eastAsia="Times New Roman" w:hAnsi="Calibri" w:cs="Times New Roman"/>
                <w:color w:val="000000"/>
                <w:lang w:val="en-GB"/>
              </w:rPr>
              <w:t xml:space="preserve"> caused</w:t>
            </w:r>
          </w:p>
        </w:tc>
        <w:tc>
          <w:tcPr>
            <w:tcW w:w="0" w:type="auto"/>
            <w:tcBorders>
              <w:top w:val="nil"/>
              <w:left w:val="nil"/>
              <w:bottom w:val="nil"/>
              <w:right w:val="nil"/>
            </w:tcBorders>
            <w:shd w:val="clear" w:color="auto" w:fill="auto"/>
            <w:noWrap/>
            <w:vAlign w:val="bottom"/>
            <w:hideMark/>
          </w:tcPr>
          <w:p w14:paraId="47AAC9E6"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E1069DF"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56BA90BD" w14:textId="77777777" w:rsidR="00990F52" w:rsidRPr="00F94643" w:rsidRDefault="00990F52" w:rsidP="00C07EDE">
            <w:pP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blue</w:t>
            </w:r>
            <w:proofErr w:type="gramEnd"/>
            <w:r w:rsidRPr="00F94643">
              <w:rPr>
                <w:rFonts w:ascii="Calibri" w:eastAsia="Times New Roman" w:hAnsi="Calibri" w:cs="Times New Roman"/>
                <w:color w:val="000000"/>
                <w:lang w:val="en-GB"/>
              </w:rPr>
              <w:t xml:space="preserve"> like</w:t>
            </w:r>
          </w:p>
        </w:tc>
        <w:tc>
          <w:tcPr>
            <w:tcW w:w="0" w:type="auto"/>
            <w:tcBorders>
              <w:top w:val="nil"/>
              <w:left w:val="nil"/>
              <w:bottom w:val="nil"/>
              <w:right w:val="nil"/>
            </w:tcBorders>
            <w:shd w:val="clear" w:color="auto" w:fill="auto"/>
            <w:noWrap/>
            <w:vAlign w:val="bottom"/>
            <w:hideMark/>
          </w:tcPr>
          <w:p w14:paraId="4E4F7EE5" w14:textId="77777777" w:rsidR="00990F52" w:rsidRPr="00F94643" w:rsidRDefault="00990F52" w:rsidP="00C07EDE">
            <w:pPr>
              <w:rPr>
                <w:rFonts w:ascii="Calibri" w:eastAsia="Times New Roman" w:hAnsi="Calibri" w:cs="Times New Roman"/>
                <w:color w:val="000000"/>
                <w:lang w:val="en-GB"/>
              </w:rPr>
            </w:pPr>
          </w:p>
        </w:tc>
      </w:tr>
      <w:tr w:rsidR="00990F52" w:rsidRPr="00F94643" w14:paraId="587765A1" w14:textId="77777777" w:rsidTr="00C07EDE">
        <w:trPr>
          <w:trHeight w:val="300"/>
        </w:trPr>
        <w:tc>
          <w:tcPr>
            <w:tcW w:w="0" w:type="auto"/>
            <w:tcBorders>
              <w:top w:val="nil"/>
              <w:left w:val="nil"/>
              <w:bottom w:val="nil"/>
              <w:right w:val="nil"/>
            </w:tcBorders>
            <w:shd w:val="clear" w:color="auto" w:fill="auto"/>
            <w:noWrap/>
            <w:vAlign w:val="bottom"/>
            <w:hideMark/>
          </w:tcPr>
          <w:p w14:paraId="2D7509E0"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E08B096"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2E6B5F02" w14:textId="77777777" w:rsidR="00990F52" w:rsidRPr="00F94643" w:rsidRDefault="00990F52" w:rsidP="00C07EDE">
            <w:pP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by</w:t>
            </w:r>
            <w:proofErr w:type="gramEnd"/>
            <w:r w:rsidRPr="00F94643">
              <w:rPr>
                <w:rFonts w:ascii="Calibri" w:eastAsia="Times New Roman" w:hAnsi="Calibri" w:cs="Times New Roman"/>
                <w:color w:val="000000"/>
                <w:lang w:val="en-GB"/>
              </w:rPr>
              <w:t xml:space="preserve"> scanning</w:t>
            </w:r>
          </w:p>
        </w:tc>
        <w:tc>
          <w:tcPr>
            <w:tcW w:w="0" w:type="auto"/>
            <w:tcBorders>
              <w:top w:val="nil"/>
              <w:left w:val="nil"/>
              <w:bottom w:val="nil"/>
              <w:right w:val="nil"/>
            </w:tcBorders>
            <w:shd w:val="clear" w:color="auto" w:fill="auto"/>
            <w:noWrap/>
            <w:vAlign w:val="bottom"/>
            <w:hideMark/>
          </w:tcPr>
          <w:p w14:paraId="68289495"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7D9158E"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E1CEB56"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67D1ABC" w14:textId="77777777" w:rsidR="00990F52" w:rsidRPr="00F94643" w:rsidRDefault="00990F52" w:rsidP="00C07EDE">
            <w:pPr>
              <w:rPr>
                <w:rFonts w:ascii="Calibri" w:eastAsia="Times New Roman" w:hAnsi="Calibri" w:cs="Times New Roman"/>
                <w:color w:val="000000"/>
                <w:lang w:val="en-GB"/>
              </w:rPr>
            </w:pPr>
          </w:p>
        </w:tc>
      </w:tr>
      <w:tr w:rsidR="00990F52" w:rsidRPr="00F94643" w14:paraId="6EE0A842" w14:textId="77777777" w:rsidTr="00C07EDE">
        <w:trPr>
          <w:trHeight w:val="300"/>
        </w:trPr>
        <w:tc>
          <w:tcPr>
            <w:tcW w:w="0" w:type="auto"/>
            <w:tcBorders>
              <w:top w:val="nil"/>
              <w:left w:val="nil"/>
              <w:bottom w:val="nil"/>
              <w:right w:val="nil"/>
            </w:tcBorders>
            <w:shd w:val="clear" w:color="auto" w:fill="auto"/>
            <w:noWrap/>
            <w:vAlign w:val="bottom"/>
            <w:hideMark/>
          </w:tcPr>
          <w:p w14:paraId="7782A854"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A808C5C"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0958A59"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3E96BDF"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CDC274D"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4DC6DEA"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771AC02" w14:textId="77777777" w:rsidR="00990F52" w:rsidRPr="00F94643" w:rsidRDefault="00990F52" w:rsidP="00C07EDE">
            <w:pPr>
              <w:rPr>
                <w:rFonts w:ascii="Calibri" w:eastAsia="Times New Roman" w:hAnsi="Calibri" w:cs="Times New Roman"/>
                <w:color w:val="000000"/>
                <w:lang w:val="en-GB"/>
              </w:rPr>
            </w:pPr>
          </w:p>
        </w:tc>
      </w:tr>
      <w:tr w:rsidR="00990F52" w:rsidRPr="00F94643" w14:paraId="1F7C1E45"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BA3DC85" w14:textId="77777777" w:rsidR="00990F52" w:rsidRPr="00F94643" w:rsidRDefault="00990F52" w:rsidP="00C07EDE">
            <w:pPr>
              <w:jc w:val="center"/>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184FAD91" w14:textId="77777777" w:rsidR="00990F52" w:rsidRPr="00F94643" w:rsidRDefault="00990F52" w:rsidP="00C07EDE">
            <w:pPr>
              <w:rPr>
                <w:rFonts w:ascii="Calibri" w:eastAsia="Times New Roman" w:hAnsi="Calibri" w:cs="Times New Roman"/>
                <w:b/>
                <w:bCs/>
                <w:color w:val="006100"/>
                <w:lang w:val="en-GB"/>
              </w:rPr>
            </w:pPr>
            <w:proofErr w:type="gramStart"/>
            <w:r w:rsidRPr="00F94643">
              <w:rPr>
                <w:rFonts w:ascii="Calibri" w:eastAsia="Times New Roman" w:hAnsi="Calibri" w:cs="Times New Roman"/>
                <w:b/>
                <w:bCs/>
                <w:color w:val="006100"/>
                <w:lang w:val="en-GB"/>
              </w:rPr>
              <w:t>malipoense2</w:t>
            </w:r>
            <w:proofErr w:type="gramEnd"/>
            <w:r w:rsidRPr="00F94643">
              <w:rPr>
                <w:rFonts w:ascii="Calibri" w:eastAsia="Times New Roman" w:hAnsi="Calibri" w:cs="Times New Roman"/>
                <w:b/>
                <w:bCs/>
                <w:color w:val="006100"/>
                <w:lang w:val="en-GB"/>
              </w:rPr>
              <w:t>_10§</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43C23F95" w14:textId="77777777" w:rsidR="00990F52" w:rsidRPr="00F94643" w:rsidRDefault="00990F52" w:rsidP="00C07EDE">
            <w:pPr>
              <w:rPr>
                <w:rFonts w:ascii="Calibri" w:eastAsia="Times New Roman" w:hAnsi="Calibri" w:cs="Times New Roman"/>
                <w:b/>
                <w:bCs/>
                <w:color w:val="006100"/>
                <w:lang w:val="en-GB"/>
              </w:rPr>
            </w:pPr>
            <w:proofErr w:type="gramStart"/>
            <w:r w:rsidRPr="00F94643">
              <w:rPr>
                <w:rFonts w:ascii="Calibri" w:eastAsia="Times New Roman" w:hAnsi="Calibri" w:cs="Times New Roman"/>
                <w:b/>
                <w:bCs/>
                <w:color w:val="006100"/>
                <w:lang w:val="en-GB"/>
              </w:rPr>
              <w:t>malipoense2</w:t>
            </w:r>
            <w:proofErr w:type="gramEnd"/>
            <w:r w:rsidRPr="00F94643">
              <w:rPr>
                <w:rFonts w:ascii="Calibri" w:eastAsia="Times New Roman" w:hAnsi="Calibri" w:cs="Times New Roman"/>
                <w:b/>
                <w:bCs/>
                <w:color w:val="006100"/>
                <w:lang w:val="en-GB"/>
              </w:rPr>
              <w:t>_12§</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0E0E21E8" w14:textId="77777777" w:rsidR="00990F52" w:rsidRPr="00F94643" w:rsidRDefault="00990F52" w:rsidP="00C07EDE">
            <w:pPr>
              <w:rPr>
                <w:rFonts w:ascii="Calibri" w:eastAsia="Times New Roman" w:hAnsi="Calibri" w:cs="Times New Roman"/>
                <w:b/>
                <w:bCs/>
                <w:color w:val="006100"/>
                <w:lang w:val="en-GB"/>
              </w:rPr>
            </w:pPr>
            <w:proofErr w:type="gramStart"/>
            <w:r w:rsidRPr="00F94643">
              <w:rPr>
                <w:rFonts w:ascii="Calibri" w:eastAsia="Times New Roman" w:hAnsi="Calibri" w:cs="Times New Roman"/>
                <w:b/>
                <w:bCs/>
                <w:color w:val="006100"/>
                <w:lang w:val="en-GB"/>
              </w:rPr>
              <w:t>malipoense2</w:t>
            </w:r>
            <w:proofErr w:type="gramEnd"/>
            <w:r w:rsidRPr="00F94643">
              <w:rPr>
                <w:rFonts w:ascii="Calibri" w:eastAsia="Times New Roman" w:hAnsi="Calibri" w:cs="Times New Roman"/>
                <w:b/>
                <w:bCs/>
                <w:color w:val="006100"/>
                <w:lang w:val="en-GB"/>
              </w:rPr>
              <w:t>_14§</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4F376E8A" w14:textId="77777777" w:rsidR="00990F52" w:rsidRPr="00F94643" w:rsidRDefault="00990F52" w:rsidP="00C07EDE">
            <w:pPr>
              <w:rPr>
                <w:rFonts w:ascii="Calibri" w:eastAsia="Times New Roman" w:hAnsi="Calibri" w:cs="Times New Roman"/>
                <w:b/>
                <w:bCs/>
                <w:color w:val="006100"/>
                <w:lang w:val="en-GB"/>
              </w:rPr>
            </w:pPr>
            <w:proofErr w:type="gramStart"/>
            <w:r w:rsidRPr="00F94643">
              <w:rPr>
                <w:rFonts w:ascii="Calibri" w:eastAsia="Times New Roman" w:hAnsi="Calibri" w:cs="Times New Roman"/>
                <w:b/>
                <w:bCs/>
                <w:color w:val="006100"/>
                <w:lang w:val="en-GB"/>
              </w:rPr>
              <w:t>malipoense2</w:t>
            </w:r>
            <w:proofErr w:type="gramEnd"/>
            <w:r w:rsidRPr="00F94643">
              <w:rPr>
                <w:rFonts w:ascii="Calibri" w:eastAsia="Times New Roman" w:hAnsi="Calibri" w:cs="Times New Roman"/>
                <w:b/>
                <w:bCs/>
                <w:color w:val="006100"/>
                <w:lang w:val="en-GB"/>
              </w:rPr>
              <w:t>_8§</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1C9872E3" w14:textId="77777777" w:rsidR="00990F52" w:rsidRPr="00F94643" w:rsidRDefault="00990F52" w:rsidP="00C07EDE">
            <w:pPr>
              <w:rPr>
                <w:rFonts w:ascii="Calibri" w:eastAsia="Times New Roman" w:hAnsi="Calibri" w:cs="Times New Roman"/>
                <w:b/>
                <w:bCs/>
                <w:color w:val="9C0006"/>
                <w:lang w:val="en-GB"/>
              </w:rPr>
            </w:pPr>
            <w:proofErr w:type="gramStart"/>
            <w:r w:rsidRPr="00F94643">
              <w:rPr>
                <w:rFonts w:ascii="Calibri" w:eastAsia="Times New Roman" w:hAnsi="Calibri" w:cs="Times New Roman"/>
                <w:b/>
                <w:bCs/>
                <w:color w:val="9C0006"/>
                <w:lang w:val="en-GB"/>
              </w:rPr>
              <w:t>malipoense2</w:t>
            </w:r>
            <w:proofErr w:type="gramEnd"/>
            <w:r w:rsidRPr="00F94643">
              <w:rPr>
                <w:rFonts w:ascii="Calibri" w:eastAsia="Times New Roman" w:hAnsi="Calibri" w:cs="Times New Roman"/>
                <w:b/>
                <w:bCs/>
                <w:color w:val="9C0006"/>
                <w:lang w:val="en-GB"/>
              </w:rPr>
              <w:t>*</w:t>
            </w:r>
          </w:p>
        </w:tc>
      </w:tr>
      <w:tr w:rsidR="00990F52" w:rsidRPr="00F94643" w14:paraId="71183BF1"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7A2128E" w14:textId="77777777" w:rsidR="00990F52" w:rsidRPr="00F94643" w:rsidRDefault="00990F52" w:rsidP="00C07EDE">
            <w:pPr>
              <w:jc w:val="cente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FAEDB75"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225D360"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02AC25F"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36F8EB5"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9C26137"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r>
      <w:tr w:rsidR="00990F52" w:rsidRPr="00F94643" w14:paraId="6D2CD461"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9C078E6" w14:textId="77777777" w:rsidR="00990F52" w:rsidRPr="00F94643" w:rsidRDefault="00990F52" w:rsidP="00C07EDE">
            <w:pPr>
              <w:jc w:val="cente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broad</w:t>
            </w:r>
            <w:proofErr w:type="gramEnd"/>
            <w:r w:rsidRPr="00F94643">
              <w:rPr>
                <w:rFonts w:ascii="Calibri" w:eastAsia="Times New Roman" w:hAnsi="Calibri" w:cs="Times New Roman"/>
                <w:color w:val="000000"/>
                <w:lang w:val="en-GB"/>
              </w:rPr>
              <w:t>-elliptic petals</w:t>
            </w:r>
          </w:p>
        </w:tc>
        <w:tc>
          <w:tcPr>
            <w:tcW w:w="0" w:type="auto"/>
            <w:tcBorders>
              <w:top w:val="nil"/>
              <w:left w:val="nil"/>
              <w:bottom w:val="single" w:sz="4" w:space="0" w:color="auto"/>
              <w:right w:val="single" w:sz="4" w:space="0" w:color="auto"/>
            </w:tcBorders>
            <w:shd w:val="clear" w:color="auto" w:fill="auto"/>
            <w:noWrap/>
            <w:hideMark/>
          </w:tcPr>
          <w:p w14:paraId="77EADC34" w14:textId="77777777" w:rsidR="00990F52" w:rsidRPr="00F94643" w:rsidRDefault="00990F52" w:rsidP="00C07EDE">
            <w:pPr>
              <w:jc w:val="center"/>
              <w:rPr>
                <w:rFonts w:ascii="Calibri" w:eastAsia="Times New Roman" w:hAnsi="Calibri" w:cs="Times New Roman"/>
                <w:color w:val="000000"/>
                <w:lang w:val="en-GB"/>
              </w:rPr>
            </w:pPr>
            <w:r w:rsidRPr="00862C21">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080EB021" w14:textId="77777777" w:rsidR="00990F52" w:rsidRPr="00F94643" w:rsidRDefault="00990F52" w:rsidP="00C07EDE">
            <w:pPr>
              <w:jc w:val="center"/>
              <w:rPr>
                <w:rFonts w:ascii="Calibri" w:eastAsia="Times New Roman" w:hAnsi="Calibri" w:cs="Times New Roman"/>
                <w:color w:val="000000"/>
                <w:lang w:val="en-GB"/>
              </w:rPr>
            </w:pPr>
            <w:r w:rsidRPr="00862C21">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36879192" w14:textId="77777777" w:rsidR="00990F52" w:rsidRPr="00F94643" w:rsidRDefault="00990F52" w:rsidP="00C07EDE">
            <w:pPr>
              <w:jc w:val="center"/>
              <w:rPr>
                <w:rFonts w:ascii="Calibri" w:eastAsia="Times New Roman" w:hAnsi="Calibri" w:cs="Times New Roman"/>
                <w:color w:val="000000"/>
                <w:lang w:val="en-GB"/>
              </w:rPr>
            </w:pPr>
            <w:r w:rsidRPr="00862C21">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09E84EA2" w14:textId="77777777" w:rsidR="00990F52" w:rsidRPr="00F94643" w:rsidRDefault="00990F52" w:rsidP="00C07EDE">
            <w:pPr>
              <w:jc w:val="center"/>
              <w:rPr>
                <w:rFonts w:ascii="Calibri" w:eastAsia="Times New Roman" w:hAnsi="Calibri" w:cs="Times New Roman"/>
                <w:color w:val="000000"/>
                <w:lang w:val="en-GB"/>
              </w:rPr>
            </w:pPr>
            <w:r w:rsidRPr="00862C21">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301D3FFF" w14:textId="77777777" w:rsidR="00990F52" w:rsidRPr="00F94643" w:rsidRDefault="00990F52" w:rsidP="00C07EDE">
            <w:pPr>
              <w:jc w:val="center"/>
              <w:rPr>
                <w:rFonts w:ascii="Calibri" w:eastAsia="Times New Roman" w:hAnsi="Calibri" w:cs="Times New Roman"/>
                <w:color w:val="000000"/>
                <w:lang w:val="en-GB"/>
              </w:rPr>
            </w:pPr>
            <w:r>
              <w:rPr>
                <w:rFonts w:ascii="Calibri" w:eastAsia="Times New Roman" w:hAnsi="Calibri" w:cs="Times New Roman"/>
                <w:b/>
                <w:color w:val="E36C0A" w:themeColor="accent6" w:themeShade="BF"/>
                <w:sz w:val="28"/>
                <w:lang w:val="en-GB"/>
              </w:rPr>
              <w:t xml:space="preserve"> </w:t>
            </w:r>
            <w:r w:rsidRPr="00F94643">
              <w:rPr>
                <w:rFonts w:ascii="Calibri" w:eastAsia="Times New Roman" w:hAnsi="Calibri" w:cs="Times New Roman"/>
                <w:b/>
                <w:color w:val="E36C0A" w:themeColor="accent6" w:themeShade="BF"/>
                <w:sz w:val="28"/>
                <w:lang w:val="en-GB"/>
              </w:rPr>
              <w:t>!</w:t>
            </w:r>
          </w:p>
        </w:tc>
      </w:tr>
      <w:tr w:rsidR="00990F52" w:rsidRPr="00F94643" w14:paraId="1560939B"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BDC76A9" w14:textId="77777777" w:rsidR="00990F52" w:rsidRPr="00F94643" w:rsidRDefault="00990F52" w:rsidP="00C07EDE">
            <w:pPr>
              <w:jc w:val="center"/>
              <w:rPr>
                <w:rFonts w:ascii="Calibri" w:eastAsia="Times New Roman" w:hAnsi="Calibri" w:cs="Times New Roman"/>
                <w:color w:val="000000"/>
                <w:lang w:val="en-GB"/>
              </w:rPr>
            </w:pPr>
            <w:proofErr w:type="spellStart"/>
            <w:proofErr w:type="gramStart"/>
            <w:r w:rsidRPr="00F94643">
              <w:rPr>
                <w:rFonts w:ascii="Calibri" w:eastAsia="Times New Roman" w:hAnsi="Calibri" w:cs="Times New Roman"/>
                <w:color w:val="000000"/>
                <w:lang w:val="en-GB"/>
              </w:rPr>
              <w:t>subcircular</w:t>
            </w:r>
            <w:proofErr w:type="spellEnd"/>
            <w:proofErr w:type="gramEnd"/>
            <w:r w:rsidRPr="00F94643">
              <w:rPr>
                <w:rFonts w:ascii="Calibri" w:eastAsia="Times New Roman" w:hAnsi="Calibri" w:cs="Times New Roman"/>
                <w:color w:val="000000"/>
                <w:lang w:val="en-GB"/>
              </w:rPr>
              <w:t xml:space="preserve"> petals</w:t>
            </w:r>
          </w:p>
        </w:tc>
        <w:tc>
          <w:tcPr>
            <w:tcW w:w="0" w:type="auto"/>
            <w:tcBorders>
              <w:top w:val="nil"/>
              <w:left w:val="nil"/>
              <w:bottom w:val="single" w:sz="4" w:space="0" w:color="auto"/>
              <w:right w:val="single" w:sz="4" w:space="0" w:color="auto"/>
            </w:tcBorders>
            <w:shd w:val="clear" w:color="auto" w:fill="auto"/>
            <w:noWrap/>
            <w:hideMark/>
          </w:tcPr>
          <w:p w14:paraId="03C1211E" w14:textId="77777777" w:rsidR="00990F52" w:rsidRPr="00F94643" w:rsidRDefault="00990F52" w:rsidP="00C07EDE">
            <w:pPr>
              <w:jc w:val="center"/>
              <w:rPr>
                <w:rFonts w:ascii="Calibri" w:eastAsia="Times New Roman" w:hAnsi="Calibri" w:cs="Times New Roman"/>
                <w:color w:val="000000"/>
                <w:lang w:val="en-GB"/>
              </w:rPr>
            </w:pPr>
            <w:r w:rsidRPr="00862C21">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232028C8" w14:textId="77777777" w:rsidR="00990F52" w:rsidRPr="00F94643" w:rsidRDefault="00990F52" w:rsidP="00C07EDE">
            <w:pPr>
              <w:jc w:val="center"/>
              <w:rPr>
                <w:rFonts w:ascii="Calibri" w:eastAsia="Times New Roman" w:hAnsi="Calibri" w:cs="Times New Roman"/>
                <w:color w:val="000000"/>
                <w:lang w:val="en-GB"/>
              </w:rPr>
            </w:pPr>
            <w:r w:rsidRPr="00862C21">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23C952EE" w14:textId="77777777" w:rsidR="00990F52" w:rsidRPr="00F94643" w:rsidRDefault="00990F52" w:rsidP="00C07EDE">
            <w:pPr>
              <w:jc w:val="center"/>
              <w:rPr>
                <w:rFonts w:ascii="Calibri" w:eastAsia="Times New Roman" w:hAnsi="Calibri" w:cs="Times New Roman"/>
                <w:color w:val="000000"/>
                <w:lang w:val="en-GB"/>
              </w:rPr>
            </w:pPr>
            <w:r w:rsidRPr="00862C21">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D7F38DE" w14:textId="77777777" w:rsidR="00990F52" w:rsidRPr="00F94643" w:rsidRDefault="00990F52" w:rsidP="00C07EDE">
            <w:pPr>
              <w:jc w:val="center"/>
              <w:rPr>
                <w:rFonts w:ascii="Calibri" w:eastAsia="Times New Roman" w:hAnsi="Calibri" w:cs="Times New Roman"/>
                <w:color w:val="000000"/>
                <w:lang w:val="en-GB"/>
              </w:rPr>
            </w:pPr>
            <w:r w:rsidRPr="00862C21">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14B596A2" w14:textId="77777777" w:rsidR="00990F52" w:rsidRPr="00F94643" w:rsidRDefault="00990F52" w:rsidP="00C07EDE">
            <w:pPr>
              <w:jc w:val="center"/>
              <w:rPr>
                <w:rFonts w:ascii="Calibri" w:eastAsia="Times New Roman" w:hAnsi="Calibri" w:cs="Times New Roman"/>
                <w:color w:val="000000"/>
                <w:lang w:val="en-GB"/>
              </w:rPr>
            </w:pPr>
            <w:r>
              <w:rPr>
                <w:rFonts w:ascii="Zapf Dingbats" w:eastAsia="Times New Roman" w:hAnsi="Zapf Dingbats" w:cs="Times New Roman"/>
                <w:color w:val="FF0000"/>
                <w:sz w:val="28"/>
                <w:lang w:val="en-GB"/>
              </w:rPr>
              <w:sym w:font="Wingdings" w:char="F0FB"/>
            </w:r>
          </w:p>
        </w:tc>
      </w:tr>
      <w:tr w:rsidR="00990F52" w:rsidRPr="00F94643" w14:paraId="268C4233"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50B511D" w14:textId="77777777" w:rsidR="00990F52" w:rsidRPr="00F94643" w:rsidRDefault="00990F52" w:rsidP="00C07EDE">
            <w:pPr>
              <w:jc w:val="cente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large</w:t>
            </w:r>
            <w:proofErr w:type="gramEnd"/>
            <w:r w:rsidRPr="00F94643">
              <w:rPr>
                <w:rFonts w:ascii="Calibri" w:eastAsia="Times New Roman" w:hAnsi="Calibri" w:cs="Times New Roman"/>
                <w:color w:val="000000"/>
                <w:lang w:val="en-GB"/>
              </w:rPr>
              <w:t xml:space="preserve"> </w:t>
            </w:r>
            <w:proofErr w:type="spellStart"/>
            <w:r w:rsidRPr="00F94643">
              <w:rPr>
                <w:rFonts w:ascii="Calibri" w:eastAsia="Times New Roman" w:hAnsi="Calibri" w:cs="Times New Roman"/>
                <w:color w:val="000000"/>
                <w:lang w:val="en-GB"/>
              </w:rPr>
              <w:t>staminode</w:t>
            </w:r>
            <w:proofErr w:type="spellEnd"/>
          </w:p>
        </w:tc>
        <w:tc>
          <w:tcPr>
            <w:tcW w:w="0" w:type="auto"/>
            <w:tcBorders>
              <w:top w:val="nil"/>
              <w:left w:val="nil"/>
              <w:bottom w:val="single" w:sz="4" w:space="0" w:color="auto"/>
              <w:right w:val="single" w:sz="4" w:space="0" w:color="auto"/>
            </w:tcBorders>
            <w:shd w:val="clear" w:color="auto" w:fill="auto"/>
            <w:noWrap/>
            <w:hideMark/>
          </w:tcPr>
          <w:p w14:paraId="0E339B08" w14:textId="77777777" w:rsidR="00990F52" w:rsidRPr="00F94643" w:rsidRDefault="00990F52" w:rsidP="00C07EDE">
            <w:pPr>
              <w:jc w:val="center"/>
              <w:rPr>
                <w:rFonts w:ascii="Calibri" w:eastAsia="Times New Roman" w:hAnsi="Calibri" w:cs="Times New Roman"/>
                <w:color w:val="000000"/>
                <w:lang w:val="en-GB"/>
              </w:rPr>
            </w:pPr>
            <w:r w:rsidRPr="00862C21">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6CCF3F0C" w14:textId="77777777" w:rsidR="00990F52" w:rsidRPr="00F94643" w:rsidRDefault="00990F52" w:rsidP="00C07EDE">
            <w:pPr>
              <w:jc w:val="center"/>
              <w:rPr>
                <w:rFonts w:ascii="Calibri" w:eastAsia="Times New Roman" w:hAnsi="Calibri" w:cs="Times New Roman"/>
                <w:color w:val="000000"/>
                <w:lang w:val="en-GB"/>
              </w:rPr>
            </w:pPr>
            <w:r w:rsidRPr="00862C21">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65B29197" w14:textId="77777777" w:rsidR="00990F52" w:rsidRPr="00F94643" w:rsidRDefault="00990F52" w:rsidP="00C07EDE">
            <w:pPr>
              <w:jc w:val="center"/>
              <w:rPr>
                <w:rFonts w:ascii="Calibri" w:eastAsia="Times New Roman" w:hAnsi="Calibri" w:cs="Times New Roman"/>
                <w:color w:val="000000"/>
                <w:lang w:val="en-GB"/>
              </w:rPr>
            </w:pPr>
            <w:r w:rsidRPr="00862C21">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0E882CCB" w14:textId="77777777" w:rsidR="00990F52" w:rsidRPr="00F94643" w:rsidRDefault="00990F52" w:rsidP="00C07EDE">
            <w:pPr>
              <w:jc w:val="center"/>
              <w:rPr>
                <w:rFonts w:ascii="Calibri" w:eastAsia="Times New Roman" w:hAnsi="Calibri" w:cs="Times New Roman"/>
                <w:color w:val="000000"/>
                <w:lang w:val="en-GB"/>
              </w:rPr>
            </w:pPr>
            <w:r w:rsidRPr="00862C21">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192B208B" w14:textId="77777777" w:rsidR="00990F52" w:rsidRPr="00F94643" w:rsidRDefault="00990F52" w:rsidP="00C07EDE">
            <w:pPr>
              <w:jc w:val="center"/>
              <w:rPr>
                <w:rFonts w:ascii="Calibri" w:eastAsia="Times New Roman" w:hAnsi="Calibri" w:cs="Times New Roman"/>
                <w:color w:val="000000"/>
                <w:lang w:val="en-GB"/>
              </w:rPr>
            </w:pPr>
            <w:r>
              <w:rPr>
                <w:rFonts w:ascii="Zapf Dingbats" w:eastAsia="Times New Roman" w:hAnsi="Zapf Dingbats" w:cs="Times New Roman"/>
                <w:color w:val="008000"/>
                <w:sz w:val="28"/>
                <w:lang w:val="en-GB"/>
              </w:rPr>
              <w:sym w:font="Wingdings" w:char="F0FC"/>
            </w:r>
          </w:p>
        </w:tc>
      </w:tr>
      <w:tr w:rsidR="00990F52" w:rsidRPr="00F94643" w14:paraId="47548E49" w14:textId="77777777" w:rsidTr="00C07EDE">
        <w:trPr>
          <w:trHeight w:val="300"/>
        </w:trPr>
        <w:tc>
          <w:tcPr>
            <w:tcW w:w="0" w:type="auto"/>
            <w:gridSpan w:val="2"/>
            <w:tcBorders>
              <w:top w:val="single" w:sz="4" w:space="0" w:color="auto"/>
              <w:left w:val="single" w:sz="4" w:space="0" w:color="auto"/>
              <w:bottom w:val="nil"/>
              <w:right w:val="single" w:sz="4" w:space="0" w:color="auto"/>
            </w:tcBorders>
            <w:shd w:val="clear" w:color="auto" w:fill="auto"/>
            <w:noWrap/>
            <w:vAlign w:val="bottom"/>
            <w:hideMark/>
          </w:tcPr>
          <w:p w14:paraId="6DD45FDD" w14:textId="77777777" w:rsidR="00990F52" w:rsidRPr="00F94643" w:rsidRDefault="00990F52" w:rsidP="00C07EDE">
            <w:pPr>
              <w:jc w:val="cente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cream</w:t>
            </w:r>
            <w:proofErr w:type="gramEnd"/>
            <w:r w:rsidRPr="00F94643">
              <w:rPr>
                <w:rFonts w:ascii="Calibri" w:eastAsia="Times New Roman" w:hAnsi="Calibri" w:cs="Times New Roman"/>
                <w:color w:val="000000"/>
                <w:lang w:val="en-GB"/>
              </w:rPr>
              <w:t>/yellow coloured petals</w:t>
            </w:r>
          </w:p>
        </w:tc>
        <w:tc>
          <w:tcPr>
            <w:tcW w:w="0" w:type="auto"/>
            <w:tcBorders>
              <w:top w:val="nil"/>
              <w:left w:val="nil"/>
              <w:bottom w:val="single" w:sz="4" w:space="0" w:color="auto"/>
              <w:right w:val="single" w:sz="4" w:space="0" w:color="auto"/>
            </w:tcBorders>
            <w:shd w:val="clear" w:color="auto" w:fill="auto"/>
            <w:noWrap/>
            <w:hideMark/>
          </w:tcPr>
          <w:p w14:paraId="076E8A1D" w14:textId="77777777" w:rsidR="00990F52" w:rsidRPr="00F94643" w:rsidRDefault="00990F52" w:rsidP="00C07EDE">
            <w:pPr>
              <w:jc w:val="center"/>
              <w:rPr>
                <w:rFonts w:ascii="Calibri" w:eastAsia="Times New Roman" w:hAnsi="Calibri" w:cs="Times New Roman"/>
                <w:color w:val="000000"/>
                <w:lang w:val="en-GB"/>
              </w:rPr>
            </w:pPr>
            <w:r w:rsidRPr="00862C21">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36B53282" w14:textId="77777777" w:rsidR="00990F52" w:rsidRPr="00F94643" w:rsidRDefault="00990F52" w:rsidP="00C07EDE">
            <w:pPr>
              <w:jc w:val="center"/>
              <w:rPr>
                <w:rFonts w:ascii="Calibri" w:eastAsia="Times New Roman" w:hAnsi="Calibri" w:cs="Times New Roman"/>
                <w:color w:val="000000"/>
                <w:lang w:val="en-GB"/>
              </w:rPr>
            </w:pPr>
            <w:r w:rsidRPr="00862C21">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605F7300" w14:textId="77777777" w:rsidR="00990F52" w:rsidRPr="00F94643" w:rsidRDefault="00990F52" w:rsidP="00C07EDE">
            <w:pPr>
              <w:jc w:val="center"/>
              <w:rPr>
                <w:rFonts w:ascii="Calibri" w:eastAsia="Times New Roman" w:hAnsi="Calibri" w:cs="Times New Roman"/>
                <w:color w:val="000000"/>
                <w:lang w:val="en-GB"/>
              </w:rPr>
            </w:pPr>
            <w:r w:rsidRPr="00862C21">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8CBB5AB" w14:textId="77777777" w:rsidR="00990F52" w:rsidRPr="00F94643" w:rsidRDefault="00990F52" w:rsidP="00C07EDE">
            <w:pPr>
              <w:jc w:val="center"/>
              <w:rPr>
                <w:rFonts w:ascii="Calibri" w:eastAsia="Times New Roman" w:hAnsi="Calibri" w:cs="Times New Roman"/>
                <w:color w:val="000000"/>
                <w:lang w:val="en-GB"/>
              </w:rPr>
            </w:pPr>
            <w:r w:rsidRPr="00862C21">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4A0545D3" w14:textId="77777777" w:rsidR="00990F52" w:rsidRPr="00F94643" w:rsidRDefault="00990F52" w:rsidP="00C07EDE">
            <w:pPr>
              <w:jc w:val="center"/>
              <w:rPr>
                <w:rFonts w:ascii="Calibri" w:eastAsia="Times New Roman" w:hAnsi="Calibri" w:cs="Times New Roman"/>
                <w:color w:val="000000"/>
                <w:lang w:val="en-GB"/>
              </w:rPr>
            </w:pPr>
            <w:r>
              <w:rPr>
                <w:rFonts w:ascii="Zapf Dingbats" w:eastAsia="Times New Roman" w:hAnsi="Zapf Dingbats" w:cs="Times New Roman"/>
                <w:color w:val="FF0000"/>
                <w:sz w:val="28"/>
                <w:lang w:val="en-GB"/>
              </w:rPr>
              <w:sym w:font="Wingdings" w:char="F0FB"/>
            </w:r>
          </w:p>
        </w:tc>
      </w:tr>
      <w:tr w:rsidR="00990F52" w:rsidRPr="00F94643" w14:paraId="443EFFBA" w14:textId="77777777" w:rsidTr="00C07EDE">
        <w:trPr>
          <w:trHeight w:val="300"/>
        </w:trPr>
        <w:tc>
          <w:tcPr>
            <w:tcW w:w="0" w:type="auto"/>
            <w:tcBorders>
              <w:top w:val="single" w:sz="4" w:space="0" w:color="auto"/>
              <w:left w:val="nil"/>
              <w:bottom w:val="nil"/>
              <w:right w:val="nil"/>
            </w:tcBorders>
            <w:shd w:val="clear" w:color="auto" w:fill="auto"/>
            <w:noWrap/>
            <w:vAlign w:val="bottom"/>
            <w:hideMark/>
          </w:tcPr>
          <w:p w14:paraId="11E3702C"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5D52FFCE"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Note</w:t>
            </w:r>
          </w:p>
        </w:tc>
        <w:tc>
          <w:tcPr>
            <w:tcW w:w="0" w:type="auto"/>
            <w:tcBorders>
              <w:top w:val="nil"/>
              <w:left w:val="nil"/>
              <w:bottom w:val="nil"/>
              <w:right w:val="nil"/>
            </w:tcBorders>
            <w:shd w:val="clear" w:color="auto" w:fill="auto"/>
            <w:noWrap/>
            <w:vAlign w:val="bottom"/>
            <w:hideMark/>
          </w:tcPr>
          <w:p w14:paraId="542C680A"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6A0182E"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6CC80AB"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E70DF6F" w14:textId="77777777" w:rsidR="00990F52" w:rsidRPr="00F94643" w:rsidRDefault="00990F52" w:rsidP="00C07EDE">
            <w:pP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7B3891D1"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Not fully frontal</w:t>
            </w:r>
          </w:p>
        </w:tc>
      </w:tr>
      <w:tr w:rsidR="00990F52" w:rsidRPr="00F94643" w14:paraId="10EB5187"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FE565B3" w14:textId="77777777" w:rsidR="00990F52" w:rsidRPr="00F94643" w:rsidRDefault="00990F52" w:rsidP="00C07EDE">
            <w:pPr>
              <w:jc w:val="center"/>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lastRenderedPageBreak/>
              <w:t>Characteristics</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5E7B69C7" w14:textId="77777777" w:rsidR="00990F52" w:rsidRPr="00F94643" w:rsidRDefault="00990F52" w:rsidP="00C07EDE">
            <w:pPr>
              <w:rPr>
                <w:rFonts w:ascii="Calibri" w:eastAsia="Times New Roman" w:hAnsi="Calibri" w:cs="Times New Roman"/>
                <w:b/>
                <w:bCs/>
                <w:color w:val="9C0006"/>
                <w:lang w:val="en-GB"/>
              </w:rPr>
            </w:pPr>
            <w:proofErr w:type="gramStart"/>
            <w:r w:rsidRPr="00F94643">
              <w:rPr>
                <w:rFonts w:ascii="Calibri" w:eastAsia="Times New Roman" w:hAnsi="Calibri" w:cs="Times New Roman"/>
                <w:b/>
                <w:bCs/>
                <w:color w:val="9C0006"/>
                <w:lang w:val="en-GB"/>
              </w:rPr>
              <w:t>malipoense3</w:t>
            </w:r>
            <w:proofErr w:type="gramEnd"/>
            <w:r w:rsidRPr="00F94643">
              <w:rPr>
                <w:rFonts w:ascii="Calibri" w:eastAsia="Times New Roman" w:hAnsi="Calibri" w:cs="Times New Roman"/>
                <w:b/>
                <w:bCs/>
                <w:color w:val="9C0006"/>
                <w:lang w:val="en-GB"/>
              </w:rPr>
              <w:t>*</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3F95EAC2" w14:textId="77777777" w:rsidR="00990F52" w:rsidRPr="00F94643" w:rsidRDefault="00990F52" w:rsidP="00C07EDE">
            <w:pPr>
              <w:rPr>
                <w:rFonts w:ascii="Calibri" w:eastAsia="Times New Roman" w:hAnsi="Calibri" w:cs="Times New Roman"/>
                <w:b/>
                <w:bCs/>
                <w:color w:val="006100"/>
                <w:lang w:val="en-GB"/>
              </w:rPr>
            </w:pPr>
            <w:proofErr w:type="gramStart"/>
            <w:r w:rsidRPr="00F94643">
              <w:rPr>
                <w:rFonts w:ascii="Calibri" w:eastAsia="Times New Roman" w:hAnsi="Calibri" w:cs="Times New Roman"/>
                <w:b/>
                <w:bCs/>
                <w:color w:val="006100"/>
                <w:lang w:val="en-GB"/>
              </w:rPr>
              <w:t>malipoense2</w:t>
            </w:r>
            <w:proofErr w:type="gramEnd"/>
            <w:r w:rsidRPr="00F94643">
              <w:rPr>
                <w:rFonts w:ascii="Calibri" w:eastAsia="Times New Roman" w:hAnsi="Calibri" w:cs="Times New Roman"/>
                <w:b/>
                <w:bCs/>
                <w:color w:val="006100"/>
                <w:lang w:val="en-GB"/>
              </w:rPr>
              <w:t>_16§</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755BEACB" w14:textId="77777777" w:rsidR="00990F52" w:rsidRPr="00F94643" w:rsidRDefault="00990F52" w:rsidP="00C07EDE">
            <w:pPr>
              <w:rPr>
                <w:rFonts w:ascii="Calibri" w:eastAsia="Times New Roman" w:hAnsi="Calibri" w:cs="Times New Roman"/>
                <w:b/>
                <w:bCs/>
                <w:color w:val="006100"/>
                <w:lang w:val="en-GB"/>
              </w:rPr>
            </w:pPr>
            <w:proofErr w:type="gramStart"/>
            <w:r w:rsidRPr="00F94643">
              <w:rPr>
                <w:rFonts w:ascii="Calibri" w:eastAsia="Times New Roman" w:hAnsi="Calibri" w:cs="Times New Roman"/>
                <w:b/>
                <w:bCs/>
                <w:color w:val="006100"/>
                <w:lang w:val="en-GB"/>
              </w:rPr>
              <w:t>malipoense2</w:t>
            </w:r>
            <w:proofErr w:type="gramEnd"/>
            <w:r w:rsidRPr="00F94643">
              <w:rPr>
                <w:rFonts w:ascii="Calibri" w:eastAsia="Times New Roman" w:hAnsi="Calibri" w:cs="Times New Roman"/>
                <w:b/>
                <w:bCs/>
                <w:color w:val="006100"/>
                <w:lang w:val="en-GB"/>
              </w:rPr>
              <w:t>_18§</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624B512D" w14:textId="77777777" w:rsidR="00990F52" w:rsidRPr="00F94643" w:rsidRDefault="00990F52" w:rsidP="00C07EDE">
            <w:pPr>
              <w:rPr>
                <w:rFonts w:ascii="Calibri" w:eastAsia="Times New Roman" w:hAnsi="Calibri" w:cs="Times New Roman"/>
                <w:b/>
                <w:bCs/>
                <w:color w:val="006100"/>
                <w:lang w:val="en-GB"/>
              </w:rPr>
            </w:pPr>
            <w:proofErr w:type="gramStart"/>
            <w:r w:rsidRPr="00F94643">
              <w:rPr>
                <w:rFonts w:ascii="Calibri" w:eastAsia="Times New Roman" w:hAnsi="Calibri" w:cs="Times New Roman"/>
                <w:b/>
                <w:bCs/>
                <w:color w:val="006100"/>
                <w:lang w:val="en-GB"/>
              </w:rPr>
              <w:t>malipoense2</w:t>
            </w:r>
            <w:proofErr w:type="gramEnd"/>
            <w:r w:rsidRPr="00F94643">
              <w:rPr>
                <w:rFonts w:ascii="Calibri" w:eastAsia="Times New Roman" w:hAnsi="Calibri" w:cs="Times New Roman"/>
                <w:b/>
                <w:bCs/>
                <w:color w:val="006100"/>
                <w:lang w:val="en-GB"/>
              </w:rPr>
              <w:t>_2§</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7E7606AF" w14:textId="77777777" w:rsidR="00990F52" w:rsidRPr="00F94643" w:rsidRDefault="00990F52" w:rsidP="00C07EDE">
            <w:pPr>
              <w:rPr>
                <w:rFonts w:ascii="Calibri" w:eastAsia="Times New Roman" w:hAnsi="Calibri" w:cs="Times New Roman"/>
                <w:b/>
                <w:bCs/>
                <w:color w:val="006100"/>
                <w:lang w:val="en-GB"/>
              </w:rPr>
            </w:pPr>
            <w:proofErr w:type="gramStart"/>
            <w:r w:rsidRPr="00F94643">
              <w:rPr>
                <w:rFonts w:ascii="Calibri" w:eastAsia="Times New Roman" w:hAnsi="Calibri" w:cs="Times New Roman"/>
                <w:b/>
                <w:bCs/>
                <w:color w:val="006100"/>
                <w:lang w:val="en-GB"/>
              </w:rPr>
              <w:t>malipoense2</w:t>
            </w:r>
            <w:proofErr w:type="gramEnd"/>
            <w:r w:rsidRPr="00F94643">
              <w:rPr>
                <w:rFonts w:ascii="Calibri" w:eastAsia="Times New Roman" w:hAnsi="Calibri" w:cs="Times New Roman"/>
                <w:b/>
                <w:bCs/>
                <w:color w:val="006100"/>
                <w:lang w:val="en-GB"/>
              </w:rPr>
              <w:t>_4§</w:t>
            </w:r>
          </w:p>
        </w:tc>
      </w:tr>
      <w:tr w:rsidR="00990F52" w:rsidRPr="00F94643" w14:paraId="05C00761"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EA35587" w14:textId="77777777" w:rsidR="00990F52" w:rsidRPr="00F94643" w:rsidRDefault="00990F52" w:rsidP="00C07EDE">
            <w:pPr>
              <w:jc w:val="cente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B14D955"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79E2820B"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01A3DCFB"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06613BC4"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B3E729E"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r>
      <w:tr w:rsidR="00990F52" w:rsidRPr="00F94643" w14:paraId="5FFE666D"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2E7BEA6" w14:textId="77777777" w:rsidR="00990F52" w:rsidRPr="00F94643" w:rsidRDefault="00990F52" w:rsidP="00C07EDE">
            <w:pPr>
              <w:jc w:val="cente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broad</w:t>
            </w:r>
            <w:proofErr w:type="gramEnd"/>
            <w:r w:rsidRPr="00F94643">
              <w:rPr>
                <w:rFonts w:ascii="Calibri" w:eastAsia="Times New Roman" w:hAnsi="Calibri" w:cs="Times New Roman"/>
                <w:color w:val="000000"/>
                <w:lang w:val="en-GB"/>
              </w:rPr>
              <w:t>-elliptic petals</w:t>
            </w:r>
          </w:p>
        </w:tc>
        <w:tc>
          <w:tcPr>
            <w:tcW w:w="0" w:type="auto"/>
            <w:tcBorders>
              <w:top w:val="nil"/>
              <w:left w:val="nil"/>
              <w:bottom w:val="single" w:sz="4" w:space="0" w:color="auto"/>
              <w:right w:val="single" w:sz="4" w:space="0" w:color="auto"/>
            </w:tcBorders>
            <w:shd w:val="clear" w:color="auto" w:fill="auto"/>
            <w:noWrap/>
            <w:vAlign w:val="bottom"/>
            <w:hideMark/>
          </w:tcPr>
          <w:p w14:paraId="7F89B8CC" w14:textId="77777777" w:rsidR="00990F52" w:rsidRPr="00F94643" w:rsidRDefault="00990F52" w:rsidP="00C07EDE">
            <w:pPr>
              <w:jc w:val="center"/>
              <w:rPr>
                <w:rFonts w:ascii="Calibri" w:eastAsia="Times New Roman" w:hAnsi="Calibri" w:cs="Times New Roman"/>
                <w:color w:val="000000"/>
                <w:lang w:val="en-GB"/>
              </w:rPr>
            </w:pPr>
            <w:r w:rsidRPr="00F94643">
              <w:rPr>
                <w:rFonts w:ascii="Calibri" w:eastAsia="Times New Roman" w:hAnsi="Calibri" w:cs="Times New Roman"/>
                <w:b/>
                <w:color w:val="E36C0A" w:themeColor="accent6" w:themeShade="BF"/>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18369C9" w14:textId="77777777" w:rsidR="00990F52" w:rsidRPr="00F94643" w:rsidRDefault="00990F52" w:rsidP="00C07EDE">
            <w:pPr>
              <w:jc w:val="center"/>
              <w:rPr>
                <w:rFonts w:ascii="Calibri" w:eastAsia="Times New Roman" w:hAnsi="Calibri" w:cs="Times New Roman"/>
                <w:color w:val="000000"/>
                <w:lang w:val="en-GB"/>
              </w:rPr>
            </w:pPr>
            <w:r w:rsidRPr="000D1481">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097E31A5" w14:textId="77777777" w:rsidR="00990F52" w:rsidRPr="00F94643" w:rsidRDefault="00990F52" w:rsidP="00C07EDE">
            <w:pPr>
              <w:jc w:val="center"/>
              <w:rPr>
                <w:rFonts w:ascii="Calibri" w:eastAsia="Times New Roman" w:hAnsi="Calibri" w:cs="Times New Roman"/>
                <w:color w:val="000000"/>
                <w:lang w:val="en-GB"/>
              </w:rPr>
            </w:pPr>
            <w:r w:rsidRPr="000D1481">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9433074" w14:textId="77777777" w:rsidR="00990F52" w:rsidRPr="00F94643" w:rsidRDefault="00990F52" w:rsidP="00C07EDE">
            <w:pPr>
              <w:jc w:val="center"/>
              <w:rPr>
                <w:rFonts w:ascii="Calibri" w:eastAsia="Times New Roman" w:hAnsi="Calibri" w:cs="Times New Roman"/>
                <w:color w:val="000000"/>
                <w:lang w:val="en-GB"/>
              </w:rPr>
            </w:pPr>
            <w:r w:rsidRPr="000D1481">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31A69DBF" w14:textId="77777777" w:rsidR="00990F52" w:rsidRPr="00F94643" w:rsidRDefault="00990F52" w:rsidP="00C07EDE">
            <w:pPr>
              <w:jc w:val="center"/>
              <w:rPr>
                <w:rFonts w:ascii="Calibri" w:eastAsia="Times New Roman" w:hAnsi="Calibri" w:cs="Times New Roman"/>
                <w:color w:val="000000"/>
                <w:lang w:val="en-GB"/>
              </w:rPr>
            </w:pPr>
            <w:r w:rsidRPr="000D1481">
              <w:rPr>
                <w:rFonts w:ascii="Zapf Dingbats" w:eastAsia="Times New Roman" w:hAnsi="Zapf Dingbats" w:cs="Times New Roman"/>
                <w:color w:val="008000"/>
                <w:sz w:val="28"/>
                <w:lang w:val="en-GB"/>
              </w:rPr>
              <w:sym w:font="Wingdings" w:char="F0FC"/>
            </w:r>
          </w:p>
        </w:tc>
      </w:tr>
      <w:tr w:rsidR="00990F52" w:rsidRPr="00F94643" w14:paraId="634927D7"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DAC4CB9" w14:textId="77777777" w:rsidR="00990F52" w:rsidRPr="00F94643" w:rsidRDefault="00990F52" w:rsidP="00C07EDE">
            <w:pPr>
              <w:jc w:val="center"/>
              <w:rPr>
                <w:rFonts w:ascii="Calibri" w:eastAsia="Times New Roman" w:hAnsi="Calibri" w:cs="Times New Roman"/>
                <w:color w:val="000000"/>
                <w:lang w:val="en-GB"/>
              </w:rPr>
            </w:pPr>
            <w:proofErr w:type="spellStart"/>
            <w:proofErr w:type="gramStart"/>
            <w:r w:rsidRPr="00F94643">
              <w:rPr>
                <w:rFonts w:ascii="Calibri" w:eastAsia="Times New Roman" w:hAnsi="Calibri" w:cs="Times New Roman"/>
                <w:color w:val="000000"/>
                <w:lang w:val="en-GB"/>
              </w:rPr>
              <w:t>subcircular</w:t>
            </w:r>
            <w:proofErr w:type="spellEnd"/>
            <w:proofErr w:type="gramEnd"/>
            <w:r w:rsidRPr="00F94643">
              <w:rPr>
                <w:rFonts w:ascii="Calibri" w:eastAsia="Times New Roman" w:hAnsi="Calibri" w:cs="Times New Roman"/>
                <w:color w:val="000000"/>
                <w:lang w:val="en-GB"/>
              </w:rPr>
              <w:t xml:space="preserve"> petals</w:t>
            </w:r>
          </w:p>
        </w:tc>
        <w:tc>
          <w:tcPr>
            <w:tcW w:w="0" w:type="auto"/>
            <w:tcBorders>
              <w:top w:val="nil"/>
              <w:left w:val="nil"/>
              <w:bottom w:val="single" w:sz="4" w:space="0" w:color="auto"/>
              <w:right w:val="single" w:sz="4" w:space="0" w:color="auto"/>
            </w:tcBorders>
            <w:shd w:val="clear" w:color="auto" w:fill="auto"/>
            <w:noWrap/>
            <w:vAlign w:val="bottom"/>
            <w:hideMark/>
          </w:tcPr>
          <w:p w14:paraId="160828FB" w14:textId="77777777" w:rsidR="00990F52" w:rsidRPr="00F94643" w:rsidRDefault="00990F52" w:rsidP="00C07EDE">
            <w:pPr>
              <w:jc w:val="center"/>
              <w:rPr>
                <w:rFonts w:ascii="Calibri" w:eastAsia="Times New Roman" w:hAnsi="Calibri" w:cs="Times New Roman"/>
                <w:color w:val="000000"/>
                <w:lang w:val="en-GB"/>
              </w:rPr>
            </w:pPr>
            <w:r w:rsidRPr="00F94643">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218DB81" w14:textId="77777777" w:rsidR="00990F52" w:rsidRPr="00F94643" w:rsidRDefault="00990F52" w:rsidP="00C07EDE">
            <w:pPr>
              <w:jc w:val="center"/>
              <w:rPr>
                <w:rFonts w:ascii="Calibri" w:eastAsia="Times New Roman" w:hAnsi="Calibri" w:cs="Times New Roman"/>
                <w:color w:val="000000"/>
                <w:lang w:val="en-GB"/>
              </w:rPr>
            </w:pPr>
            <w:r w:rsidRPr="000D1481">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1EA9D828" w14:textId="77777777" w:rsidR="00990F52" w:rsidRPr="00F94643" w:rsidRDefault="00990F52" w:rsidP="00C07EDE">
            <w:pPr>
              <w:jc w:val="center"/>
              <w:rPr>
                <w:rFonts w:ascii="Calibri" w:eastAsia="Times New Roman" w:hAnsi="Calibri" w:cs="Times New Roman"/>
                <w:color w:val="000000"/>
                <w:lang w:val="en-GB"/>
              </w:rPr>
            </w:pPr>
            <w:r w:rsidRPr="000D1481">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4D62668" w14:textId="77777777" w:rsidR="00990F52" w:rsidRPr="00F94643" w:rsidRDefault="00990F52" w:rsidP="00C07EDE">
            <w:pPr>
              <w:jc w:val="center"/>
              <w:rPr>
                <w:rFonts w:ascii="Calibri" w:eastAsia="Times New Roman" w:hAnsi="Calibri" w:cs="Times New Roman"/>
                <w:color w:val="000000"/>
                <w:lang w:val="en-GB"/>
              </w:rPr>
            </w:pPr>
            <w:r w:rsidRPr="000D1481">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68C669B" w14:textId="77777777" w:rsidR="00990F52" w:rsidRPr="00F94643" w:rsidRDefault="00990F52" w:rsidP="00C07EDE">
            <w:pPr>
              <w:jc w:val="center"/>
              <w:rPr>
                <w:rFonts w:ascii="Calibri" w:eastAsia="Times New Roman" w:hAnsi="Calibri" w:cs="Times New Roman"/>
                <w:color w:val="000000"/>
                <w:lang w:val="en-GB"/>
              </w:rPr>
            </w:pPr>
            <w:r w:rsidRPr="000D1481">
              <w:rPr>
                <w:rFonts w:ascii="Zapf Dingbats" w:eastAsia="Times New Roman" w:hAnsi="Zapf Dingbats" w:cs="Times New Roman"/>
                <w:color w:val="008000"/>
                <w:sz w:val="28"/>
                <w:lang w:val="en-GB"/>
              </w:rPr>
              <w:sym w:font="Wingdings" w:char="F0FC"/>
            </w:r>
          </w:p>
        </w:tc>
      </w:tr>
      <w:tr w:rsidR="00990F52" w:rsidRPr="00F94643" w14:paraId="0226CA6D"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88A53A7" w14:textId="77777777" w:rsidR="00990F52" w:rsidRPr="00F94643" w:rsidRDefault="00990F52" w:rsidP="00C07EDE">
            <w:pPr>
              <w:jc w:val="cente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large</w:t>
            </w:r>
            <w:proofErr w:type="gramEnd"/>
            <w:r w:rsidRPr="00F94643">
              <w:rPr>
                <w:rFonts w:ascii="Calibri" w:eastAsia="Times New Roman" w:hAnsi="Calibri" w:cs="Times New Roman"/>
                <w:color w:val="000000"/>
                <w:lang w:val="en-GB"/>
              </w:rPr>
              <w:t xml:space="preserve"> </w:t>
            </w:r>
            <w:proofErr w:type="spellStart"/>
            <w:r w:rsidRPr="00F94643">
              <w:rPr>
                <w:rFonts w:ascii="Calibri" w:eastAsia="Times New Roman" w:hAnsi="Calibri" w:cs="Times New Roman"/>
                <w:color w:val="000000"/>
                <w:lang w:val="en-GB"/>
              </w:rPr>
              <w:t>staminode</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3DB7DA67" w14:textId="77777777" w:rsidR="00990F52" w:rsidRPr="00F94643" w:rsidRDefault="00990F52" w:rsidP="00C07EDE">
            <w:pPr>
              <w:jc w:val="center"/>
              <w:rPr>
                <w:rFonts w:ascii="Calibri" w:eastAsia="Times New Roman" w:hAnsi="Calibri" w:cs="Times New Roman"/>
                <w:color w:val="000000"/>
                <w:lang w:val="en-GB"/>
              </w:rPr>
            </w:pPr>
            <w:r>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14265C0" w14:textId="77777777" w:rsidR="00990F52" w:rsidRPr="00F94643" w:rsidRDefault="00990F52" w:rsidP="00C07EDE">
            <w:pPr>
              <w:jc w:val="center"/>
              <w:rPr>
                <w:rFonts w:ascii="Calibri" w:eastAsia="Times New Roman" w:hAnsi="Calibri" w:cs="Times New Roman"/>
                <w:color w:val="000000"/>
                <w:lang w:val="en-GB"/>
              </w:rPr>
            </w:pPr>
            <w:r w:rsidRPr="000D1481">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B4669C3" w14:textId="77777777" w:rsidR="00990F52" w:rsidRPr="00F94643" w:rsidRDefault="00990F52" w:rsidP="00C07EDE">
            <w:pPr>
              <w:jc w:val="center"/>
              <w:rPr>
                <w:rFonts w:ascii="Calibri" w:eastAsia="Times New Roman" w:hAnsi="Calibri" w:cs="Times New Roman"/>
                <w:color w:val="000000"/>
                <w:lang w:val="en-GB"/>
              </w:rPr>
            </w:pPr>
            <w:r w:rsidRPr="000D1481">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7545713" w14:textId="77777777" w:rsidR="00990F52" w:rsidRPr="00F94643" w:rsidRDefault="00990F52" w:rsidP="00C07EDE">
            <w:pPr>
              <w:jc w:val="center"/>
              <w:rPr>
                <w:rFonts w:ascii="Calibri" w:eastAsia="Times New Roman" w:hAnsi="Calibri" w:cs="Times New Roman"/>
                <w:color w:val="000000"/>
                <w:lang w:val="en-GB"/>
              </w:rPr>
            </w:pPr>
            <w:r w:rsidRPr="000D1481">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99D49D8" w14:textId="77777777" w:rsidR="00990F52" w:rsidRPr="00F94643" w:rsidRDefault="00990F52" w:rsidP="00C07EDE">
            <w:pPr>
              <w:jc w:val="center"/>
              <w:rPr>
                <w:rFonts w:ascii="Calibri" w:eastAsia="Times New Roman" w:hAnsi="Calibri" w:cs="Times New Roman"/>
                <w:color w:val="000000"/>
                <w:lang w:val="en-GB"/>
              </w:rPr>
            </w:pPr>
            <w:r w:rsidRPr="000D1481">
              <w:rPr>
                <w:rFonts w:ascii="Zapf Dingbats" w:eastAsia="Times New Roman" w:hAnsi="Zapf Dingbats" w:cs="Times New Roman"/>
                <w:color w:val="008000"/>
                <w:sz w:val="28"/>
                <w:lang w:val="en-GB"/>
              </w:rPr>
              <w:sym w:font="Wingdings" w:char="F0FC"/>
            </w:r>
          </w:p>
        </w:tc>
      </w:tr>
      <w:tr w:rsidR="00990F52" w:rsidRPr="00F94643" w14:paraId="0CA291B7"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305ABE" w14:textId="77777777" w:rsidR="00990F52" w:rsidRPr="00F94643" w:rsidRDefault="00990F52" w:rsidP="00C07EDE">
            <w:pPr>
              <w:jc w:val="cente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cream</w:t>
            </w:r>
            <w:proofErr w:type="gramEnd"/>
            <w:r w:rsidRPr="00F94643">
              <w:rPr>
                <w:rFonts w:ascii="Calibri" w:eastAsia="Times New Roman" w:hAnsi="Calibri" w:cs="Times New Roman"/>
                <w:color w:val="000000"/>
                <w:lang w:val="en-GB"/>
              </w:rPr>
              <w:t>/yellow coloured petals</w:t>
            </w:r>
          </w:p>
        </w:tc>
        <w:tc>
          <w:tcPr>
            <w:tcW w:w="0" w:type="auto"/>
            <w:tcBorders>
              <w:top w:val="nil"/>
              <w:left w:val="nil"/>
              <w:bottom w:val="single" w:sz="4" w:space="0" w:color="auto"/>
              <w:right w:val="single" w:sz="4" w:space="0" w:color="auto"/>
            </w:tcBorders>
            <w:shd w:val="clear" w:color="auto" w:fill="auto"/>
            <w:noWrap/>
            <w:vAlign w:val="bottom"/>
            <w:hideMark/>
          </w:tcPr>
          <w:p w14:paraId="4B15E5C5" w14:textId="77777777" w:rsidR="00990F52" w:rsidRPr="00F94643" w:rsidRDefault="00990F52" w:rsidP="00C07EDE">
            <w:pPr>
              <w:jc w:val="center"/>
              <w:rPr>
                <w:rFonts w:ascii="Calibri" w:eastAsia="Times New Roman" w:hAnsi="Calibri" w:cs="Times New Roman"/>
                <w:color w:val="000000"/>
                <w:lang w:val="en-GB"/>
              </w:rPr>
            </w:pPr>
            <w:r w:rsidRPr="00F94643">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21C90A2" w14:textId="77777777" w:rsidR="00990F52" w:rsidRPr="00F94643" w:rsidRDefault="00990F52" w:rsidP="00C07EDE">
            <w:pPr>
              <w:jc w:val="center"/>
              <w:rPr>
                <w:rFonts w:ascii="Calibri" w:eastAsia="Times New Roman" w:hAnsi="Calibri" w:cs="Times New Roman"/>
                <w:color w:val="000000"/>
                <w:lang w:val="en-GB"/>
              </w:rPr>
            </w:pPr>
            <w:r w:rsidRPr="000D1481">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3CE55711" w14:textId="77777777" w:rsidR="00990F52" w:rsidRPr="00F94643" w:rsidRDefault="00990F52" w:rsidP="00C07EDE">
            <w:pPr>
              <w:jc w:val="center"/>
              <w:rPr>
                <w:rFonts w:ascii="Calibri" w:eastAsia="Times New Roman" w:hAnsi="Calibri" w:cs="Times New Roman"/>
                <w:color w:val="000000"/>
                <w:lang w:val="en-GB"/>
              </w:rPr>
            </w:pPr>
            <w:r w:rsidRPr="000D1481">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549F434" w14:textId="77777777" w:rsidR="00990F52" w:rsidRPr="00F94643" w:rsidRDefault="00990F52" w:rsidP="00C07EDE">
            <w:pPr>
              <w:jc w:val="center"/>
              <w:rPr>
                <w:rFonts w:ascii="Calibri" w:eastAsia="Times New Roman" w:hAnsi="Calibri" w:cs="Times New Roman"/>
                <w:color w:val="000000"/>
                <w:lang w:val="en-GB"/>
              </w:rPr>
            </w:pPr>
            <w:r w:rsidRPr="000D1481">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12A3E3D" w14:textId="77777777" w:rsidR="00990F52" w:rsidRPr="00F94643" w:rsidRDefault="00990F52" w:rsidP="00C07EDE">
            <w:pPr>
              <w:jc w:val="center"/>
              <w:rPr>
                <w:rFonts w:ascii="Calibri" w:eastAsia="Times New Roman" w:hAnsi="Calibri" w:cs="Times New Roman"/>
                <w:color w:val="000000"/>
                <w:lang w:val="en-GB"/>
              </w:rPr>
            </w:pPr>
            <w:r w:rsidRPr="000D1481">
              <w:rPr>
                <w:rFonts w:ascii="Zapf Dingbats" w:eastAsia="Times New Roman" w:hAnsi="Zapf Dingbats" w:cs="Times New Roman"/>
                <w:color w:val="008000"/>
                <w:sz w:val="28"/>
                <w:lang w:val="en-GB"/>
              </w:rPr>
              <w:sym w:font="Wingdings" w:char="F0FC"/>
            </w:r>
          </w:p>
        </w:tc>
      </w:tr>
      <w:tr w:rsidR="00990F52" w:rsidRPr="00F94643" w14:paraId="4E080D6E" w14:textId="77777777" w:rsidTr="00C07EDE">
        <w:trPr>
          <w:trHeight w:val="300"/>
        </w:trPr>
        <w:tc>
          <w:tcPr>
            <w:tcW w:w="0" w:type="auto"/>
            <w:tcBorders>
              <w:top w:val="nil"/>
              <w:left w:val="nil"/>
              <w:bottom w:val="nil"/>
              <w:right w:val="nil"/>
            </w:tcBorders>
            <w:shd w:val="clear" w:color="auto" w:fill="auto"/>
            <w:noWrap/>
            <w:vAlign w:val="bottom"/>
            <w:hideMark/>
          </w:tcPr>
          <w:p w14:paraId="53BCCE01"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0D37E2DE"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Note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340724B5"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Not fully frontal</w:t>
            </w:r>
          </w:p>
        </w:tc>
        <w:tc>
          <w:tcPr>
            <w:tcW w:w="0" w:type="auto"/>
            <w:tcBorders>
              <w:top w:val="nil"/>
              <w:left w:val="nil"/>
              <w:bottom w:val="nil"/>
              <w:right w:val="nil"/>
            </w:tcBorders>
            <w:shd w:val="clear" w:color="auto" w:fill="auto"/>
            <w:noWrap/>
            <w:vAlign w:val="bottom"/>
            <w:hideMark/>
          </w:tcPr>
          <w:p w14:paraId="1118073A"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1D9FCE2"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2C74884"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2359E56" w14:textId="77777777" w:rsidR="00990F52" w:rsidRPr="00F94643" w:rsidRDefault="00990F52" w:rsidP="00C07EDE">
            <w:pPr>
              <w:rPr>
                <w:rFonts w:ascii="Calibri" w:eastAsia="Times New Roman" w:hAnsi="Calibri" w:cs="Times New Roman"/>
                <w:color w:val="000000"/>
                <w:lang w:val="en-GB"/>
              </w:rPr>
            </w:pPr>
          </w:p>
        </w:tc>
      </w:tr>
      <w:tr w:rsidR="00990F52" w:rsidRPr="00F94643" w14:paraId="1EFF6053" w14:textId="77777777" w:rsidTr="00C07EDE">
        <w:trPr>
          <w:trHeight w:val="300"/>
        </w:trPr>
        <w:tc>
          <w:tcPr>
            <w:tcW w:w="0" w:type="auto"/>
            <w:tcBorders>
              <w:top w:val="nil"/>
              <w:left w:val="nil"/>
              <w:bottom w:val="nil"/>
              <w:right w:val="nil"/>
            </w:tcBorders>
            <w:shd w:val="clear" w:color="auto" w:fill="auto"/>
            <w:noWrap/>
            <w:vAlign w:val="bottom"/>
            <w:hideMark/>
          </w:tcPr>
          <w:p w14:paraId="25F80AAE"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7BE8742"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357C4D9"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9277273"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95E99C3"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D3DD4F0"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81EC1D9" w14:textId="77777777" w:rsidR="00990F52" w:rsidRPr="00F94643" w:rsidRDefault="00990F52" w:rsidP="00C07EDE">
            <w:pPr>
              <w:rPr>
                <w:rFonts w:ascii="Calibri" w:eastAsia="Times New Roman" w:hAnsi="Calibri" w:cs="Times New Roman"/>
                <w:color w:val="000000"/>
                <w:lang w:val="en-GB"/>
              </w:rPr>
            </w:pPr>
          </w:p>
        </w:tc>
      </w:tr>
      <w:tr w:rsidR="00990F52" w:rsidRPr="00F94643" w14:paraId="18B5D996"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61F165C" w14:textId="77777777" w:rsidR="00990F52" w:rsidRPr="00F94643" w:rsidRDefault="00990F52" w:rsidP="00C07EDE">
            <w:pPr>
              <w:jc w:val="center"/>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31A9A8D4" w14:textId="77777777" w:rsidR="00990F52" w:rsidRPr="00F94643" w:rsidRDefault="00990F52" w:rsidP="00C07EDE">
            <w:pPr>
              <w:rPr>
                <w:rFonts w:ascii="Calibri" w:eastAsia="Times New Roman" w:hAnsi="Calibri" w:cs="Times New Roman"/>
                <w:b/>
                <w:bCs/>
                <w:color w:val="006100"/>
                <w:lang w:val="en-GB"/>
              </w:rPr>
            </w:pPr>
            <w:proofErr w:type="gramStart"/>
            <w:r w:rsidRPr="00F94643">
              <w:rPr>
                <w:rFonts w:ascii="Calibri" w:eastAsia="Times New Roman" w:hAnsi="Calibri" w:cs="Times New Roman"/>
                <w:b/>
                <w:bCs/>
                <w:color w:val="006100"/>
                <w:lang w:val="en-GB"/>
              </w:rPr>
              <w:t>malipoense2</w:t>
            </w:r>
            <w:proofErr w:type="gramEnd"/>
            <w:r w:rsidRPr="00F94643">
              <w:rPr>
                <w:rFonts w:ascii="Calibri" w:eastAsia="Times New Roman" w:hAnsi="Calibri" w:cs="Times New Roman"/>
                <w:b/>
                <w:bCs/>
                <w:color w:val="006100"/>
                <w:lang w:val="en-GB"/>
              </w:rPr>
              <w:t>_6§</w:t>
            </w:r>
          </w:p>
        </w:tc>
        <w:tc>
          <w:tcPr>
            <w:tcW w:w="0" w:type="auto"/>
            <w:tcBorders>
              <w:top w:val="nil"/>
              <w:left w:val="nil"/>
              <w:bottom w:val="nil"/>
              <w:right w:val="nil"/>
            </w:tcBorders>
            <w:shd w:val="clear" w:color="auto" w:fill="auto"/>
            <w:noWrap/>
            <w:vAlign w:val="bottom"/>
            <w:hideMark/>
          </w:tcPr>
          <w:p w14:paraId="54BEABF3"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1D76870"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FCE5E64"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B07E3AB" w14:textId="77777777" w:rsidR="00990F52" w:rsidRPr="00F94643" w:rsidRDefault="00990F52" w:rsidP="00C07EDE">
            <w:pPr>
              <w:rPr>
                <w:rFonts w:ascii="Calibri" w:eastAsia="Times New Roman" w:hAnsi="Calibri" w:cs="Times New Roman"/>
                <w:color w:val="000000"/>
                <w:lang w:val="en-GB"/>
              </w:rPr>
            </w:pPr>
          </w:p>
        </w:tc>
      </w:tr>
      <w:tr w:rsidR="00990F52" w:rsidRPr="00F94643" w14:paraId="6C1E1B93"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3690764" w14:textId="77777777" w:rsidR="00990F52" w:rsidRPr="00F94643" w:rsidRDefault="00990F52" w:rsidP="00C07EDE">
            <w:pPr>
              <w:jc w:val="cente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F4D4E23"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13BB6125"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68A8669"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B5325F0"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FE34015" w14:textId="77777777" w:rsidR="00990F52" w:rsidRPr="00F94643" w:rsidRDefault="00990F52" w:rsidP="00C07EDE">
            <w:pPr>
              <w:rPr>
                <w:rFonts w:ascii="Calibri" w:eastAsia="Times New Roman" w:hAnsi="Calibri" w:cs="Times New Roman"/>
                <w:color w:val="000000"/>
                <w:lang w:val="en-GB"/>
              </w:rPr>
            </w:pPr>
          </w:p>
        </w:tc>
      </w:tr>
      <w:tr w:rsidR="00990F52" w:rsidRPr="00F94643" w14:paraId="5EABD666"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A14CE36" w14:textId="77777777" w:rsidR="00990F52" w:rsidRPr="00F94643" w:rsidRDefault="00990F52" w:rsidP="00C07EDE">
            <w:pPr>
              <w:jc w:val="cente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broad</w:t>
            </w:r>
            <w:proofErr w:type="gramEnd"/>
            <w:r w:rsidRPr="00F94643">
              <w:rPr>
                <w:rFonts w:ascii="Calibri" w:eastAsia="Times New Roman" w:hAnsi="Calibri" w:cs="Times New Roman"/>
                <w:color w:val="000000"/>
                <w:lang w:val="en-GB"/>
              </w:rPr>
              <w:t>-elliptic petals</w:t>
            </w:r>
          </w:p>
        </w:tc>
        <w:tc>
          <w:tcPr>
            <w:tcW w:w="0" w:type="auto"/>
            <w:tcBorders>
              <w:top w:val="nil"/>
              <w:left w:val="nil"/>
              <w:bottom w:val="single" w:sz="4" w:space="0" w:color="auto"/>
              <w:right w:val="single" w:sz="4" w:space="0" w:color="auto"/>
            </w:tcBorders>
            <w:shd w:val="clear" w:color="auto" w:fill="auto"/>
            <w:noWrap/>
            <w:hideMark/>
          </w:tcPr>
          <w:p w14:paraId="6B37D88A" w14:textId="77777777" w:rsidR="00990F52" w:rsidRPr="00F94643" w:rsidRDefault="00990F52" w:rsidP="00C07EDE">
            <w:pPr>
              <w:jc w:val="center"/>
              <w:rPr>
                <w:rFonts w:ascii="Calibri" w:eastAsia="Times New Roman" w:hAnsi="Calibri" w:cs="Times New Roman"/>
                <w:color w:val="000000"/>
                <w:lang w:val="en-GB"/>
              </w:rPr>
            </w:pPr>
            <w:r w:rsidRPr="000A406A">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hideMark/>
          </w:tcPr>
          <w:p w14:paraId="587B07B0"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2E2D7F6"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383B6DB"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F0ADC21" w14:textId="77777777" w:rsidR="00990F52" w:rsidRPr="00F94643" w:rsidRDefault="00990F52" w:rsidP="00C07EDE">
            <w:pPr>
              <w:rPr>
                <w:rFonts w:ascii="Calibri" w:eastAsia="Times New Roman" w:hAnsi="Calibri" w:cs="Times New Roman"/>
                <w:color w:val="000000"/>
                <w:lang w:val="en-GB"/>
              </w:rPr>
            </w:pPr>
          </w:p>
        </w:tc>
      </w:tr>
      <w:tr w:rsidR="00990F52" w:rsidRPr="00F94643" w14:paraId="034BFFE7"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14CDD00" w14:textId="77777777" w:rsidR="00990F52" w:rsidRPr="00F94643" w:rsidRDefault="00990F52" w:rsidP="00C07EDE">
            <w:pPr>
              <w:jc w:val="center"/>
              <w:rPr>
                <w:rFonts w:ascii="Calibri" w:eastAsia="Times New Roman" w:hAnsi="Calibri" w:cs="Times New Roman"/>
                <w:color w:val="000000"/>
                <w:lang w:val="en-GB"/>
              </w:rPr>
            </w:pPr>
            <w:proofErr w:type="spellStart"/>
            <w:proofErr w:type="gramStart"/>
            <w:r w:rsidRPr="00F94643">
              <w:rPr>
                <w:rFonts w:ascii="Calibri" w:eastAsia="Times New Roman" w:hAnsi="Calibri" w:cs="Times New Roman"/>
                <w:color w:val="000000"/>
                <w:lang w:val="en-GB"/>
              </w:rPr>
              <w:t>subcircular</w:t>
            </w:r>
            <w:proofErr w:type="spellEnd"/>
            <w:proofErr w:type="gramEnd"/>
            <w:r w:rsidRPr="00F94643">
              <w:rPr>
                <w:rFonts w:ascii="Calibri" w:eastAsia="Times New Roman" w:hAnsi="Calibri" w:cs="Times New Roman"/>
                <w:color w:val="000000"/>
                <w:lang w:val="en-GB"/>
              </w:rPr>
              <w:t xml:space="preserve"> petals</w:t>
            </w:r>
          </w:p>
        </w:tc>
        <w:tc>
          <w:tcPr>
            <w:tcW w:w="0" w:type="auto"/>
            <w:tcBorders>
              <w:top w:val="nil"/>
              <w:left w:val="nil"/>
              <w:bottom w:val="single" w:sz="4" w:space="0" w:color="auto"/>
              <w:right w:val="single" w:sz="4" w:space="0" w:color="auto"/>
            </w:tcBorders>
            <w:shd w:val="clear" w:color="auto" w:fill="auto"/>
            <w:noWrap/>
            <w:hideMark/>
          </w:tcPr>
          <w:p w14:paraId="7CC70996" w14:textId="77777777" w:rsidR="00990F52" w:rsidRPr="00F94643" w:rsidRDefault="00990F52" w:rsidP="00C07EDE">
            <w:pPr>
              <w:jc w:val="center"/>
              <w:rPr>
                <w:rFonts w:ascii="Calibri" w:eastAsia="Times New Roman" w:hAnsi="Calibri" w:cs="Times New Roman"/>
                <w:color w:val="000000"/>
                <w:lang w:val="en-GB"/>
              </w:rPr>
            </w:pPr>
            <w:r w:rsidRPr="000A406A">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hideMark/>
          </w:tcPr>
          <w:p w14:paraId="7AC7AF5C"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99F4924"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EC5D97F"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735BACD" w14:textId="77777777" w:rsidR="00990F52" w:rsidRPr="00F94643" w:rsidRDefault="00990F52" w:rsidP="00C07EDE">
            <w:pPr>
              <w:rPr>
                <w:rFonts w:ascii="Calibri" w:eastAsia="Times New Roman" w:hAnsi="Calibri" w:cs="Times New Roman"/>
                <w:color w:val="000000"/>
                <w:lang w:val="en-GB"/>
              </w:rPr>
            </w:pPr>
          </w:p>
        </w:tc>
      </w:tr>
      <w:tr w:rsidR="00990F52" w:rsidRPr="00F94643" w14:paraId="0CD025D4"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5A4E197" w14:textId="77777777" w:rsidR="00990F52" w:rsidRPr="00F94643" w:rsidRDefault="00990F52" w:rsidP="00C07EDE">
            <w:pPr>
              <w:jc w:val="cente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large</w:t>
            </w:r>
            <w:proofErr w:type="gramEnd"/>
            <w:r w:rsidRPr="00F94643">
              <w:rPr>
                <w:rFonts w:ascii="Calibri" w:eastAsia="Times New Roman" w:hAnsi="Calibri" w:cs="Times New Roman"/>
                <w:color w:val="000000"/>
                <w:lang w:val="en-GB"/>
              </w:rPr>
              <w:t xml:space="preserve"> </w:t>
            </w:r>
            <w:proofErr w:type="spellStart"/>
            <w:r w:rsidRPr="00F94643">
              <w:rPr>
                <w:rFonts w:ascii="Calibri" w:eastAsia="Times New Roman" w:hAnsi="Calibri" w:cs="Times New Roman"/>
                <w:color w:val="000000"/>
                <w:lang w:val="en-GB"/>
              </w:rPr>
              <w:t>staminode</w:t>
            </w:r>
            <w:proofErr w:type="spellEnd"/>
          </w:p>
        </w:tc>
        <w:tc>
          <w:tcPr>
            <w:tcW w:w="0" w:type="auto"/>
            <w:tcBorders>
              <w:top w:val="nil"/>
              <w:left w:val="nil"/>
              <w:bottom w:val="single" w:sz="4" w:space="0" w:color="auto"/>
              <w:right w:val="single" w:sz="4" w:space="0" w:color="auto"/>
            </w:tcBorders>
            <w:shd w:val="clear" w:color="auto" w:fill="auto"/>
            <w:noWrap/>
            <w:hideMark/>
          </w:tcPr>
          <w:p w14:paraId="716F18D3" w14:textId="77777777" w:rsidR="00990F52" w:rsidRPr="00F94643" w:rsidRDefault="00990F52" w:rsidP="00C07EDE">
            <w:pPr>
              <w:jc w:val="center"/>
              <w:rPr>
                <w:rFonts w:ascii="Calibri" w:eastAsia="Times New Roman" w:hAnsi="Calibri" w:cs="Times New Roman"/>
                <w:color w:val="000000"/>
                <w:lang w:val="en-GB"/>
              </w:rPr>
            </w:pPr>
            <w:r w:rsidRPr="000A406A">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hideMark/>
          </w:tcPr>
          <w:p w14:paraId="4E18459F"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433BF0E"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0352AD8"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2B96122" w14:textId="77777777" w:rsidR="00990F52" w:rsidRPr="00F94643" w:rsidRDefault="00990F52" w:rsidP="00C07EDE">
            <w:pPr>
              <w:rPr>
                <w:rFonts w:ascii="Calibri" w:eastAsia="Times New Roman" w:hAnsi="Calibri" w:cs="Times New Roman"/>
                <w:color w:val="000000"/>
                <w:lang w:val="en-GB"/>
              </w:rPr>
            </w:pPr>
          </w:p>
        </w:tc>
      </w:tr>
      <w:tr w:rsidR="00990F52" w:rsidRPr="00F94643" w14:paraId="706CBC09"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47ECA4" w14:textId="77777777" w:rsidR="00990F52" w:rsidRPr="00F94643" w:rsidRDefault="00990F52" w:rsidP="00C07EDE">
            <w:pPr>
              <w:jc w:val="cente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cream</w:t>
            </w:r>
            <w:proofErr w:type="gramEnd"/>
            <w:r w:rsidRPr="00F94643">
              <w:rPr>
                <w:rFonts w:ascii="Calibri" w:eastAsia="Times New Roman" w:hAnsi="Calibri" w:cs="Times New Roman"/>
                <w:color w:val="000000"/>
                <w:lang w:val="en-GB"/>
              </w:rPr>
              <w:t>/yellow coloured petals</w:t>
            </w:r>
          </w:p>
        </w:tc>
        <w:tc>
          <w:tcPr>
            <w:tcW w:w="0" w:type="auto"/>
            <w:tcBorders>
              <w:top w:val="nil"/>
              <w:left w:val="nil"/>
              <w:bottom w:val="single" w:sz="4" w:space="0" w:color="auto"/>
              <w:right w:val="single" w:sz="4" w:space="0" w:color="auto"/>
            </w:tcBorders>
            <w:shd w:val="clear" w:color="auto" w:fill="auto"/>
            <w:noWrap/>
            <w:hideMark/>
          </w:tcPr>
          <w:p w14:paraId="6A4E1303" w14:textId="77777777" w:rsidR="00990F52" w:rsidRPr="00F94643" w:rsidRDefault="00990F52" w:rsidP="00C07EDE">
            <w:pPr>
              <w:jc w:val="center"/>
              <w:rPr>
                <w:rFonts w:ascii="Calibri" w:eastAsia="Times New Roman" w:hAnsi="Calibri" w:cs="Times New Roman"/>
                <w:color w:val="000000"/>
                <w:lang w:val="en-GB"/>
              </w:rPr>
            </w:pPr>
            <w:r w:rsidRPr="000A406A">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hideMark/>
          </w:tcPr>
          <w:p w14:paraId="503C4636"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35E6394"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71EF610"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9D2A0BA" w14:textId="77777777" w:rsidR="00990F52" w:rsidRPr="00F94643" w:rsidRDefault="00990F52" w:rsidP="00C07EDE">
            <w:pPr>
              <w:rPr>
                <w:rFonts w:ascii="Calibri" w:eastAsia="Times New Roman" w:hAnsi="Calibri" w:cs="Times New Roman"/>
                <w:color w:val="000000"/>
                <w:lang w:val="en-GB"/>
              </w:rPr>
            </w:pPr>
          </w:p>
        </w:tc>
      </w:tr>
      <w:tr w:rsidR="00990F52" w:rsidRPr="00F94643" w14:paraId="6E5D96E3" w14:textId="77777777" w:rsidTr="00C07EDE">
        <w:trPr>
          <w:trHeight w:val="300"/>
        </w:trPr>
        <w:tc>
          <w:tcPr>
            <w:tcW w:w="0" w:type="auto"/>
            <w:tcBorders>
              <w:top w:val="nil"/>
              <w:left w:val="nil"/>
              <w:bottom w:val="nil"/>
              <w:right w:val="nil"/>
            </w:tcBorders>
            <w:shd w:val="clear" w:color="auto" w:fill="auto"/>
            <w:noWrap/>
            <w:vAlign w:val="bottom"/>
            <w:hideMark/>
          </w:tcPr>
          <w:p w14:paraId="16769584"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E52A053"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2DD72E9"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48E178F"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A2A844A"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C2205B1"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041260D" w14:textId="77777777" w:rsidR="00990F52" w:rsidRPr="00F94643" w:rsidRDefault="00990F52" w:rsidP="00C07EDE">
            <w:pPr>
              <w:rPr>
                <w:rFonts w:ascii="Calibri" w:eastAsia="Times New Roman" w:hAnsi="Calibri" w:cs="Times New Roman"/>
                <w:color w:val="000000"/>
                <w:lang w:val="en-GB"/>
              </w:rPr>
            </w:pPr>
          </w:p>
        </w:tc>
      </w:tr>
      <w:tr w:rsidR="00990F52" w:rsidRPr="00F94643" w14:paraId="4EAF3D0C" w14:textId="77777777" w:rsidTr="00C07EDE">
        <w:trPr>
          <w:trHeight w:val="300"/>
        </w:trPr>
        <w:tc>
          <w:tcPr>
            <w:tcW w:w="0" w:type="auto"/>
            <w:tcBorders>
              <w:top w:val="nil"/>
              <w:left w:val="nil"/>
              <w:bottom w:val="nil"/>
              <w:right w:val="nil"/>
            </w:tcBorders>
            <w:shd w:val="clear" w:color="auto" w:fill="auto"/>
            <w:noWrap/>
            <w:vAlign w:val="bottom"/>
            <w:hideMark/>
          </w:tcPr>
          <w:p w14:paraId="17727E53"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E64F35F"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1D9465A"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76C9F12"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D1F4E1C"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504301D"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CB674E5" w14:textId="77777777" w:rsidR="00990F52" w:rsidRPr="00F94643" w:rsidRDefault="00990F52" w:rsidP="00C07EDE">
            <w:pPr>
              <w:rPr>
                <w:rFonts w:ascii="Calibri" w:eastAsia="Times New Roman" w:hAnsi="Calibri" w:cs="Times New Roman"/>
                <w:color w:val="000000"/>
                <w:lang w:val="en-GB"/>
              </w:rPr>
            </w:pPr>
          </w:p>
        </w:tc>
      </w:tr>
      <w:tr w:rsidR="00990F52" w:rsidRPr="00F94643" w14:paraId="6FAAC8F9" w14:textId="77777777" w:rsidTr="00C07EDE">
        <w:trPr>
          <w:trHeight w:val="300"/>
        </w:trPr>
        <w:tc>
          <w:tcPr>
            <w:tcW w:w="0" w:type="auto"/>
            <w:tcBorders>
              <w:top w:val="nil"/>
              <w:left w:val="nil"/>
              <w:bottom w:val="nil"/>
              <w:right w:val="nil"/>
            </w:tcBorders>
            <w:shd w:val="clear" w:color="auto" w:fill="auto"/>
            <w:noWrap/>
            <w:vAlign w:val="bottom"/>
            <w:hideMark/>
          </w:tcPr>
          <w:p w14:paraId="33C5D69E" w14:textId="77777777" w:rsidR="00990F52" w:rsidRPr="00F94643" w:rsidRDefault="00990F52" w:rsidP="00C07EDE">
            <w:pPr>
              <w:jc w:val="center"/>
              <w:rPr>
                <w:rFonts w:ascii="Calibri" w:eastAsia="Times New Roman" w:hAnsi="Calibri" w:cs="Times New Roman"/>
                <w:color w:val="000000"/>
                <w:lang w:val="en-GB"/>
              </w:rPr>
            </w:pPr>
            <w:r>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hideMark/>
          </w:tcPr>
          <w:p w14:paraId="47C73C65"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Visible</w:t>
            </w:r>
          </w:p>
        </w:tc>
        <w:tc>
          <w:tcPr>
            <w:tcW w:w="0" w:type="auto"/>
            <w:tcBorders>
              <w:top w:val="nil"/>
              <w:left w:val="nil"/>
              <w:bottom w:val="nil"/>
              <w:right w:val="nil"/>
            </w:tcBorders>
            <w:shd w:val="clear" w:color="auto" w:fill="auto"/>
            <w:noWrap/>
            <w:vAlign w:val="bottom"/>
            <w:hideMark/>
          </w:tcPr>
          <w:p w14:paraId="4164D618"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47623AB"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34345DD"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6DC1AF5"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5030384" w14:textId="77777777" w:rsidR="00990F52" w:rsidRPr="00F94643" w:rsidRDefault="00990F52" w:rsidP="00C07EDE">
            <w:pPr>
              <w:rPr>
                <w:rFonts w:ascii="Calibri" w:eastAsia="Times New Roman" w:hAnsi="Calibri" w:cs="Times New Roman"/>
                <w:color w:val="000000"/>
                <w:lang w:val="en-GB"/>
              </w:rPr>
            </w:pPr>
          </w:p>
        </w:tc>
      </w:tr>
      <w:tr w:rsidR="00990F52" w:rsidRPr="00F94643" w14:paraId="70100AA1" w14:textId="77777777" w:rsidTr="00C07EDE">
        <w:trPr>
          <w:trHeight w:val="300"/>
        </w:trPr>
        <w:tc>
          <w:tcPr>
            <w:tcW w:w="0" w:type="auto"/>
            <w:tcBorders>
              <w:top w:val="nil"/>
              <w:left w:val="nil"/>
              <w:bottom w:val="nil"/>
              <w:right w:val="nil"/>
            </w:tcBorders>
            <w:shd w:val="clear" w:color="auto" w:fill="auto"/>
            <w:noWrap/>
            <w:vAlign w:val="bottom"/>
            <w:hideMark/>
          </w:tcPr>
          <w:p w14:paraId="05ECF97D" w14:textId="77777777" w:rsidR="00990F52" w:rsidRPr="00F94643" w:rsidRDefault="00990F52" w:rsidP="00C07EDE">
            <w:pPr>
              <w:jc w:val="center"/>
              <w:rPr>
                <w:rFonts w:ascii="Calibri" w:eastAsia="Times New Roman" w:hAnsi="Calibri" w:cs="Times New Roman"/>
                <w:color w:val="000000"/>
                <w:lang w:val="en-GB"/>
              </w:rPr>
            </w:pPr>
            <w:r>
              <w:rPr>
                <w:rFonts w:ascii="Calibri" w:eastAsia="Times New Roman" w:hAnsi="Calibri" w:cs="Times New Roman"/>
                <w:b/>
                <w:color w:val="E36C0A" w:themeColor="accent6" w:themeShade="BF"/>
                <w:sz w:val="28"/>
                <w:lang w:val="en-GB"/>
              </w:rPr>
              <w:t xml:space="preserve"> </w:t>
            </w:r>
            <w:r w:rsidRPr="00F94643">
              <w:rPr>
                <w:rFonts w:ascii="Calibri" w:eastAsia="Times New Roman" w:hAnsi="Calibri" w:cs="Times New Roman"/>
                <w:b/>
                <w:color w:val="E36C0A" w:themeColor="accent6" w:themeShade="BF"/>
                <w:sz w:val="28"/>
                <w:lang w:val="en-GB"/>
              </w:rPr>
              <w:t>!</w:t>
            </w:r>
          </w:p>
        </w:tc>
        <w:tc>
          <w:tcPr>
            <w:tcW w:w="0" w:type="auto"/>
            <w:tcBorders>
              <w:top w:val="nil"/>
              <w:left w:val="nil"/>
              <w:bottom w:val="nil"/>
              <w:right w:val="nil"/>
            </w:tcBorders>
            <w:shd w:val="clear" w:color="auto" w:fill="auto"/>
            <w:noWrap/>
            <w:vAlign w:val="bottom"/>
            <w:hideMark/>
          </w:tcPr>
          <w:p w14:paraId="6F2BDBCB"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Difficult to see</w:t>
            </w:r>
          </w:p>
        </w:tc>
        <w:tc>
          <w:tcPr>
            <w:tcW w:w="0" w:type="auto"/>
            <w:tcBorders>
              <w:top w:val="nil"/>
              <w:left w:val="nil"/>
              <w:bottom w:val="nil"/>
              <w:right w:val="nil"/>
            </w:tcBorders>
            <w:shd w:val="clear" w:color="auto" w:fill="auto"/>
            <w:noWrap/>
            <w:vAlign w:val="bottom"/>
            <w:hideMark/>
          </w:tcPr>
          <w:p w14:paraId="009BDB1C"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631650F"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FFEF0E0"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26BB37D"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8D1B4C1" w14:textId="77777777" w:rsidR="00990F52" w:rsidRPr="00F94643" w:rsidRDefault="00990F52" w:rsidP="00C07EDE">
            <w:pPr>
              <w:rPr>
                <w:rFonts w:ascii="Calibri" w:eastAsia="Times New Roman" w:hAnsi="Calibri" w:cs="Times New Roman"/>
                <w:color w:val="000000"/>
                <w:lang w:val="en-GB"/>
              </w:rPr>
            </w:pPr>
          </w:p>
        </w:tc>
      </w:tr>
      <w:tr w:rsidR="00990F52" w:rsidRPr="00F94643" w14:paraId="65BFCF62" w14:textId="77777777" w:rsidTr="00C07EDE">
        <w:trPr>
          <w:trHeight w:val="300"/>
        </w:trPr>
        <w:tc>
          <w:tcPr>
            <w:tcW w:w="0" w:type="auto"/>
            <w:tcBorders>
              <w:top w:val="nil"/>
              <w:left w:val="nil"/>
              <w:bottom w:val="nil"/>
              <w:right w:val="nil"/>
            </w:tcBorders>
            <w:shd w:val="clear" w:color="auto" w:fill="auto"/>
            <w:noWrap/>
            <w:vAlign w:val="bottom"/>
            <w:hideMark/>
          </w:tcPr>
          <w:p w14:paraId="3274BD5F" w14:textId="77777777" w:rsidR="00990F52" w:rsidRPr="00F94643" w:rsidRDefault="00990F52" w:rsidP="00C07EDE">
            <w:pPr>
              <w:jc w:val="center"/>
              <w:rPr>
                <w:rFonts w:ascii="Calibri" w:eastAsia="Times New Roman" w:hAnsi="Calibri" w:cs="Times New Roman"/>
                <w:color w:val="000000"/>
                <w:lang w:val="en-GB"/>
              </w:rPr>
            </w:pPr>
            <w:r>
              <w:rPr>
                <w:rFonts w:ascii="Zapf Dingbats" w:eastAsia="Times New Roman" w:hAnsi="Zapf Dingbats" w:cs="Times New Roman"/>
                <w:color w:val="FF0000"/>
                <w:sz w:val="28"/>
                <w:lang w:val="en-GB"/>
              </w:rPr>
              <w:sym w:font="Wingdings" w:char="F0FB"/>
            </w:r>
          </w:p>
        </w:tc>
        <w:tc>
          <w:tcPr>
            <w:tcW w:w="0" w:type="auto"/>
            <w:tcBorders>
              <w:top w:val="nil"/>
              <w:left w:val="nil"/>
              <w:bottom w:val="nil"/>
              <w:right w:val="nil"/>
            </w:tcBorders>
            <w:shd w:val="clear" w:color="auto" w:fill="auto"/>
            <w:noWrap/>
            <w:vAlign w:val="bottom"/>
            <w:hideMark/>
          </w:tcPr>
          <w:p w14:paraId="4391BB28"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Invisible</w:t>
            </w:r>
          </w:p>
        </w:tc>
        <w:tc>
          <w:tcPr>
            <w:tcW w:w="0" w:type="auto"/>
            <w:tcBorders>
              <w:top w:val="nil"/>
              <w:left w:val="nil"/>
              <w:bottom w:val="nil"/>
              <w:right w:val="nil"/>
            </w:tcBorders>
            <w:shd w:val="clear" w:color="auto" w:fill="auto"/>
            <w:noWrap/>
            <w:vAlign w:val="bottom"/>
            <w:hideMark/>
          </w:tcPr>
          <w:p w14:paraId="48C5B89C"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4812A9"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C00BD01"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35FA084"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69D9091" w14:textId="77777777" w:rsidR="00990F52" w:rsidRPr="00F94643" w:rsidRDefault="00990F52" w:rsidP="00C07EDE">
            <w:pPr>
              <w:rPr>
                <w:rFonts w:ascii="Calibri" w:eastAsia="Times New Roman" w:hAnsi="Calibri" w:cs="Times New Roman"/>
                <w:color w:val="000000"/>
                <w:lang w:val="en-GB"/>
              </w:rPr>
            </w:pPr>
          </w:p>
        </w:tc>
      </w:tr>
      <w:tr w:rsidR="00990F52" w:rsidRPr="00F94643" w14:paraId="2786CC53" w14:textId="77777777" w:rsidTr="00C07EDE">
        <w:trPr>
          <w:trHeight w:val="300"/>
        </w:trPr>
        <w:tc>
          <w:tcPr>
            <w:tcW w:w="0" w:type="auto"/>
            <w:tcBorders>
              <w:top w:val="nil"/>
              <w:left w:val="nil"/>
              <w:bottom w:val="nil"/>
              <w:right w:val="nil"/>
            </w:tcBorders>
            <w:shd w:val="clear" w:color="auto" w:fill="auto"/>
            <w:noWrap/>
            <w:vAlign w:val="bottom"/>
            <w:hideMark/>
          </w:tcPr>
          <w:p w14:paraId="0A83D219" w14:textId="77777777" w:rsidR="00990F52" w:rsidRPr="00F94643" w:rsidRDefault="00990F52" w:rsidP="00C07EDE">
            <w:pPr>
              <w:jc w:val="center"/>
              <w:rPr>
                <w:rFonts w:ascii="Calibri" w:eastAsia="Times New Roman" w:hAnsi="Calibri" w:cs="Times New Roman"/>
                <w:color w:val="000000"/>
                <w:lang w:val="en-GB"/>
              </w:rPr>
            </w:pPr>
            <w:r w:rsidRPr="00F94643">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7E1FC758"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xml:space="preserve">Picture scanned from </w:t>
            </w:r>
            <w:proofErr w:type="spellStart"/>
            <w:r w:rsidRPr="00F94643">
              <w:rPr>
                <w:rFonts w:ascii="Calibri" w:eastAsia="Times New Roman" w:hAnsi="Calibri" w:cs="Times New Roman"/>
                <w:color w:val="000000"/>
                <w:lang w:val="en-GB"/>
              </w:rPr>
              <w:t>Cribb</w:t>
            </w:r>
            <w:proofErr w:type="spellEnd"/>
            <w:r w:rsidRPr="00F94643">
              <w:rPr>
                <w:rFonts w:ascii="Calibri" w:eastAsia="Times New Roman" w:hAnsi="Calibri" w:cs="Times New Roman"/>
                <w:color w:val="000000"/>
                <w:lang w:val="en-GB"/>
              </w:rPr>
              <w:t>, 1998</w:t>
            </w:r>
          </w:p>
        </w:tc>
        <w:tc>
          <w:tcPr>
            <w:tcW w:w="0" w:type="auto"/>
            <w:tcBorders>
              <w:top w:val="nil"/>
              <w:left w:val="nil"/>
              <w:bottom w:val="nil"/>
              <w:right w:val="nil"/>
            </w:tcBorders>
            <w:shd w:val="clear" w:color="auto" w:fill="auto"/>
            <w:noWrap/>
            <w:vAlign w:val="bottom"/>
            <w:hideMark/>
          </w:tcPr>
          <w:p w14:paraId="242F7900"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C41BC8E"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0EB7F56"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580C15D" w14:textId="77777777" w:rsidR="00990F52" w:rsidRPr="00F94643" w:rsidRDefault="00990F52" w:rsidP="00C07EDE">
            <w:pPr>
              <w:rPr>
                <w:rFonts w:ascii="Calibri" w:eastAsia="Times New Roman" w:hAnsi="Calibri" w:cs="Times New Roman"/>
                <w:color w:val="000000"/>
                <w:lang w:val="en-GB"/>
              </w:rPr>
            </w:pPr>
          </w:p>
        </w:tc>
      </w:tr>
      <w:tr w:rsidR="00990F52" w:rsidRPr="00F94643" w14:paraId="4F3C5F89" w14:textId="77777777" w:rsidTr="00C07EDE">
        <w:trPr>
          <w:trHeight w:val="300"/>
        </w:trPr>
        <w:tc>
          <w:tcPr>
            <w:tcW w:w="0" w:type="auto"/>
            <w:tcBorders>
              <w:top w:val="nil"/>
              <w:left w:val="nil"/>
              <w:bottom w:val="nil"/>
              <w:right w:val="nil"/>
            </w:tcBorders>
            <w:shd w:val="clear" w:color="auto" w:fill="auto"/>
            <w:noWrap/>
            <w:vAlign w:val="bottom"/>
            <w:hideMark/>
          </w:tcPr>
          <w:p w14:paraId="79596730" w14:textId="77777777" w:rsidR="00990F52" w:rsidRPr="00F94643" w:rsidRDefault="00990F52" w:rsidP="00C07EDE">
            <w:pPr>
              <w:jc w:val="center"/>
              <w:rPr>
                <w:rFonts w:ascii="Calibri" w:eastAsia="Times New Roman" w:hAnsi="Calibri" w:cs="Times New Roman"/>
                <w:color w:val="000000"/>
                <w:lang w:val="en-GB"/>
              </w:rPr>
            </w:pPr>
            <w:r w:rsidRPr="00F94643">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75D890E0"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Picture from dear.smartweb.tw</w:t>
            </w:r>
          </w:p>
        </w:tc>
        <w:tc>
          <w:tcPr>
            <w:tcW w:w="0" w:type="auto"/>
            <w:tcBorders>
              <w:top w:val="nil"/>
              <w:left w:val="nil"/>
              <w:bottom w:val="nil"/>
              <w:right w:val="nil"/>
            </w:tcBorders>
            <w:shd w:val="clear" w:color="auto" w:fill="auto"/>
            <w:noWrap/>
            <w:vAlign w:val="bottom"/>
            <w:hideMark/>
          </w:tcPr>
          <w:p w14:paraId="103AC5B5"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9BF6C9F"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FB6EE9E"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7ED21F4" w14:textId="77777777" w:rsidR="00990F52" w:rsidRPr="00F94643" w:rsidRDefault="00990F52" w:rsidP="00C07EDE">
            <w:pPr>
              <w:rPr>
                <w:rFonts w:ascii="Calibri" w:eastAsia="Times New Roman" w:hAnsi="Calibri" w:cs="Times New Roman"/>
                <w:color w:val="000000"/>
                <w:lang w:val="en-GB"/>
              </w:rPr>
            </w:pPr>
          </w:p>
        </w:tc>
      </w:tr>
      <w:tr w:rsidR="00990F52" w:rsidRPr="00F94643" w14:paraId="2A8861CB" w14:textId="77777777" w:rsidTr="00C07EDE">
        <w:trPr>
          <w:trHeight w:val="300"/>
        </w:trPr>
        <w:tc>
          <w:tcPr>
            <w:tcW w:w="0" w:type="auto"/>
            <w:tcBorders>
              <w:top w:val="nil"/>
              <w:left w:val="nil"/>
              <w:bottom w:val="nil"/>
              <w:right w:val="nil"/>
            </w:tcBorders>
            <w:shd w:val="clear" w:color="000000" w:fill="C6EFCE"/>
            <w:noWrap/>
            <w:vAlign w:val="bottom"/>
            <w:hideMark/>
          </w:tcPr>
          <w:p w14:paraId="5A29F910" w14:textId="77777777" w:rsidR="00990F52" w:rsidRPr="00F94643" w:rsidRDefault="00990F52" w:rsidP="00C07EDE">
            <w:pPr>
              <w:jc w:val="center"/>
              <w:rPr>
                <w:rFonts w:ascii="Calibri" w:eastAsia="Times New Roman" w:hAnsi="Calibri" w:cs="Times New Roman"/>
                <w:color w:val="006100"/>
                <w:lang w:val="en-GB"/>
              </w:rPr>
            </w:pPr>
            <w:r w:rsidRPr="00F94643">
              <w:rPr>
                <w:rFonts w:ascii="Calibri" w:eastAsia="Times New Roman" w:hAnsi="Calibri" w:cs="Times New Roman"/>
                <w:b/>
                <w:bCs/>
                <w:color w:val="006100"/>
                <w:lang w:val="en-GB"/>
              </w:rPr>
              <w:t>Name</w:t>
            </w:r>
          </w:p>
        </w:tc>
        <w:tc>
          <w:tcPr>
            <w:tcW w:w="0" w:type="auto"/>
            <w:gridSpan w:val="4"/>
            <w:tcBorders>
              <w:top w:val="nil"/>
              <w:left w:val="nil"/>
              <w:bottom w:val="nil"/>
              <w:right w:val="nil"/>
            </w:tcBorders>
            <w:shd w:val="clear" w:color="auto" w:fill="auto"/>
            <w:noWrap/>
            <w:vAlign w:val="bottom"/>
            <w:hideMark/>
          </w:tcPr>
          <w:p w14:paraId="1744C30A"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Incorrectly identified to sectional level in max 1 of the 7 different networks</w:t>
            </w:r>
          </w:p>
        </w:tc>
        <w:tc>
          <w:tcPr>
            <w:tcW w:w="0" w:type="auto"/>
            <w:tcBorders>
              <w:top w:val="nil"/>
              <w:left w:val="nil"/>
              <w:bottom w:val="nil"/>
              <w:right w:val="nil"/>
            </w:tcBorders>
            <w:shd w:val="clear" w:color="auto" w:fill="auto"/>
            <w:noWrap/>
            <w:vAlign w:val="bottom"/>
            <w:hideMark/>
          </w:tcPr>
          <w:p w14:paraId="43FB2382"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48E1A01" w14:textId="77777777" w:rsidR="00990F52" w:rsidRPr="00F94643" w:rsidRDefault="00990F52" w:rsidP="00C07EDE">
            <w:pPr>
              <w:rPr>
                <w:rFonts w:ascii="Calibri" w:eastAsia="Times New Roman" w:hAnsi="Calibri" w:cs="Times New Roman"/>
                <w:color w:val="000000"/>
                <w:lang w:val="en-GB"/>
              </w:rPr>
            </w:pPr>
          </w:p>
        </w:tc>
      </w:tr>
      <w:tr w:rsidR="00990F52" w:rsidRPr="00F94643" w14:paraId="5568A2A3" w14:textId="77777777" w:rsidTr="00C07EDE">
        <w:trPr>
          <w:trHeight w:val="300"/>
        </w:trPr>
        <w:tc>
          <w:tcPr>
            <w:tcW w:w="0" w:type="auto"/>
            <w:tcBorders>
              <w:top w:val="nil"/>
              <w:left w:val="nil"/>
              <w:bottom w:val="nil"/>
              <w:right w:val="nil"/>
            </w:tcBorders>
            <w:shd w:val="clear" w:color="000000" w:fill="FFEB9C"/>
            <w:noWrap/>
            <w:vAlign w:val="bottom"/>
            <w:hideMark/>
          </w:tcPr>
          <w:p w14:paraId="4D1C82E2" w14:textId="77777777" w:rsidR="00990F52" w:rsidRPr="00F94643" w:rsidRDefault="00990F52" w:rsidP="00C07EDE">
            <w:pPr>
              <w:jc w:val="center"/>
              <w:rPr>
                <w:rFonts w:ascii="Calibri" w:eastAsia="Times New Roman" w:hAnsi="Calibri" w:cs="Times New Roman"/>
                <w:color w:val="9C6500"/>
                <w:lang w:val="en-GB"/>
              </w:rPr>
            </w:pPr>
            <w:r w:rsidRPr="00F94643">
              <w:rPr>
                <w:rFonts w:ascii="Calibri" w:eastAsia="Times New Roman" w:hAnsi="Calibri" w:cs="Times New Roman"/>
                <w:b/>
                <w:bCs/>
                <w:color w:val="9C6500"/>
                <w:lang w:val="en-GB"/>
              </w:rPr>
              <w:t>Name</w:t>
            </w:r>
          </w:p>
        </w:tc>
        <w:tc>
          <w:tcPr>
            <w:tcW w:w="0" w:type="auto"/>
            <w:gridSpan w:val="4"/>
            <w:tcBorders>
              <w:top w:val="nil"/>
              <w:left w:val="nil"/>
              <w:bottom w:val="nil"/>
              <w:right w:val="nil"/>
            </w:tcBorders>
            <w:shd w:val="clear" w:color="auto" w:fill="auto"/>
            <w:noWrap/>
            <w:vAlign w:val="bottom"/>
            <w:hideMark/>
          </w:tcPr>
          <w:p w14:paraId="59D605A5"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Incorrectly identified to sectional level in max 3 of the 7 different networks</w:t>
            </w:r>
          </w:p>
        </w:tc>
        <w:tc>
          <w:tcPr>
            <w:tcW w:w="0" w:type="auto"/>
            <w:tcBorders>
              <w:top w:val="nil"/>
              <w:left w:val="nil"/>
              <w:bottom w:val="nil"/>
              <w:right w:val="nil"/>
            </w:tcBorders>
            <w:shd w:val="clear" w:color="auto" w:fill="auto"/>
            <w:noWrap/>
            <w:vAlign w:val="bottom"/>
            <w:hideMark/>
          </w:tcPr>
          <w:p w14:paraId="02A37A37"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4943957" w14:textId="77777777" w:rsidR="00990F52" w:rsidRPr="00F94643" w:rsidRDefault="00990F52" w:rsidP="00C07EDE">
            <w:pPr>
              <w:rPr>
                <w:rFonts w:ascii="Calibri" w:eastAsia="Times New Roman" w:hAnsi="Calibri" w:cs="Times New Roman"/>
                <w:color w:val="000000"/>
                <w:lang w:val="en-GB"/>
              </w:rPr>
            </w:pPr>
          </w:p>
        </w:tc>
      </w:tr>
      <w:tr w:rsidR="00990F52" w:rsidRPr="00F94643" w14:paraId="37D6A01A" w14:textId="77777777" w:rsidTr="00C07EDE">
        <w:trPr>
          <w:trHeight w:val="300"/>
        </w:trPr>
        <w:tc>
          <w:tcPr>
            <w:tcW w:w="0" w:type="auto"/>
            <w:tcBorders>
              <w:top w:val="nil"/>
              <w:left w:val="nil"/>
              <w:bottom w:val="nil"/>
              <w:right w:val="nil"/>
            </w:tcBorders>
            <w:shd w:val="clear" w:color="000000" w:fill="FFC7CE"/>
            <w:noWrap/>
            <w:vAlign w:val="bottom"/>
            <w:hideMark/>
          </w:tcPr>
          <w:p w14:paraId="2A342481" w14:textId="77777777" w:rsidR="00990F52" w:rsidRPr="00F94643" w:rsidRDefault="00990F52" w:rsidP="00C07EDE">
            <w:pPr>
              <w:jc w:val="center"/>
              <w:rPr>
                <w:rFonts w:ascii="Calibri" w:eastAsia="Times New Roman" w:hAnsi="Calibri" w:cs="Times New Roman"/>
                <w:color w:val="9C0006"/>
                <w:lang w:val="en-GB"/>
              </w:rPr>
            </w:pPr>
            <w:r w:rsidRPr="00F94643">
              <w:rPr>
                <w:rFonts w:ascii="Calibri" w:eastAsia="Times New Roman" w:hAnsi="Calibri" w:cs="Times New Roman"/>
                <w:b/>
                <w:bCs/>
                <w:color w:val="9C0006"/>
                <w:lang w:val="en-GB"/>
              </w:rPr>
              <w:t>Name</w:t>
            </w:r>
          </w:p>
        </w:tc>
        <w:tc>
          <w:tcPr>
            <w:tcW w:w="0" w:type="auto"/>
            <w:gridSpan w:val="4"/>
            <w:tcBorders>
              <w:top w:val="nil"/>
              <w:left w:val="nil"/>
              <w:bottom w:val="nil"/>
              <w:right w:val="nil"/>
            </w:tcBorders>
            <w:shd w:val="clear" w:color="auto" w:fill="auto"/>
            <w:noWrap/>
            <w:vAlign w:val="bottom"/>
            <w:hideMark/>
          </w:tcPr>
          <w:p w14:paraId="2D6921CF" w14:textId="77777777" w:rsidR="00990F52" w:rsidRPr="00F94643" w:rsidRDefault="00990F52" w:rsidP="00C07EDE">
            <w:pPr>
              <w:rPr>
                <w:rFonts w:ascii="Calibri" w:eastAsia="Times New Roman" w:hAnsi="Calibri" w:cs="Times New Roman"/>
                <w:color w:val="000000"/>
                <w:lang w:val="en-GB"/>
              </w:rPr>
            </w:pPr>
            <w:r w:rsidRPr="00F94643">
              <w:rPr>
                <w:rFonts w:ascii="Calibri" w:eastAsia="Times New Roman" w:hAnsi="Calibri" w:cs="Times New Roman"/>
                <w:color w:val="000000"/>
                <w:lang w:val="en-GB"/>
              </w:rPr>
              <w:t>Incorrectly identified to sectional level in more than 3 of the 7 networks</w:t>
            </w:r>
          </w:p>
        </w:tc>
        <w:tc>
          <w:tcPr>
            <w:tcW w:w="0" w:type="auto"/>
            <w:tcBorders>
              <w:top w:val="nil"/>
              <w:left w:val="nil"/>
              <w:bottom w:val="nil"/>
              <w:right w:val="nil"/>
            </w:tcBorders>
            <w:shd w:val="clear" w:color="auto" w:fill="auto"/>
            <w:noWrap/>
            <w:vAlign w:val="bottom"/>
            <w:hideMark/>
          </w:tcPr>
          <w:p w14:paraId="3542DDD6" w14:textId="77777777" w:rsidR="00990F52" w:rsidRPr="00F94643"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1453A33" w14:textId="77777777" w:rsidR="00990F52" w:rsidRPr="00F94643" w:rsidRDefault="00990F52" w:rsidP="00C07EDE">
            <w:pPr>
              <w:rPr>
                <w:rFonts w:ascii="Calibri" w:eastAsia="Times New Roman" w:hAnsi="Calibri" w:cs="Times New Roman"/>
                <w:color w:val="000000"/>
                <w:lang w:val="en-GB"/>
              </w:rPr>
            </w:pPr>
          </w:p>
        </w:tc>
      </w:tr>
    </w:tbl>
    <w:p w14:paraId="3FC8DCAA" w14:textId="77777777" w:rsidR="00990F52" w:rsidRPr="00F94643" w:rsidRDefault="00990F52" w:rsidP="00990F52">
      <w:pPr>
        <w:rPr>
          <w:lang w:val="en-GB"/>
        </w:rPr>
        <w:sectPr w:rsidR="00990F52" w:rsidRPr="00F94643" w:rsidSect="00E73313">
          <w:pgSz w:w="16840" w:h="11900" w:orient="landscape"/>
          <w:pgMar w:top="709" w:right="1417" w:bottom="1410" w:left="1417" w:header="708" w:footer="708" w:gutter="0"/>
          <w:cols w:space="708"/>
          <w:docGrid w:linePitch="360"/>
        </w:sectPr>
      </w:pPr>
    </w:p>
    <w:p w14:paraId="0091DF46" w14:textId="3A71C00D" w:rsidR="00F7449E" w:rsidRPr="00F94643" w:rsidRDefault="00E67269" w:rsidP="00990F52">
      <w:pPr>
        <w:pStyle w:val="Kop2"/>
        <w:numPr>
          <w:ilvl w:val="0"/>
          <w:numId w:val="33"/>
        </w:numPr>
        <w:rPr>
          <w:lang w:val="en-GB"/>
        </w:rPr>
      </w:pPr>
      <w:bookmarkStart w:id="484" w:name="_Toc261813429"/>
      <w:r w:rsidRPr="00F94643">
        <w:rPr>
          <w:lang w:val="en-GB"/>
        </w:rPr>
        <w:lastRenderedPageBreak/>
        <w:t>Results of second test run</w:t>
      </w:r>
      <w:bookmarkEnd w:id="484"/>
    </w:p>
    <w:p w14:paraId="1683ACD2" w14:textId="18CBD1AC" w:rsidR="00750FA3" w:rsidRPr="00F94643" w:rsidRDefault="00750FA3" w:rsidP="00750FA3">
      <w:pPr>
        <w:pStyle w:val="Bijschrift"/>
        <w:keepNext/>
        <w:rPr>
          <w:lang w:val="en-GB"/>
        </w:rPr>
      </w:pPr>
      <w:r w:rsidRPr="00F94643">
        <w:rPr>
          <w:lang w:val="en-GB"/>
        </w:rPr>
        <w:t xml:space="preserve">Table </w:t>
      </w:r>
      <w:r w:rsidR="000A64B8" w:rsidRPr="00F94643">
        <w:rPr>
          <w:lang w:val="en-GB"/>
        </w:rPr>
        <w:fldChar w:fldCharType="begin"/>
      </w:r>
      <w:r w:rsidR="000A64B8" w:rsidRPr="00F94643">
        <w:rPr>
          <w:lang w:val="en-GB"/>
        </w:rPr>
        <w:instrText xml:space="preserve"> SEQ Table \* ARABIC </w:instrText>
      </w:r>
      <w:r w:rsidR="000A64B8" w:rsidRPr="00F94643">
        <w:rPr>
          <w:lang w:val="en-GB"/>
        </w:rPr>
        <w:fldChar w:fldCharType="separate"/>
      </w:r>
      <w:r w:rsidR="00020E87">
        <w:rPr>
          <w:noProof/>
          <w:lang w:val="en-GB"/>
        </w:rPr>
        <w:t>8</w:t>
      </w:r>
      <w:r w:rsidR="000A64B8" w:rsidRPr="00F94643">
        <w:rPr>
          <w:lang w:val="en-GB"/>
        </w:rPr>
        <w:fldChar w:fldCharType="end"/>
      </w:r>
      <w:r w:rsidRPr="00F94643">
        <w:rPr>
          <w:lang w:val="en-GB"/>
        </w:rPr>
        <w:t xml:space="preserve"> Results of second test run of </w:t>
      </w:r>
      <w:proofErr w:type="spellStart"/>
      <w:r w:rsidR="0083173E" w:rsidRPr="00F94643">
        <w:rPr>
          <w:i/>
          <w:lang w:val="en-GB"/>
        </w:rPr>
        <w:t>Paphiopedilum</w:t>
      </w:r>
      <w:proofErr w:type="spellEnd"/>
      <w:r w:rsidRPr="00F94643">
        <w:rPr>
          <w:lang w:val="en-GB"/>
        </w:rPr>
        <w:t xml:space="preserve"> section </w:t>
      </w:r>
      <w:proofErr w:type="spellStart"/>
      <w:r w:rsidRPr="00F94643">
        <w:rPr>
          <w:i/>
          <w:lang w:val="en-GB"/>
        </w:rPr>
        <w:t>Barbata</w:t>
      </w:r>
      <w:proofErr w:type="spellEnd"/>
      <w:r w:rsidRPr="00F94643">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791"/>
        <w:gridCol w:w="1750"/>
        <w:gridCol w:w="1750"/>
        <w:gridCol w:w="1664"/>
        <w:gridCol w:w="1664"/>
        <w:gridCol w:w="1510"/>
        <w:gridCol w:w="1664"/>
        <w:gridCol w:w="1664"/>
      </w:tblGrid>
      <w:tr w:rsidR="00553570" w:rsidRPr="00F94643" w14:paraId="61681794" w14:textId="77777777" w:rsidTr="00553570">
        <w:trPr>
          <w:trHeight w:val="100"/>
        </w:trPr>
        <w:tc>
          <w:tcPr>
            <w:tcW w:w="0" w:type="auto"/>
            <w:tcBorders>
              <w:top w:val="nil"/>
              <w:left w:val="nil"/>
              <w:bottom w:val="nil"/>
              <w:right w:val="nil"/>
            </w:tcBorders>
            <w:shd w:val="clear" w:color="auto" w:fill="auto"/>
            <w:noWrap/>
            <w:vAlign w:val="bottom"/>
            <w:hideMark/>
          </w:tcPr>
          <w:p w14:paraId="028DB1BF" w14:textId="77777777" w:rsidR="00553570" w:rsidRPr="00F94643" w:rsidRDefault="00553570" w:rsidP="00E6726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0E88E8F" w14:textId="77777777" w:rsidR="00553570" w:rsidRPr="00F94643" w:rsidRDefault="00553570" w:rsidP="00E67269">
            <w:pPr>
              <w:rPr>
                <w:rFonts w:ascii="Calibri" w:eastAsia="Times New Roman" w:hAnsi="Calibri" w:cs="Times New Roman"/>
                <w:b/>
                <w:bCs/>
                <w:lang w:val="en-GB"/>
              </w:rPr>
            </w:pPr>
            <w:r w:rsidRPr="00F94643">
              <w:rPr>
                <w:rFonts w:ascii="Calibri" w:eastAsia="Times New Roman" w:hAnsi="Calibri" w:cs="Times New Roman"/>
                <w:b/>
                <w:bCs/>
                <w:lang w:val="en-GB"/>
              </w:rPr>
              <w:t> </w:t>
            </w:r>
          </w:p>
        </w:tc>
        <w:tc>
          <w:tcPr>
            <w:tcW w:w="0" w:type="auto"/>
            <w:gridSpan w:val="4"/>
            <w:tcBorders>
              <w:top w:val="nil"/>
              <w:left w:val="single" w:sz="4" w:space="0" w:color="auto"/>
              <w:bottom w:val="nil"/>
              <w:right w:val="nil"/>
            </w:tcBorders>
            <w:shd w:val="clear" w:color="auto" w:fill="auto"/>
            <w:noWrap/>
            <w:vAlign w:val="bottom"/>
            <w:hideMark/>
          </w:tcPr>
          <w:p w14:paraId="105A1C61" w14:textId="53278E59" w:rsidR="00553570" w:rsidRPr="00553570" w:rsidRDefault="00553570" w:rsidP="00553570">
            <w:pPr>
              <w:jc w:val="center"/>
              <w:rPr>
                <w:rFonts w:ascii="Calibri" w:eastAsia="Times New Roman" w:hAnsi="Calibri" w:cs="Times New Roman"/>
                <w:b/>
                <w:bCs/>
                <w:lang w:val="en-GB"/>
              </w:rPr>
            </w:pPr>
            <w:proofErr w:type="spellStart"/>
            <w:r w:rsidRPr="00553570">
              <w:rPr>
                <w:rFonts w:ascii="Calibri" w:eastAsia="Times New Roman" w:hAnsi="Calibri" w:cs="Times New Roman"/>
                <w:b/>
                <w:bCs/>
                <w:i/>
                <w:sz w:val="32"/>
                <w:szCs w:val="32"/>
                <w:lang w:val="en-GB"/>
              </w:rPr>
              <w:t>Paphiopedilum</w:t>
            </w:r>
            <w:proofErr w:type="spellEnd"/>
            <w:r w:rsidRPr="00553570">
              <w:rPr>
                <w:rFonts w:ascii="Calibri" w:eastAsia="Times New Roman" w:hAnsi="Calibri" w:cs="Times New Roman"/>
                <w:b/>
                <w:bCs/>
                <w:sz w:val="32"/>
                <w:szCs w:val="32"/>
                <w:lang w:val="en-GB"/>
              </w:rPr>
              <w:t xml:space="preserve"> sect. </w:t>
            </w:r>
            <w:proofErr w:type="spellStart"/>
            <w:r w:rsidRPr="00553570">
              <w:rPr>
                <w:rFonts w:ascii="Calibri" w:eastAsia="Times New Roman" w:hAnsi="Calibri" w:cs="Times New Roman"/>
                <w:b/>
                <w:bCs/>
                <w:i/>
                <w:sz w:val="32"/>
                <w:szCs w:val="32"/>
                <w:lang w:val="en-GB"/>
              </w:rPr>
              <w:t>Barbata</w:t>
            </w:r>
            <w:proofErr w:type="spellEnd"/>
            <w:r w:rsidRPr="00553570">
              <w:rPr>
                <w:rFonts w:ascii="Calibri" w:eastAsia="Times New Roman" w:hAnsi="Calibri" w:cs="Times New Roman"/>
                <w:b/>
                <w:bCs/>
                <w:sz w:val="32"/>
                <w:szCs w:val="32"/>
                <w:lang w:val="en-GB"/>
              </w:rPr>
              <w:t xml:space="preserve"> run</w:t>
            </w:r>
            <w:r>
              <w:rPr>
                <w:rFonts w:ascii="Calibri" w:eastAsia="Times New Roman" w:hAnsi="Calibri" w:cs="Times New Roman"/>
                <w:b/>
                <w:bCs/>
                <w:sz w:val="32"/>
                <w:szCs w:val="32"/>
                <w:lang w:val="en-GB"/>
              </w:rPr>
              <w:t>2_1</w:t>
            </w:r>
          </w:p>
        </w:tc>
        <w:tc>
          <w:tcPr>
            <w:tcW w:w="0" w:type="auto"/>
            <w:tcBorders>
              <w:top w:val="nil"/>
              <w:left w:val="single" w:sz="4" w:space="0" w:color="auto"/>
              <w:bottom w:val="nil"/>
              <w:right w:val="nil"/>
            </w:tcBorders>
            <w:shd w:val="clear" w:color="auto" w:fill="auto"/>
            <w:noWrap/>
            <w:vAlign w:val="bottom"/>
            <w:hideMark/>
          </w:tcPr>
          <w:p w14:paraId="6BFF6351" w14:textId="77777777" w:rsidR="00553570" w:rsidRPr="00F94643" w:rsidRDefault="00553570" w:rsidP="00E67269">
            <w:pPr>
              <w:rPr>
                <w:rFonts w:ascii="Calibri" w:eastAsia="Times New Roman" w:hAnsi="Calibri" w:cs="Times New Roman"/>
                <w:b/>
                <w:bCs/>
                <w:lang w:val="en-GB"/>
              </w:rPr>
            </w:pPr>
            <w:r w:rsidRPr="00F94643">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3F920F77" w14:textId="77777777" w:rsidR="00553570" w:rsidRPr="00F94643" w:rsidRDefault="00553570" w:rsidP="00E67269">
            <w:pPr>
              <w:rPr>
                <w:rFonts w:ascii="Calibri" w:eastAsia="Times New Roman" w:hAnsi="Calibri" w:cs="Times New Roman"/>
                <w:b/>
                <w:bCs/>
                <w:lang w:val="en-GB"/>
              </w:rPr>
            </w:pPr>
            <w:r w:rsidRPr="00F94643">
              <w:rPr>
                <w:rFonts w:ascii="Calibri" w:eastAsia="Times New Roman" w:hAnsi="Calibri" w:cs="Times New Roman"/>
                <w:b/>
                <w:bCs/>
                <w:lang w:val="en-GB"/>
              </w:rPr>
              <w:t> </w:t>
            </w:r>
          </w:p>
        </w:tc>
      </w:tr>
      <w:tr w:rsidR="00E67269" w:rsidRPr="00F94643" w14:paraId="7758950F" w14:textId="77777777" w:rsidTr="00E67269">
        <w:trPr>
          <w:trHeight w:val="300"/>
        </w:trPr>
        <w:tc>
          <w:tcPr>
            <w:tcW w:w="0" w:type="auto"/>
            <w:tcBorders>
              <w:top w:val="nil"/>
              <w:left w:val="nil"/>
              <w:bottom w:val="nil"/>
              <w:right w:val="nil"/>
            </w:tcBorders>
            <w:shd w:val="clear" w:color="auto" w:fill="auto"/>
            <w:noWrap/>
            <w:vAlign w:val="bottom"/>
            <w:hideMark/>
          </w:tcPr>
          <w:p w14:paraId="715D7050" w14:textId="77777777" w:rsidR="00E67269" w:rsidRPr="00F94643" w:rsidRDefault="00E67269" w:rsidP="00E6726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28AAAE51" w14:textId="77777777" w:rsidR="00E67269" w:rsidRPr="00F94643" w:rsidRDefault="00E67269" w:rsidP="00E67269">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36EE19A4" w14:textId="77777777" w:rsidR="00E67269" w:rsidRPr="00F94643" w:rsidRDefault="00E67269" w:rsidP="00E67269">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75A759A" w14:textId="77777777" w:rsidR="00E67269" w:rsidRPr="00F94643" w:rsidRDefault="00E67269" w:rsidP="00E67269">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45E8AA9" w14:textId="77777777" w:rsidR="00E67269" w:rsidRPr="00F94643" w:rsidRDefault="00E67269" w:rsidP="00E67269">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9FA3696" w14:textId="77777777" w:rsidR="00E67269" w:rsidRPr="00F94643" w:rsidRDefault="00E67269" w:rsidP="00E67269">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5F0CCD04" w14:textId="77777777" w:rsidR="00E67269" w:rsidRPr="00F94643" w:rsidRDefault="00E67269" w:rsidP="00E67269">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921F8F5" w14:textId="77777777" w:rsidR="00E67269" w:rsidRPr="00F94643" w:rsidRDefault="00E67269" w:rsidP="00E67269">
            <w:pPr>
              <w:rPr>
                <w:rFonts w:ascii="Calibri" w:eastAsia="Times New Roman" w:hAnsi="Calibri" w:cs="Times New Roman"/>
                <w:lang w:val="en-GB"/>
              </w:rPr>
            </w:pPr>
            <w:r w:rsidRPr="00F94643">
              <w:rPr>
                <w:rFonts w:ascii="Calibri" w:eastAsia="Times New Roman" w:hAnsi="Calibri" w:cs="Times New Roman"/>
                <w:lang w:val="en-GB"/>
              </w:rPr>
              <w:t> </w:t>
            </w:r>
          </w:p>
        </w:tc>
      </w:tr>
      <w:tr w:rsidR="00E67269" w:rsidRPr="00F94643" w14:paraId="2E787230" w14:textId="77777777" w:rsidTr="00E67269">
        <w:trPr>
          <w:trHeight w:val="300"/>
        </w:trPr>
        <w:tc>
          <w:tcPr>
            <w:tcW w:w="0" w:type="auto"/>
            <w:tcBorders>
              <w:top w:val="nil"/>
              <w:left w:val="nil"/>
              <w:bottom w:val="single" w:sz="4" w:space="0" w:color="auto"/>
              <w:right w:val="nil"/>
            </w:tcBorders>
            <w:shd w:val="clear" w:color="auto" w:fill="auto"/>
            <w:noWrap/>
            <w:vAlign w:val="bottom"/>
            <w:hideMark/>
          </w:tcPr>
          <w:p w14:paraId="1C5B5A49" w14:textId="77777777" w:rsidR="00E67269" w:rsidRPr="00F94643" w:rsidRDefault="00E67269" w:rsidP="00E67269">
            <w:pPr>
              <w:rPr>
                <w:rFonts w:ascii="Calibri" w:eastAsia="Times New Roman" w:hAnsi="Calibri" w:cs="Times New Roman"/>
                <w:b/>
                <w:bCs/>
                <w:sz w:val="20"/>
                <w:szCs w:val="20"/>
                <w:lang w:val="en-GB"/>
              </w:rPr>
            </w:pPr>
            <w:r w:rsidRPr="00F94643">
              <w:rPr>
                <w:rFonts w:ascii="Calibri" w:eastAsia="Times New Roman" w:hAnsi="Calibri" w:cs="Times New Roman"/>
                <w:b/>
                <w:bCs/>
                <w:sz w:val="20"/>
                <w:szCs w:val="2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7A3637B" w14:textId="77777777" w:rsidR="00E67269" w:rsidRPr="00F94643" w:rsidRDefault="00E67269" w:rsidP="00E67269">
            <w:pPr>
              <w:jc w:val="right"/>
              <w:rPr>
                <w:rFonts w:ascii="Calibri" w:eastAsia="Times New Roman" w:hAnsi="Calibri" w:cs="Times New Roman"/>
                <w:b/>
                <w:bCs/>
                <w:sz w:val="20"/>
                <w:szCs w:val="20"/>
                <w:lang w:val="en-GB"/>
              </w:rPr>
            </w:pPr>
            <w:r w:rsidRPr="00F94643">
              <w:rPr>
                <w:rFonts w:ascii="Calibri" w:eastAsia="Times New Roman" w:hAnsi="Calibri" w:cs="Times New Roman"/>
                <w:b/>
                <w:bCs/>
                <w:sz w:val="20"/>
                <w:szCs w:val="20"/>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522C5207" w14:textId="77777777" w:rsidR="00E67269" w:rsidRPr="00F94643" w:rsidRDefault="00E67269" w:rsidP="00E67269">
            <w:pPr>
              <w:jc w:val="right"/>
              <w:rPr>
                <w:rFonts w:ascii="Calibri" w:eastAsia="Times New Roman" w:hAnsi="Calibri" w:cs="Times New Roman"/>
                <w:b/>
                <w:bCs/>
                <w:sz w:val="20"/>
                <w:szCs w:val="20"/>
                <w:lang w:val="en-GB"/>
              </w:rPr>
            </w:pPr>
            <w:r w:rsidRPr="00F94643">
              <w:rPr>
                <w:rFonts w:ascii="Calibri" w:eastAsia="Times New Roman" w:hAnsi="Calibri" w:cs="Times New Roman"/>
                <w:b/>
                <w:bCs/>
                <w:sz w:val="20"/>
                <w:szCs w:val="20"/>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0953C990" w14:textId="77777777" w:rsidR="00E67269" w:rsidRPr="00F94643" w:rsidRDefault="00E67269" w:rsidP="00E67269">
            <w:pPr>
              <w:jc w:val="right"/>
              <w:rPr>
                <w:rFonts w:ascii="Calibri" w:eastAsia="Times New Roman" w:hAnsi="Calibri" w:cs="Times New Roman"/>
                <w:b/>
                <w:bCs/>
                <w:sz w:val="20"/>
                <w:szCs w:val="20"/>
                <w:lang w:val="en-GB"/>
              </w:rPr>
            </w:pPr>
            <w:r w:rsidRPr="00F94643">
              <w:rPr>
                <w:rFonts w:ascii="Calibri" w:eastAsia="Times New Roman" w:hAnsi="Calibri" w:cs="Times New Roman"/>
                <w:b/>
                <w:bCs/>
                <w:sz w:val="20"/>
                <w:szCs w:val="20"/>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6E6845D1" w14:textId="77777777" w:rsidR="00E67269" w:rsidRPr="00F94643" w:rsidRDefault="00E67269" w:rsidP="00E67269">
            <w:pPr>
              <w:jc w:val="right"/>
              <w:rPr>
                <w:rFonts w:ascii="Calibri" w:eastAsia="Times New Roman" w:hAnsi="Calibri" w:cs="Times New Roman"/>
                <w:b/>
                <w:bCs/>
                <w:sz w:val="20"/>
                <w:szCs w:val="20"/>
                <w:lang w:val="en-GB"/>
              </w:rPr>
            </w:pPr>
            <w:r w:rsidRPr="00F94643">
              <w:rPr>
                <w:rFonts w:ascii="Calibri" w:eastAsia="Times New Roman" w:hAnsi="Calibri" w:cs="Times New Roman"/>
                <w:b/>
                <w:bCs/>
                <w:sz w:val="20"/>
                <w:szCs w:val="20"/>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314B5F15" w14:textId="77777777" w:rsidR="00E67269" w:rsidRPr="00F94643" w:rsidRDefault="00E67269" w:rsidP="00E67269">
            <w:pPr>
              <w:jc w:val="right"/>
              <w:rPr>
                <w:rFonts w:ascii="Calibri" w:eastAsia="Times New Roman" w:hAnsi="Calibri" w:cs="Times New Roman"/>
                <w:b/>
                <w:bCs/>
                <w:sz w:val="20"/>
                <w:szCs w:val="20"/>
                <w:lang w:val="en-GB"/>
              </w:rPr>
            </w:pPr>
            <w:r w:rsidRPr="00F94643">
              <w:rPr>
                <w:rFonts w:ascii="Calibri" w:eastAsia="Times New Roman" w:hAnsi="Calibri" w:cs="Times New Roman"/>
                <w:b/>
                <w:bCs/>
                <w:sz w:val="20"/>
                <w:szCs w:val="20"/>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338B81B8" w14:textId="77777777" w:rsidR="00E67269" w:rsidRPr="00F94643" w:rsidRDefault="00E67269" w:rsidP="00E67269">
            <w:pPr>
              <w:jc w:val="right"/>
              <w:rPr>
                <w:rFonts w:ascii="Calibri" w:eastAsia="Times New Roman" w:hAnsi="Calibri" w:cs="Times New Roman"/>
                <w:b/>
                <w:bCs/>
                <w:sz w:val="20"/>
                <w:szCs w:val="20"/>
                <w:lang w:val="en-GB"/>
              </w:rPr>
            </w:pPr>
            <w:r w:rsidRPr="00F94643">
              <w:rPr>
                <w:rFonts w:ascii="Calibri" w:eastAsia="Times New Roman" w:hAnsi="Calibri" w:cs="Times New Roman"/>
                <w:b/>
                <w:bCs/>
                <w:sz w:val="20"/>
                <w:szCs w:val="20"/>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FC4890" w14:textId="77777777" w:rsidR="00E67269" w:rsidRPr="00F94643" w:rsidRDefault="00E67269" w:rsidP="00E67269">
            <w:pPr>
              <w:jc w:val="right"/>
              <w:rPr>
                <w:rFonts w:ascii="Calibri" w:eastAsia="Times New Roman" w:hAnsi="Calibri" w:cs="Times New Roman"/>
                <w:b/>
                <w:bCs/>
                <w:sz w:val="20"/>
                <w:szCs w:val="20"/>
                <w:lang w:val="en-GB"/>
              </w:rPr>
            </w:pPr>
            <w:r w:rsidRPr="00F94643">
              <w:rPr>
                <w:rFonts w:ascii="Calibri" w:eastAsia="Times New Roman" w:hAnsi="Calibri" w:cs="Times New Roman"/>
                <w:b/>
                <w:bCs/>
                <w:sz w:val="20"/>
                <w:szCs w:val="20"/>
                <w:lang w:val="en-GB"/>
              </w:rPr>
              <w:t>57</w:t>
            </w:r>
          </w:p>
        </w:tc>
      </w:tr>
      <w:tr w:rsidR="00E67269" w:rsidRPr="00F94643" w14:paraId="7BF46998" w14:textId="77777777" w:rsidTr="00E67269">
        <w:trPr>
          <w:trHeight w:val="300"/>
        </w:trPr>
        <w:tc>
          <w:tcPr>
            <w:tcW w:w="0" w:type="auto"/>
            <w:tcBorders>
              <w:top w:val="nil"/>
              <w:left w:val="single" w:sz="4" w:space="0" w:color="auto"/>
              <w:bottom w:val="nil"/>
              <w:right w:val="nil"/>
            </w:tcBorders>
            <w:shd w:val="clear" w:color="auto" w:fill="auto"/>
            <w:noWrap/>
            <w:vAlign w:val="bottom"/>
            <w:hideMark/>
          </w:tcPr>
          <w:p w14:paraId="5DC165EA" w14:textId="77777777" w:rsidR="00E67269" w:rsidRPr="00F94643" w:rsidRDefault="00E67269" w:rsidP="00E67269">
            <w:pPr>
              <w:rPr>
                <w:rFonts w:ascii="Calibri" w:eastAsia="Times New Roman" w:hAnsi="Calibri" w:cs="Times New Roman"/>
                <w:b/>
                <w:bCs/>
                <w:sz w:val="20"/>
                <w:szCs w:val="20"/>
                <w:lang w:val="en-GB"/>
              </w:rPr>
            </w:pPr>
            <w:r w:rsidRPr="00F94643">
              <w:rPr>
                <w:rFonts w:ascii="Calibri" w:eastAsia="Times New Roman" w:hAnsi="Calibri" w:cs="Times New Roman"/>
                <w:b/>
                <w:bCs/>
                <w:sz w:val="20"/>
                <w:szCs w:val="20"/>
                <w:lang w:val="en-GB"/>
              </w:rPr>
              <w:t>Desired Error</w:t>
            </w:r>
          </w:p>
        </w:tc>
        <w:tc>
          <w:tcPr>
            <w:tcW w:w="0" w:type="auto"/>
            <w:tcBorders>
              <w:top w:val="nil"/>
              <w:left w:val="single" w:sz="4" w:space="0" w:color="auto"/>
              <w:bottom w:val="nil"/>
              <w:right w:val="nil"/>
            </w:tcBorders>
            <w:shd w:val="clear" w:color="auto" w:fill="auto"/>
            <w:noWrap/>
            <w:vAlign w:val="bottom"/>
            <w:hideMark/>
          </w:tcPr>
          <w:p w14:paraId="5F6FB0FA" w14:textId="77777777" w:rsidR="00E67269" w:rsidRPr="00F94643" w:rsidRDefault="00E67269" w:rsidP="00E67269">
            <w:pPr>
              <w:jc w:val="right"/>
              <w:rPr>
                <w:rFonts w:ascii="Calibri" w:eastAsia="Times New Roman" w:hAnsi="Calibri" w:cs="Times New Roman"/>
                <w:sz w:val="20"/>
                <w:szCs w:val="20"/>
                <w:lang w:val="en-GB"/>
              </w:rPr>
            </w:pPr>
            <w:r w:rsidRPr="00F94643">
              <w:rPr>
                <w:rFonts w:ascii="Calibri" w:eastAsia="Times New Roman" w:hAnsi="Calibri" w:cs="Times New Roman"/>
                <w:sz w:val="20"/>
                <w:szCs w:val="20"/>
                <w:lang w:val="en-GB"/>
              </w:rPr>
              <w:t>1,00E-04</w:t>
            </w:r>
          </w:p>
        </w:tc>
        <w:tc>
          <w:tcPr>
            <w:tcW w:w="0" w:type="auto"/>
            <w:tcBorders>
              <w:top w:val="nil"/>
              <w:left w:val="single" w:sz="4" w:space="0" w:color="auto"/>
              <w:bottom w:val="nil"/>
              <w:right w:val="nil"/>
            </w:tcBorders>
            <w:shd w:val="clear" w:color="auto" w:fill="auto"/>
            <w:noWrap/>
            <w:vAlign w:val="bottom"/>
            <w:hideMark/>
          </w:tcPr>
          <w:p w14:paraId="5AE54108" w14:textId="77777777" w:rsidR="00E67269" w:rsidRPr="00F94643" w:rsidRDefault="00E67269" w:rsidP="00E67269">
            <w:pPr>
              <w:jc w:val="right"/>
              <w:rPr>
                <w:rFonts w:ascii="Calibri" w:eastAsia="Times New Roman" w:hAnsi="Calibri" w:cs="Times New Roman"/>
                <w:sz w:val="20"/>
                <w:szCs w:val="20"/>
                <w:lang w:val="en-GB"/>
              </w:rPr>
            </w:pPr>
            <w:r w:rsidRPr="00F94643">
              <w:rPr>
                <w:rFonts w:ascii="Calibri" w:eastAsia="Times New Roman" w:hAnsi="Calibri" w:cs="Times New Roman"/>
                <w:sz w:val="20"/>
                <w:szCs w:val="20"/>
                <w:lang w:val="en-GB"/>
              </w:rPr>
              <w:t>1,00E-05</w:t>
            </w:r>
          </w:p>
        </w:tc>
        <w:tc>
          <w:tcPr>
            <w:tcW w:w="0" w:type="auto"/>
            <w:tcBorders>
              <w:top w:val="nil"/>
              <w:left w:val="single" w:sz="4" w:space="0" w:color="auto"/>
              <w:bottom w:val="nil"/>
              <w:right w:val="nil"/>
            </w:tcBorders>
            <w:shd w:val="clear" w:color="auto" w:fill="auto"/>
            <w:noWrap/>
            <w:vAlign w:val="bottom"/>
            <w:hideMark/>
          </w:tcPr>
          <w:p w14:paraId="27FCC46C" w14:textId="77777777" w:rsidR="00E67269" w:rsidRPr="00F94643" w:rsidRDefault="00E67269" w:rsidP="00E67269">
            <w:pPr>
              <w:jc w:val="right"/>
              <w:rPr>
                <w:rFonts w:ascii="Calibri" w:eastAsia="Times New Roman" w:hAnsi="Calibri" w:cs="Times New Roman"/>
                <w:sz w:val="20"/>
                <w:szCs w:val="20"/>
                <w:lang w:val="en-GB"/>
              </w:rPr>
            </w:pPr>
            <w:r w:rsidRPr="00F94643">
              <w:rPr>
                <w:rFonts w:ascii="Calibri" w:eastAsia="Times New Roman" w:hAnsi="Calibri" w:cs="Times New Roman"/>
                <w:sz w:val="20"/>
                <w:szCs w:val="20"/>
                <w:lang w:val="en-GB"/>
              </w:rPr>
              <w:t>1,00E-06</w:t>
            </w:r>
          </w:p>
        </w:tc>
        <w:tc>
          <w:tcPr>
            <w:tcW w:w="0" w:type="auto"/>
            <w:tcBorders>
              <w:top w:val="nil"/>
              <w:left w:val="single" w:sz="4" w:space="0" w:color="auto"/>
              <w:bottom w:val="nil"/>
              <w:right w:val="nil"/>
            </w:tcBorders>
            <w:shd w:val="clear" w:color="auto" w:fill="auto"/>
            <w:noWrap/>
            <w:vAlign w:val="bottom"/>
            <w:hideMark/>
          </w:tcPr>
          <w:p w14:paraId="27082805" w14:textId="77777777" w:rsidR="00E67269" w:rsidRPr="00F94643" w:rsidRDefault="00E67269" w:rsidP="00E67269">
            <w:pPr>
              <w:jc w:val="right"/>
              <w:rPr>
                <w:rFonts w:ascii="Calibri" w:eastAsia="Times New Roman" w:hAnsi="Calibri" w:cs="Times New Roman"/>
                <w:sz w:val="20"/>
                <w:szCs w:val="20"/>
                <w:lang w:val="en-GB"/>
              </w:rPr>
            </w:pPr>
            <w:r w:rsidRPr="00F94643">
              <w:rPr>
                <w:rFonts w:ascii="Calibri" w:eastAsia="Times New Roman" w:hAnsi="Calibri" w:cs="Times New Roman"/>
                <w:sz w:val="20"/>
                <w:szCs w:val="20"/>
                <w:lang w:val="en-GB"/>
              </w:rPr>
              <w:t>1,00E-07</w:t>
            </w:r>
          </w:p>
        </w:tc>
        <w:tc>
          <w:tcPr>
            <w:tcW w:w="0" w:type="auto"/>
            <w:tcBorders>
              <w:top w:val="nil"/>
              <w:left w:val="single" w:sz="4" w:space="0" w:color="auto"/>
              <w:bottom w:val="nil"/>
              <w:right w:val="nil"/>
            </w:tcBorders>
            <w:shd w:val="clear" w:color="auto" w:fill="auto"/>
            <w:noWrap/>
            <w:vAlign w:val="bottom"/>
            <w:hideMark/>
          </w:tcPr>
          <w:p w14:paraId="7EF417E9" w14:textId="77777777" w:rsidR="00E67269" w:rsidRPr="00F94643" w:rsidRDefault="00E67269" w:rsidP="00E67269">
            <w:pPr>
              <w:jc w:val="right"/>
              <w:rPr>
                <w:rFonts w:ascii="Calibri" w:eastAsia="Times New Roman" w:hAnsi="Calibri" w:cs="Times New Roman"/>
                <w:sz w:val="20"/>
                <w:szCs w:val="20"/>
                <w:lang w:val="en-GB"/>
              </w:rPr>
            </w:pPr>
            <w:r w:rsidRPr="00F94643">
              <w:rPr>
                <w:rFonts w:ascii="Calibri" w:eastAsia="Times New Roman" w:hAnsi="Calibri" w:cs="Times New Roman"/>
                <w:sz w:val="20"/>
                <w:szCs w:val="20"/>
                <w:lang w:val="en-GB"/>
              </w:rPr>
              <w:t>1,00E-08</w:t>
            </w:r>
          </w:p>
        </w:tc>
        <w:tc>
          <w:tcPr>
            <w:tcW w:w="0" w:type="auto"/>
            <w:tcBorders>
              <w:top w:val="nil"/>
              <w:left w:val="single" w:sz="4" w:space="0" w:color="auto"/>
              <w:bottom w:val="nil"/>
              <w:right w:val="nil"/>
            </w:tcBorders>
            <w:shd w:val="clear" w:color="auto" w:fill="auto"/>
            <w:noWrap/>
            <w:vAlign w:val="bottom"/>
            <w:hideMark/>
          </w:tcPr>
          <w:p w14:paraId="75464C83" w14:textId="77777777" w:rsidR="00E67269" w:rsidRPr="00F94643" w:rsidRDefault="00E67269" w:rsidP="00E67269">
            <w:pPr>
              <w:jc w:val="right"/>
              <w:rPr>
                <w:rFonts w:ascii="Calibri" w:eastAsia="Times New Roman" w:hAnsi="Calibri" w:cs="Times New Roman"/>
                <w:sz w:val="20"/>
                <w:szCs w:val="20"/>
                <w:lang w:val="en-GB"/>
              </w:rPr>
            </w:pPr>
            <w:r w:rsidRPr="00F94643">
              <w:rPr>
                <w:rFonts w:ascii="Calibri" w:eastAsia="Times New Roman" w:hAnsi="Calibri" w:cs="Times New Roman"/>
                <w:sz w:val="20"/>
                <w:szCs w:val="20"/>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24F23BFF" w14:textId="77777777" w:rsidR="00E67269" w:rsidRPr="00F94643" w:rsidRDefault="00E67269" w:rsidP="00E67269">
            <w:pPr>
              <w:jc w:val="right"/>
              <w:rPr>
                <w:rFonts w:ascii="Calibri" w:eastAsia="Times New Roman" w:hAnsi="Calibri" w:cs="Times New Roman"/>
                <w:sz w:val="20"/>
                <w:szCs w:val="20"/>
                <w:lang w:val="en-GB"/>
              </w:rPr>
            </w:pPr>
            <w:r w:rsidRPr="00F94643">
              <w:rPr>
                <w:rFonts w:ascii="Calibri" w:eastAsia="Times New Roman" w:hAnsi="Calibri" w:cs="Times New Roman"/>
                <w:sz w:val="20"/>
                <w:szCs w:val="20"/>
                <w:lang w:val="en-GB"/>
              </w:rPr>
              <w:t>1,00E-10</w:t>
            </w:r>
          </w:p>
        </w:tc>
      </w:tr>
      <w:tr w:rsidR="00E67269" w:rsidRPr="00F94643" w14:paraId="4F592246" w14:textId="77777777" w:rsidTr="00E67269">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A83E2C1" w14:textId="77777777" w:rsidR="00E67269" w:rsidRPr="00F94643" w:rsidRDefault="00E67269" w:rsidP="00E67269">
            <w:pPr>
              <w:rPr>
                <w:rFonts w:ascii="Calibri" w:eastAsia="Times New Roman" w:hAnsi="Calibri" w:cs="Times New Roman"/>
                <w:b/>
                <w:bCs/>
                <w:color w:val="000000"/>
                <w:sz w:val="20"/>
                <w:szCs w:val="20"/>
                <w:lang w:val="en-GB"/>
              </w:rPr>
            </w:pPr>
            <w:r w:rsidRPr="00F94643">
              <w:rPr>
                <w:rFonts w:ascii="Calibri" w:eastAsia="Times New Roman" w:hAnsi="Calibri" w:cs="Times New Roman"/>
                <w:b/>
                <w:bCs/>
                <w:color w:val="000000"/>
                <w:sz w:val="20"/>
                <w:szCs w:val="2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09EEDBD" w14:textId="77777777" w:rsidR="00E67269" w:rsidRPr="00F94643" w:rsidRDefault="00E67269" w:rsidP="00E67269">
            <w:pPr>
              <w:jc w:val="right"/>
              <w:rPr>
                <w:rFonts w:ascii="Calibri" w:eastAsia="Times New Roman" w:hAnsi="Calibri" w:cs="Times New Roman"/>
                <w:sz w:val="20"/>
                <w:szCs w:val="20"/>
                <w:lang w:val="en-GB"/>
              </w:rPr>
            </w:pPr>
            <w:r w:rsidRPr="00F94643">
              <w:rPr>
                <w:rFonts w:ascii="Calibri" w:eastAsia="Times New Roman" w:hAnsi="Calibri" w:cs="Times New Roman"/>
                <w:sz w:val="20"/>
                <w:szCs w:val="20"/>
                <w:lang w:val="en-GB"/>
              </w:rPr>
              <w:t>17</w:t>
            </w:r>
          </w:p>
        </w:tc>
        <w:tc>
          <w:tcPr>
            <w:tcW w:w="0" w:type="auto"/>
            <w:tcBorders>
              <w:top w:val="nil"/>
              <w:left w:val="single" w:sz="4" w:space="0" w:color="auto"/>
              <w:bottom w:val="single" w:sz="4" w:space="0" w:color="auto"/>
              <w:right w:val="nil"/>
            </w:tcBorders>
            <w:shd w:val="clear" w:color="auto" w:fill="auto"/>
            <w:noWrap/>
            <w:vAlign w:val="bottom"/>
            <w:hideMark/>
          </w:tcPr>
          <w:p w14:paraId="4C134D84" w14:textId="77777777" w:rsidR="00E67269" w:rsidRPr="00F94643" w:rsidRDefault="00E67269" w:rsidP="00E67269">
            <w:pPr>
              <w:jc w:val="right"/>
              <w:rPr>
                <w:rFonts w:ascii="Calibri" w:eastAsia="Times New Roman" w:hAnsi="Calibri" w:cs="Times New Roman"/>
                <w:sz w:val="20"/>
                <w:szCs w:val="20"/>
                <w:lang w:val="en-GB"/>
              </w:rPr>
            </w:pPr>
            <w:r w:rsidRPr="00F94643">
              <w:rPr>
                <w:rFonts w:ascii="Calibri" w:eastAsia="Times New Roman" w:hAnsi="Calibri" w:cs="Times New Roman"/>
                <w:sz w:val="20"/>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1B91A356" w14:textId="77777777" w:rsidR="00E67269" w:rsidRPr="00F94643" w:rsidRDefault="00E67269" w:rsidP="00E67269">
            <w:pPr>
              <w:jc w:val="right"/>
              <w:rPr>
                <w:rFonts w:ascii="Calibri" w:eastAsia="Times New Roman" w:hAnsi="Calibri" w:cs="Times New Roman"/>
                <w:sz w:val="20"/>
                <w:szCs w:val="20"/>
                <w:lang w:val="en-GB"/>
              </w:rPr>
            </w:pPr>
            <w:r w:rsidRPr="00F94643">
              <w:rPr>
                <w:rFonts w:ascii="Calibri" w:eastAsia="Times New Roman" w:hAnsi="Calibri" w:cs="Times New Roman"/>
                <w:sz w:val="20"/>
                <w:szCs w:val="20"/>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3D33E0AD" w14:textId="77777777" w:rsidR="00E67269" w:rsidRPr="00F94643" w:rsidRDefault="00E67269" w:rsidP="00E67269">
            <w:pPr>
              <w:jc w:val="right"/>
              <w:rPr>
                <w:rFonts w:ascii="Calibri" w:eastAsia="Times New Roman" w:hAnsi="Calibri" w:cs="Times New Roman"/>
                <w:sz w:val="20"/>
                <w:szCs w:val="20"/>
                <w:lang w:val="en-GB"/>
              </w:rPr>
            </w:pPr>
            <w:r w:rsidRPr="00F94643">
              <w:rPr>
                <w:rFonts w:ascii="Calibri" w:eastAsia="Times New Roman" w:hAnsi="Calibri" w:cs="Times New Roman"/>
                <w:sz w:val="20"/>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0A3F1CCD" w14:textId="77777777" w:rsidR="00E67269" w:rsidRPr="00F94643" w:rsidRDefault="00E67269" w:rsidP="00E67269">
            <w:pPr>
              <w:jc w:val="right"/>
              <w:rPr>
                <w:rFonts w:ascii="Calibri" w:eastAsia="Times New Roman" w:hAnsi="Calibri" w:cs="Times New Roman"/>
                <w:sz w:val="20"/>
                <w:szCs w:val="20"/>
                <w:lang w:val="en-GB"/>
              </w:rPr>
            </w:pPr>
            <w:r w:rsidRPr="00F94643">
              <w:rPr>
                <w:rFonts w:ascii="Calibri" w:eastAsia="Times New Roman" w:hAnsi="Calibri" w:cs="Times New Roman"/>
                <w:sz w:val="20"/>
                <w:szCs w:val="20"/>
                <w:lang w:val="en-GB"/>
              </w:rPr>
              <w:t>16</w:t>
            </w:r>
          </w:p>
        </w:tc>
        <w:tc>
          <w:tcPr>
            <w:tcW w:w="0" w:type="auto"/>
            <w:tcBorders>
              <w:top w:val="nil"/>
              <w:left w:val="single" w:sz="4" w:space="0" w:color="auto"/>
              <w:bottom w:val="single" w:sz="4" w:space="0" w:color="auto"/>
              <w:right w:val="nil"/>
            </w:tcBorders>
            <w:shd w:val="clear" w:color="auto" w:fill="auto"/>
            <w:noWrap/>
            <w:vAlign w:val="bottom"/>
            <w:hideMark/>
          </w:tcPr>
          <w:p w14:paraId="324090AE" w14:textId="77777777" w:rsidR="00E67269" w:rsidRPr="00F94643" w:rsidRDefault="00E67269" w:rsidP="00E67269">
            <w:pPr>
              <w:jc w:val="right"/>
              <w:rPr>
                <w:rFonts w:ascii="Calibri" w:eastAsia="Times New Roman" w:hAnsi="Calibri" w:cs="Times New Roman"/>
                <w:sz w:val="20"/>
                <w:szCs w:val="20"/>
                <w:lang w:val="en-GB"/>
              </w:rPr>
            </w:pPr>
            <w:r w:rsidRPr="00F94643">
              <w:rPr>
                <w:rFonts w:ascii="Calibri" w:eastAsia="Times New Roman" w:hAnsi="Calibri" w:cs="Times New Roman"/>
                <w:sz w:val="20"/>
                <w:szCs w:val="20"/>
                <w:lang w:val="en-GB"/>
              </w:rPr>
              <w:t>14</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1FB437E" w14:textId="77777777" w:rsidR="00E67269" w:rsidRPr="00F94643" w:rsidRDefault="00E67269" w:rsidP="00E67269">
            <w:pPr>
              <w:jc w:val="right"/>
              <w:rPr>
                <w:rFonts w:ascii="Calibri" w:eastAsia="Times New Roman" w:hAnsi="Calibri" w:cs="Times New Roman"/>
                <w:sz w:val="20"/>
                <w:szCs w:val="20"/>
                <w:lang w:val="en-GB"/>
              </w:rPr>
            </w:pPr>
            <w:r w:rsidRPr="00F94643">
              <w:rPr>
                <w:rFonts w:ascii="Calibri" w:eastAsia="Times New Roman" w:hAnsi="Calibri" w:cs="Times New Roman"/>
                <w:sz w:val="20"/>
                <w:szCs w:val="20"/>
                <w:lang w:val="en-GB"/>
              </w:rPr>
              <w:t>14</w:t>
            </w:r>
          </w:p>
        </w:tc>
      </w:tr>
      <w:tr w:rsidR="00E67269" w:rsidRPr="00F94643" w14:paraId="0C0B8F22" w14:textId="77777777" w:rsidTr="00E67269">
        <w:trPr>
          <w:trHeight w:val="300"/>
        </w:trPr>
        <w:tc>
          <w:tcPr>
            <w:tcW w:w="0" w:type="auto"/>
            <w:tcBorders>
              <w:top w:val="nil"/>
              <w:left w:val="nil"/>
              <w:bottom w:val="nil"/>
              <w:right w:val="nil"/>
            </w:tcBorders>
            <w:shd w:val="clear" w:color="auto" w:fill="auto"/>
            <w:noWrap/>
            <w:vAlign w:val="bottom"/>
            <w:hideMark/>
          </w:tcPr>
          <w:p w14:paraId="2984A7AE" w14:textId="1C860830" w:rsidR="00E67269" w:rsidRPr="00F94643" w:rsidRDefault="00E67269" w:rsidP="00E67269">
            <w:pPr>
              <w:rPr>
                <w:rFonts w:ascii="Calibri" w:eastAsia="Times New Roman" w:hAnsi="Calibri" w:cs="Times New Roman"/>
                <w:b/>
                <w:sz w:val="20"/>
                <w:szCs w:val="20"/>
                <w:lang w:val="en-GB"/>
              </w:rPr>
            </w:pPr>
            <w:r w:rsidRPr="00F94643">
              <w:rPr>
                <w:rFonts w:ascii="Calibri" w:eastAsia="Times New Roman" w:hAnsi="Calibri" w:cs="Times New Roman"/>
                <w:b/>
                <w:sz w:val="20"/>
                <w:szCs w:val="20"/>
                <w:lang w:val="en-GB"/>
              </w:rPr>
              <w:t>Pictures</w:t>
            </w:r>
          </w:p>
        </w:tc>
        <w:tc>
          <w:tcPr>
            <w:tcW w:w="0" w:type="auto"/>
            <w:tcBorders>
              <w:top w:val="nil"/>
              <w:left w:val="single" w:sz="4" w:space="0" w:color="auto"/>
              <w:bottom w:val="nil"/>
              <w:right w:val="nil"/>
            </w:tcBorders>
            <w:shd w:val="clear" w:color="auto" w:fill="auto"/>
            <w:noWrap/>
            <w:vAlign w:val="bottom"/>
            <w:hideMark/>
          </w:tcPr>
          <w:p w14:paraId="6121864A" w14:textId="77777777" w:rsidR="00E67269" w:rsidRPr="00F94643" w:rsidRDefault="00E67269" w:rsidP="00E67269">
            <w:pPr>
              <w:rPr>
                <w:rFonts w:ascii="Calibri" w:eastAsia="Times New Roman" w:hAnsi="Calibri" w:cs="Times New Roman"/>
                <w:sz w:val="20"/>
                <w:szCs w:val="20"/>
                <w:lang w:val="en-GB"/>
              </w:rPr>
            </w:pPr>
            <w:r w:rsidRPr="00F94643">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5E29BB0B" w14:textId="77777777" w:rsidR="00E67269" w:rsidRPr="00F94643" w:rsidRDefault="00E67269" w:rsidP="00E67269">
            <w:pPr>
              <w:rPr>
                <w:rFonts w:ascii="Calibri" w:eastAsia="Times New Roman" w:hAnsi="Calibri" w:cs="Times New Roman"/>
                <w:sz w:val="20"/>
                <w:szCs w:val="20"/>
                <w:lang w:val="en-GB"/>
              </w:rPr>
            </w:pPr>
            <w:r w:rsidRPr="00F94643">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01F97FFF" w14:textId="77777777" w:rsidR="00E67269" w:rsidRPr="00F94643" w:rsidRDefault="00E67269" w:rsidP="00E67269">
            <w:pPr>
              <w:rPr>
                <w:rFonts w:ascii="Calibri" w:eastAsia="Times New Roman" w:hAnsi="Calibri" w:cs="Times New Roman"/>
                <w:sz w:val="20"/>
                <w:szCs w:val="20"/>
                <w:lang w:val="en-GB"/>
              </w:rPr>
            </w:pPr>
            <w:r w:rsidRPr="00F94643">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5BB01BCC" w14:textId="77777777" w:rsidR="00E67269" w:rsidRPr="00F94643" w:rsidRDefault="00E67269" w:rsidP="00E67269">
            <w:pPr>
              <w:rPr>
                <w:rFonts w:ascii="Calibri" w:eastAsia="Times New Roman" w:hAnsi="Calibri" w:cs="Times New Roman"/>
                <w:sz w:val="20"/>
                <w:szCs w:val="20"/>
                <w:lang w:val="en-GB"/>
              </w:rPr>
            </w:pPr>
            <w:r w:rsidRPr="00F94643">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0E2749DD" w14:textId="77777777" w:rsidR="00E67269" w:rsidRPr="00F94643" w:rsidRDefault="00E67269" w:rsidP="00E67269">
            <w:pPr>
              <w:rPr>
                <w:rFonts w:ascii="Calibri" w:eastAsia="Times New Roman" w:hAnsi="Calibri" w:cs="Times New Roman"/>
                <w:sz w:val="20"/>
                <w:szCs w:val="20"/>
                <w:lang w:val="en-GB"/>
              </w:rPr>
            </w:pPr>
            <w:r w:rsidRPr="00F94643">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14496B38" w14:textId="77777777" w:rsidR="00E67269" w:rsidRPr="00F94643" w:rsidRDefault="00E67269" w:rsidP="00E67269">
            <w:pPr>
              <w:rPr>
                <w:rFonts w:ascii="Calibri" w:eastAsia="Times New Roman" w:hAnsi="Calibri" w:cs="Times New Roman"/>
                <w:sz w:val="20"/>
                <w:szCs w:val="20"/>
                <w:lang w:val="en-GB"/>
              </w:rPr>
            </w:pPr>
            <w:r w:rsidRPr="00F94643">
              <w:rPr>
                <w:rFonts w:ascii="Calibri" w:eastAsia="Times New Roman" w:hAnsi="Calibri" w:cs="Times New Roman"/>
                <w:sz w:val="20"/>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5FA30534" w14:textId="77777777" w:rsidR="00E67269" w:rsidRPr="00F94643" w:rsidRDefault="00E67269" w:rsidP="00E67269">
            <w:pPr>
              <w:rPr>
                <w:rFonts w:ascii="Calibri" w:eastAsia="Times New Roman" w:hAnsi="Calibri" w:cs="Times New Roman"/>
                <w:sz w:val="20"/>
                <w:szCs w:val="20"/>
                <w:lang w:val="en-GB"/>
              </w:rPr>
            </w:pPr>
            <w:r w:rsidRPr="00F94643">
              <w:rPr>
                <w:rFonts w:ascii="Calibri" w:eastAsia="Times New Roman" w:hAnsi="Calibri" w:cs="Times New Roman"/>
                <w:sz w:val="20"/>
                <w:szCs w:val="20"/>
                <w:lang w:val="en-GB"/>
              </w:rPr>
              <w:t> </w:t>
            </w:r>
          </w:p>
        </w:tc>
      </w:tr>
      <w:tr w:rsidR="00E67269" w:rsidRPr="00F94643" w14:paraId="5B42EE5A" w14:textId="77777777" w:rsidTr="00E67269">
        <w:trPr>
          <w:trHeight w:val="300"/>
        </w:trPr>
        <w:tc>
          <w:tcPr>
            <w:tcW w:w="0" w:type="auto"/>
            <w:tcBorders>
              <w:top w:val="nil"/>
              <w:left w:val="nil"/>
              <w:bottom w:val="nil"/>
              <w:right w:val="nil"/>
            </w:tcBorders>
            <w:shd w:val="clear" w:color="auto" w:fill="auto"/>
            <w:noWrap/>
            <w:vAlign w:val="bottom"/>
            <w:hideMark/>
          </w:tcPr>
          <w:p w14:paraId="327ECCC4" w14:textId="77777777" w:rsidR="00E67269" w:rsidRPr="00F94643" w:rsidRDefault="00E67269" w:rsidP="00E67269">
            <w:pPr>
              <w:rPr>
                <w:rFonts w:ascii="Calibri" w:eastAsia="Times New Roman" w:hAnsi="Calibri" w:cs="Times New Roman"/>
                <w:sz w:val="20"/>
                <w:szCs w:val="20"/>
                <w:lang w:val="en-GB"/>
              </w:rPr>
            </w:pPr>
            <w:proofErr w:type="gramStart"/>
            <w:r w:rsidRPr="00F94643">
              <w:rPr>
                <w:rFonts w:ascii="Calibri" w:eastAsia="Times New Roman" w:hAnsi="Calibri" w:cs="Times New Roman"/>
                <w:sz w:val="20"/>
                <w:szCs w:val="20"/>
                <w:lang w:val="en-GB"/>
              </w:rPr>
              <w:t>acmodontum1</w:t>
            </w:r>
            <w:proofErr w:type="gramEnd"/>
          </w:p>
        </w:tc>
        <w:tc>
          <w:tcPr>
            <w:tcW w:w="0" w:type="auto"/>
            <w:tcBorders>
              <w:top w:val="nil"/>
              <w:left w:val="single" w:sz="4" w:space="0" w:color="auto"/>
              <w:bottom w:val="nil"/>
              <w:right w:val="nil"/>
            </w:tcBorders>
            <w:shd w:val="clear" w:color="000000" w:fill="FFEB9C"/>
            <w:noWrap/>
            <w:vAlign w:val="bottom"/>
            <w:hideMark/>
          </w:tcPr>
          <w:p w14:paraId="458244A2"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 1/2</w:t>
            </w:r>
          </w:p>
        </w:tc>
        <w:tc>
          <w:tcPr>
            <w:tcW w:w="0" w:type="auto"/>
            <w:tcBorders>
              <w:top w:val="nil"/>
              <w:left w:val="single" w:sz="4" w:space="0" w:color="auto"/>
              <w:bottom w:val="nil"/>
              <w:right w:val="nil"/>
            </w:tcBorders>
            <w:shd w:val="clear" w:color="000000" w:fill="FFC7CE"/>
            <w:noWrap/>
            <w:vAlign w:val="bottom"/>
            <w:hideMark/>
          </w:tcPr>
          <w:p w14:paraId="318FD4FE"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5EADB74"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4DF1E069"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533AEBF1" w14:textId="77777777" w:rsidR="00E67269" w:rsidRPr="00F94643" w:rsidRDefault="00E67269" w:rsidP="00E67269">
            <w:pPr>
              <w:rPr>
                <w:rFonts w:ascii="Calibri" w:eastAsia="Times New Roman" w:hAnsi="Calibri" w:cs="Times New Roman"/>
                <w:color w:val="008000"/>
                <w:sz w:val="20"/>
                <w:szCs w:val="20"/>
                <w:lang w:val="en-GB"/>
              </w:rPr>
            </w:pPr>
            <w:r w:rsidRPr="00F94643">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167A678D"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70E34E62"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1</w:t>
            </w:r>
          </w:p>
        </w:tc>
      </w:tr>
      <w:tr w:rsidR="00E67269" w:rsidRPr="00F94643" w14:paraId="230787F6" w14:textId="77777777" w:rsidTr="00E67269">
        <w:trPr>
          <w:trHeight w:val="300"/>
        </w:trPr>
        <w:tc>
          <w:tcPr>
            <w:tcW w:w="0" w:type="auto"/>
            <w:tcBorders>
              <w:top w:val="nil"/>
              <w:left w:val="nil"/>
              <w:bottom w:val="nil"/>
              <w:right w:val="nil"/>
            </w:tcBorders>
            <w:shd w:val="clear" w:color="auto" w:fill="auto"/>
            <w:noWrap/>
            <w:vAlign w:val="bottom"/>
            <w:hideMark/>
          </w:tcPr>
          <w:p w14:paraId="31BECA23" w14:textId="77777777" w:rsidR="00E67269" w:rsidRPr="00F94643" w:rsidRDefault="00E67269" w:rsidP="00E67269">
            <w:pPr>
              <w:rPr>
                <w:rFonts w:ascii="Calibri" w:eastAsia="Times New Roman" w:hAnsi="Calibri" w:cs="Times New Roman"/>
                <w:sz w:val="20"/>
                <w:szCs w:val="20"/>
                <w:lang w:val="en-GB"/>
              </w:rPr>
            </w:pPr>
            <w:proofErr w:type="gramStart"/>
            <w:r w:rsidRPr="00F94643">
              <w:rPr>
                <w:rFonts w:ascii="Calibri" w:eastAsia="Times New Roman" w:hAnsi="Calibri" w:cs="Times New Roman"/>
                <w:sz w:val="20"/>
                <w:szCs w:val="20"/>
                <w:lang w:val="en-GB"/>
              </w:rPr>
              <w:t>appletonianum1</w:t>
            </w:r>
            <w:proofErr w:type="gramEnd"/>
          </w:p>
        </w:tc>
        <w:tc>
          <w:tcPr>
            <w:tcW w:w="0" w:type="auto"/>
            <w:tcBorders>
              <w:top w:val="nil"/>
              <w:left w:val="single" w:sz="4" w:space="0" w:color="auto"/>
              <w:bottom w:val="nil"/>
              <w:right w:val="nil"/>
            </w:tcBorders>
            <w:shd w:val="clear" w:color="000000" w:fill="FFC7CE"/>
            <w:noWrap/>
            <w:vAlign w:val="bottom"/>
            <w:hideMark/>
          </w:tcPr>
          <w:p w14:paraId="7F5D7994"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400E0CF0"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6133BDC"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5AEC5D9B"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EB9C"/>
            <w:noWrap/>
            <w:vAlign w:val="bottom"/>
            <w:hideMark/>
          </w:tcPr>
          <w:p w14:paraId="38CFF8B9"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D859CE3"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29E0757A"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1</w:t>
            </w:r>
          </w:p>
        </w:tc>
      </w:tr>
      <w:tr w:rsidR="00E67269" w:rsidRPr="00F94643" w14:paraId="71BAE76D" w14:textId="77777777" w:rsidTr="00E67269">
        <w:trPr>
          <w:trHeight w:val="300"/>
        </w:trPr>
        <w:tc>
          <w:tcPr>
            <w:tcW w:w="0" w:type="auto"/>
            <w:tcBorders>
              <w:top w:val="nil"/>
              <w:left w:val="nil"/>
              <w:bottom w:val="nil"/>
              <w:right w:val="nil"/>
            </w:tcBorders>
            <w:shd w:val="clear" w:color="auto" w:fill="auto"/>
            <w:noWrap/>
            <w:vAlign w:val="bottom"/>
            <w:hideMark/>
          </w:tcPr>
          <w:p w14:paraId="72F7BC82" w14:textId="77777777" w:rsidR="00E67269" w:rsidRPr="00F94643" w:rsidRDefault="00E67269" w:rsidP="00E67269">
            <w:pPr>
              <w:rPr>
                <w:rFonts w:ascii="Calibri" w:eastAsia="Times New Roman" w:hAnsi="Calibri" w:cs="Times New Roman"/>
                <w:sz w:val="20"/>
                <w:szCs w:val="20"/>
                <w:lang w:val="en-GB"/>
              </w:rPr>
            </w:pPr>
            <w:proofErr w:type="gramStart"/>
            <w:r w:rsidRPr="00F94643">
              <w:rPr>
                <w:rFonts w:ascii="Calibri" w:eastAsia="Times New Roman" w:hAnsi="Calibri" w:cs="Times New Roman"/>
                <w:sz w:val="20"/>
                <w:szCs w:val="20"/>
                <w:lang w:val="en-GB"/>
              </w:rPr>
              <w:t>argus1</w:t>
            </w:r>
            <w:proofErr w:type="gramEnd"/>
          </w:p>
        </w:tc>
        <w:tc>
          <w:tcPr>
            <w:tcW w:w="0" w:type="auto"/>
            <w:tcBorders>
              <w:top w:val="nil"/>
              <w:left w:val="single" w:sz="4" w:space="0" w:color="auto"/>
              <w:bottom w:val="nil"/>
              <w:right w:val="nil"/>
            </w:tcBorders>
            <w:shd w:val="clear" w:color="000000" w:fill="FFEB9C"/>
            <w:noWrap/>
            <w:vAlign w:val="bottom"/>
            <w:hideMark/>
          </w:tcPr>
          <w:p w14:paraId="2507C6C2" w14:textId="77777777" w:rsidR="00E67269" w:rsidRPr="00F94643" w:rsidRDefault="00E67269" w:rsidP="00E67269">
            <w:pPr>
              <w:rPr>
                <w:rFonts w:ascii="Calibri" w:eastAsia="Times New Roman" w:hAnsi="Calibri" w:cs="Times New Roman"/>
                <w:color w:val="008000"/>
                <w:sz w:val="20"/>
                <w:szCs w:val="20"/>
                <w:lang w:val="en-GB"/>
              </w:rPr>
            </w:pPr>
            <w:r w:rsidRPr="00F94643">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3660B9F3"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7CA5EF8"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9AA12B4"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3C9C6F96"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5871B26B"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1CD6A66A" w14:textId="77777777" w:rsidR="00E67269" w:rsidRPr="00F94643" w:rsidRDefault="00E67269" w:rsidP="00E67269">
            <w:pPr>
              <w:rPr>
                <w:rFonts w:ascii="Calibri" w:eastAsia="Times New Roman" w:hAnsi="Calibri" w:cs="Times New Roman"/>
                <w:color w:val="008000"/>
                <w:sz w:val="20"/>
                <w:szCs w:val="20"/>
                <w:lang w:val="en-GB"/>
              </w:rPr>
            </w:pPr>
            <w:r w:rsidRPr="00F94643">
              <w:rPr>
                <w:rFonts w:ascii="Calibri" w:eastAsia="Times New Roman" w:hAnsi="Calibri" w:cs="Times New Roman"/>
                <w:color w:val="008000"/>
                <w:sz w:val="20"/>
                <w:szCs w:val="20"/>
                <w:lang w:val="en-GB"/>
              </w:rPr>
              <w:t>Unknown 7/3</w:t>
            </w:r>
          </w:p>
        </w:tc>
      </w:tr>
      <w:tr w:rsidR="00E67269" w:rsidRPr="00F94643" w14:paraId="1B752AD0" w14:textId="77777777" w:rsidTr="00E67269">
        <w:trPr>
          <w:trHeight w:val="300"/>
        </w:trPr>
        <w:tc>
          <w:tcPr>
            <w:tcW w:w="0" w:type="auto"/>
            <w:tcBorders>
              <w:top w:val="nil"/>
              <w:left w:val="nil"/>
              <w:bottom w:val="nil"/>
              <w:right w:val="nil"/>
            </w:tcBorders>
            <w:shd w:val="clear" w:color="auto" w:fill="auto"/>
            <w:noWrap/>
            <w:vAlign w:val="bottom"/>
            <w:hideMark/>
          </w:tcPr>
          <w:p w14:paraId="2A4D4645" w14:textId="77777777" w:rsidR="00E67269" w:rsidRPr="00F94643" w:rsidRDefault="00E67269" w:rsidP="00E67269">
            <w:pPr>
              <w:rPr>
                <w:rFonts w:ascii="Calibri" w:eastAsia="Times New Roman" w:hAnsi="Calibri" w:cs="Times New Roman"/>
                <w:sz w:val="20"/>
                <w:szCs w:val="20"/>
                <w:lang w:val="en-GB"/>
              </w:rPr>
            </w:pPr>
            <w:proofErr w:type="gramStart"/>
            <w:r w:rsidRPr="00F94643">
              <w:rPr>
                <w:rFonts w:ascii="Calibri" w:eastAsia="Times New Roman" w:hAnsi="Calibri" w:cs="Times New Roman"/>
                <w:sz w:val="20"/>
                <w:szCs w:val="20"/>
                <w:lang w:val="en-GB"/>
              </w:rPr>
              <w:t>argus2</w:t>
            </w:r>
            <w:proofErr w:type="gramEnd"/>
            <w:r w:rsidRPr="00F94643">
              <w:rPr>
                <w:rFonts w:ascii="Calibri" w:eastAsia="Times New Roman" w:hAnsi="Calibri" w:cs="Times New Roman"/>
                <w:sz w:val="20"/>
                <w:szCs w:val="20"/>
                <w:lang w:val="en-GB"/>
              </w:rPr>
              <w:t>_2</w:t>
            </w:r>
          </w:p>
        </w:tc>
        <w:tc>
          <w:tcPr>
            <w:tcW w:w="0" w:type="auto"/>
            <w:tcBorders>
              <w:top w:val="nil"/>
              <w:left w:val="single" w:sz="4" w:space="0" w:color="auto"/>
              <w:bottom w:val="nil"/>
              <w:right w:val="nil"/>
            </w:tcBorders>
            <w:shd w:val="clear" w:color="000000" w:fill="C6EFCE"/>
            <w:noWrap/>
            <w:vAlign w:val="bottom"/>
            <w:hideMark/>
          </w:tcPr>
          <w:p w14:paraId="718DA0B3"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15AF8D9"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09868D"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A7BDABD"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C8366E4"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80F17B0"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60C9321"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r>
      <w:tr w:rsidR="00E67269" w:rsidRPr="00F94643" w14:paraId="27ED1B19" w14:textId="77777777" w:rsidTr="00E67269">
        <w:trPr>
          <w:trHeight w:val="300"/>
        </w:trPr>
        <w:tc>
          <w:tcPr>
            <w:tcW w:w="0" w:type="auto"/>
            <w:tcBorders>
              <w:top w:val="nil"/>
              <w:left w:val="nil"/>
              <w:bottom w:val="nil"/>
              <w:right w:val="nil"/>
            </w:tcBorders>
            <w:shd w:val="clear" w:color="auto" w:fill="auto"/>
            <w:noWrap/>
            <w:vAlign w:val="bottom"/>
            <w:hideMark/>
          </w:tcPr>
          <w:p w14:paraId="78F82E86" w14:textId="77777777" w:rsidR="00E67269" w:rsidRPr="00F94643" w:rsidRDefault="00E67269" w:rsidP="00E67269">
            <w:pPr>
              <w:rPr>
                <w:rFonts w:ascii="Calibri" w:eastAsia="Times New Roman" w:hAnsi="Calibri" w:cs="Times New Roman"/>
                <w:sz w:val="20"/>
                <w:szCs w:val="20"/>
                <w:lang w:val="en-GB"/>
              </w:rPr>
            </w:pPr>
            <w:proofErr w:type="gramStart"/>
            <w:r w:rsidRPr="00F94643">
              <w:rPr>
                <w:rFonts w:ascii="Calibri" w:eastAsia="Times New Roman" w:hAnsi="Calibri" w:cs="Times New Roman"/>
                <w:sz w:val="20"/>
                <w:szCs w:val="20"/>
                <w:lang w:val="en-GB"/>
              </w:rPr>
              <w:t>barbatum1</w:t>
            </w:r>
            <w:proofErr w:type="gramEnd"/>
          </w:p>
        </w:tc>
        <w:tc>
          <w:tcPr>
            <w:tcW w:w="0" w:type="auto"/>
            <w:tcBorders>
              <w:top w:val="nil"/>
              <w:left w:val="single" w:sz="4" w:space="0" w:color="auto"/>
              <w:bottom w:val="nil"/>
              <w:right w:val="nil"/>
            </w:tcBorders>
            <w:shd w:val="clear" w:color="000000" w:fill="FFEB9C"/>
            <w:noWrap/>
            <w:vAlign w:val="bottom"/>
            <w:hideMark/>
          </w:tcPr>
          <w:p w14:paraId="641DB706"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3035431"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1C1D50A"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4169010"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0A18ED5"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50F12CC3" w14:textId="77777777" w:rsidR="00E67269" w:rsidRPr="00F94643" w:rsidRDefault="00E67269" w:rsidP="00E67269">
            <w:pPr>
              <w:rPr>
                <w:rFonts w:ascii="Calibri" w:eastAsia="Times New Roman" w:hAnsi="Calibri" w:cs="Times New Roman"/>
                <w:color w:val="008000"/>
                <w:sz w:val="20"/>
                <w:szCs w:val="20"/>
                <w:lang w:val="en-GB"/>
              </w:rPr>
            </w:pPr>
            <w:r w:rsidRPr="00F94643">
              <w:rPr>
                <w:rFonts w:ascii="Calibri" w:eastAsia="Times New Roman" w:hAnsi="Calibri" w:cs="Times New Roman"/>
                <w:color w:val="008000"/>
                <w:sz w:val="20"/>
                <w:szCs w:val="20"/>
                <w:lang w:val="en-GB"/>
              </w:rPr>
              <w:t>Unknown 3/7</w:t>
            </w:r>
          </w:p>
        </w:tc>
        <w:tc>
          <w:tcPr>
            <w:tcW w:w="0" w:type="auto"/>
            <w:tcBorders>
              <w:top w:val="nil"/>
              <w:left w:val="single" w:sz="4" w:space="0" w:color="auto"/>
              <w:bottom w:val="nil"/>
              <w:right w:val="single" w:sz="4" w:space="0" w:color="auto"/>
            </w:tcBorders>
            <w:shd w:val="clear" w:color="000000" w:fill="FFC7CE"/>
            <w:noWrap/>
            <w:vAlign w:val="bottom"/>
            <w:hideMark/>
          </w:tcPr>
          <w:p w14:paraId="4F4F1533"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3</w:t>
            </w:r>
          </w:p>
        </w:tc>
      </w:tr>
      <w:tr w:rsidR="00E67269" w:rsidRPr="00F94643" w14:paraId="11863163" w14:textId="77777777" w:rsidTr="00E67269">
        <w:trPr>
          <w:trHeight w:val="300"/>
        </w:trPr>
        <w:tc>
          <w:tcPr>
            <w:tcW w:w="0" w:type="auto"/>
            <w:tcBorders>
              <w:top w:val="nil"/>
              <w:left w:val="nil"/>
              <w:bottom w:val="nil"/>
              <w:right w:val="nil"/>
            </w:tcBorders>
            <w:shd w:val="clear" w:color="auto" w:fill="auto"/>
            <w:noWrap/>
            <w:vAlign w:val="bottom"/>
            <w:hideMark/>
          </w:tcPr>
          <w:p w14:paraId="4E355231" w14:textId="77777777" w:rsidR="00E67269" w:rsidRPr="00F94643" w:rsidRDefault="00E67269" w:rsidP="00E67269">
            <w:pPr>
              <w:rPr>
                <w:rFonts w:ascii="Calibri" w:eastAsia="Times New Roman" w:hAnsi="Calibri" w:cs="Times New Roman"/>
                <w:sz w:val="20"/>
                <w:szCs w:val="20"/>
                <w:lang w:val="en-GB"/>
              </w:rPr>
            </w:pPr>
            <w:proofErr w:type="gramStart"/>
            <w:r w:rsidRPr="00F94643">
              <w:rPr>
                <w:rFonts w:ascii="Calibri" w:eastAsia="Times New Roman" w:hAnsi="Calibri" w:cs="Times New Roman"/>
                <w:sz w:val="20"/>
                <w:szCs w:val="20"/>
                <w:lang w:val="en-GB"/>
              </w:rPr>
              <w:t>barbatum2</w:t>
            </w:r>
            <w:proofErr w:type="gramEnd"/>
            <w:r w:rsidRPr="00F94643">
              <w:rPr>
                <w:rFonts w:ascii="Calibri" w:eastAsia="Times New Roman" w:hAnsi="Calibri" w:cs="Times New Roman"/>
                <w:sz w:val="20"/>
                <w:szCs w:val="20"/>
                <w:lang w:val="en-GB"/>
              </w:rPr>
              <w:t>_2</w:t>
            </w:r>
          </w:p>
        </w:tc>
        <w:tc>
          <w:tcPr>
            <w:tcW w:w="0" w:type="auto"/>
            <w:tcBorders>
              <w:top w:val="nil"/>
              <w:left w:val="single" w:sz="4" w:space="0" w:color="auto"/>
              <w:bottom w:val="nil"/>
              <w:right w:val="nil"/>
            </w:tcBorders>
            <w:shd w:val="clear" w:color="000000" w:fill="FFEB9C"/>
            <w:noWrap/>
            <w:vAlign w:val="bottom"/>
            <w:hideMark/>
          </w:tcPr>
          <w:p w14:paraId="6E9EFFE8"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64CC6CE0"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5</w:t>
            </w:r>
          </w:p>
        </w:tc>
        <w:tc>
          <w:tcPr>
            <w:tcW w:w="0" w:type="auto"/>
            <w:tcBorders>
              <w:top w:val="nil"/>
              <w:left w:val="single" w:sz="4" w:space="0" w:color="auto"/>
              <w:bottom w:val="nil"/>
              <w:right w:val="nil"/>
            </w:tcBorders>
            <w:shd w:val="clear" w:color="000000" w:fill="FFEB9C"/>
            <w:noWrap/>
            <w:vAlign w:val="bottom"/>
            <w:hideMark/>
          </w:tcPr>
          <w:p w14:paraId="1179C87C" w14:textId="77777777" w:rsidR="00E67269" w:rsidRPr="00F94643" w:rsidRDefault="00E67269" w:rsidP="00E67269">
            <w:pPr>
              <w:rPr>
                <w:rFonts w:ascii="Calibri" w:eastAsia="Times New Roman" w:hAnsi="Calibri" w:cs="Times New Roman"/>
                <w:color w:val="008000"/>
                <w:sz w:val="20"/>
                <w:szCs w:val="20"/>
                <w:lang w:val="en-GB"/>
              </w:rPr>
            </w:pPr>
            <w:r w:rsidRPr="00F94643">
              <w:rPr>
                <w:rFonts w:ascii="Calibri" w:eastAsia="Times New Roman" w:hAnsi="Calibri" w:cs="Times New Roman"/>
                <w:color w:val="008000"/>
                <w:sz w:val="20"/>
                <w:szCs w:val="20"/>
                <w:lang w:val="en-GB"/>
              </w:rPr>
              <w:t>Unknown 7/3(low)</w:t>
            </w:r>
          </w:p>
        </w:tc>
        <w:tc>
          <w:tcPr>
            <w:tcW w:w="0" w:type="auto"/>
            <w:tcBorders>
              <w:top w:val="nil"/>
              <w:left w:val="single" w:sz="4" w:space="0" w:color="auto"/>
              <w:bottom w:val="nil"/>
              <w:right w:val="nil"/>
            </w:tcBorders>
            <w:shd w:val="clear" w:color="000000" w:fill="FFEB9C"/>
            <w:noWrap/>
            <w:vAlign w:val="bottom"/>
            <w:hideMark/>
          </w:tcPr>
          <w:p w14:paraId="080D013C"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5F51982"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4</w:t>
            </w:r>
          </w:p>
        </w:tc>
        <w:tc>
          <w:tcPr>
            <w:tcW w:w="0" w:type="auto"/>
            <w:tcBorders>
              <w:top w:val="nil"/>
              <w:left w:val="single" w:sz="4" w:space="0" w:color="auto"/>
              <w:bottom w:val="nil"/>
              <w:right w:val="nil"/>
            </w:tcBorders>
            <w:shd w:val="clear" w:color="000000" w:fill="FFC7CE"/>
            <w:noWrap/>
            <w:vAlign w:val="bottom"/>
            <w:hideMark/>
          </w:tcPr>
          <w:p w14:paraId="56E091B4"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5</w:t>
            </w:r>
          </w:p>
        </w:tc>
        <w:tc>
          <w:tcPr>
            <w:tcW w:w="0" w:type="auto"/>
            <w:tcBorders>
              <w:top w:val="nil"/>
              <w:left w:val="single" w:sz="4" w:space="0" w:color="auto"/>
              <w:bottom w:val="nil"/>
              <w:right w:val="single" w:sz="4" w:space="0" w:color="auto"/>
            </w:tcBorders>
            <w:shd w:val="clear" w:color="000000" w:fill="FFEB9C"/>
            <w:noWrap/>
            <w:vAlign w:val="bottom"/>
            <w:hideMark/>
          </w:tcPr>
          <w:p w14:paraId="00427B70"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r>
      <w:tr w:rsidR="00E67269" w:rsidRPr="00F94643" w14:paraId="129699B1" w14:textId="77777777" w:rsidTr="00E67269">
        <w:trPr>
          <w:trHeight w:val="300"/>
        </w:trPr>
        <w:tc>
          <w:tcPr>
            <w:tcW w:w="0" w:type="auto"/>
            <w:tcBorders>
              <w:top w:val="nil"/>
              <w:left w:val="nil"/>
              <w:bottom w:val="nil"/>
              <w:right w:val="nil"/>
            </w:tcBorders>
            <w:shd w:val="clear" w:color="auto" w:fill="auto"/>
            <w:noWrap/>
            <w:vAlign w:val="bottom"/>
            <w:hideMark/>
          </w:tcPr>
          <w:p w14:paraId="64215132" w14:textId="77777777" w:rsidR="00E67269" w:rsidRPr="00F94643" w:rsidRDefault="00E67269" w:rsidP="00E67269">
            <w:pPr>
              <w:rPr>
                <w:rFonts w:ascii="Calibri" w:eastAsia="Times New Roman" w:hAnsi="Calibri" w:cs="Times New Roman"/>
                <w:sz w:val="20"/>
                <w:szCs w:val="20"/>
                <w:lang w:val="en-GB"/>
              </w:rPr>
            </w:pPr>
            <w:proofErr w:type="gramStart"/>
            <w:r w:rsidRPr="00F94643">
              <w:rPr>
                <w:rFonts w:ascii="Calibri" w:eastAsia="Times New Roman" w:hAnsi="Calibri" w:cs="Times New Roman"/>
                <w:sz w:val="20"/>
                <w:szCs w:val="20"/>
                <w:lang w:val="en-GB"/>
              </w:rPr>
              <w:t>bougainvilleanum1</w:t>
            </w:r>
            <w:proofErr w:type="gramEnd"/>
            <w:r w:rsidRPr="00F94643">
              <w:rPr>
                <w:rFonts w:ascii="Calibri" w:eastAsia="Times New Roman" w:hAnsi="Calibri" w:cs="Times New Roman"/>
                <w:sz w:val="20"/>
                <w:szCs w:val="20"/>
                <w:lang w:val="en-GB"/>
              </w:rPr>
              <w:t>*</w:t>
            </w:r>
          </w:p>
        </w:tc>
        <w:tc>
          <w:tcPr>
            <w:tcW w:w="0" w:type="auto"/>
            <w:tcBorders>
              <w:top w:val="nil"/>
              <w:left w:val="single" w:sz="4" w:space="0" w:color="auto"/>
              <w:bottom w:val="nil"/>
              <w:right w:val="nil"/>
            </w:tcBorders>
            <w:shd w:val="clear" w:color="000000" w:fill="FFEB9C"/>
            <w:noWrap/>
            <w:vAlign w:val="bottom"/>
            <w:hideMark/>
          </w:tcPr>
          <w:p w14:paraId="6D34D624" w14:textId="77777777" w:rsidR="00E67269" w:rsidRPr="00F94643" w:rsidRDefault="00E67269" w:rsidP="00E67269">
            <w:pPr>
              <w:rPr>
                <w:rFonts w:ascii="Calibri" w:eastAsia="Times New Roman" w:hAnsi="Calibri" w:cs="Times New Roman"/>
                <w:color w:val="008000"/>
                <w:sz w:val="20"/>
                <w:szCs w:val="20"/>
                <w:lang w:val="en-GB"/>
              </w:rPr>
            </w:pPr>
            <w:r w:rsidRPr="00F94643">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FFC7CE"/>
            <w:noWrap/>
            <w:vAlign w:val="bottom"/>
            <w:hideMark/>
          </w:tcPr>
          <w:p w14:paraId="1F081379"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13DFCE1E"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BF3217B"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958113A" w14:textId="77777777" w:rsidR="00E67269" w:rsidRPr="00F94643" w:rsidRDefault="00E67269" w:rsidP="00E67269">
            <w:pPr>
              <w:rPr>
                <w:rFonts w:ascii="Calibri" w:eastAsia="Times New Roman" w:hAnsi="Calibri" w:cs="Times New Roman"/>
                <w:color w:val="008000"/>
                <w:sz w:val="20"/>
                <w:szCs w:val="20"/>
                <w:lang w:val="en-GB"/>
              </w:rPr>
            </w:pPr>
            <w:r w:rsidRPr="00F94643">
              <w:rPr>
                <w:rFonts w:ascii="Calibri" w:eastAsia="Times New Roman" w:hAnsi="Calibri" w:cs="Times New Roman"/>
                <w:color w:val="008000"/>
                <w:sz w:val="20"/>
                <w:szCs w:val="20"/>
                <w:lang w:val="en-GB"/>
              </w:rPr>
              <w:t>Unknown 3/7</w:t>
            </w:r>
          </w:p>
        </w:tc>
        <w:tc>
          <w:tcPr>
            <w:tcW w:w="0" w:type="auto"/>
            <w:tcBorders>
              <w:top w:val="nil"/>
              <w:left w:val="single" w:sz="4" w:space="0" w:color="auto"/>
              <w:bottom w:val="nil"/>
              <w:right w:val="nil"/>
            </w:tcBorders>
            <w:shd w:val="clear" w:color="000000" w:fill="FFEB9C"/>
            <w:noWrap/>
            <w:vAlign w:val="bottom"/>
            <w:hideMark/>
          </w:tcPr>
          <w:p w14:paraId="129991A0" w14:textId="77777777" w:rsidR="00E67269" w:rsidRPr="00F94643" w:rsidRDefault="00E67269" w:rsidP="00E67269">
            <w:pPr>
              <w:rPr>
                <w:rFonts w:ascii="Calibri" w:eastAsia="Times New Roman" w:hAnsi="Calibri" w:cs="Times New Roman"/>
                <w:color w:val="008000"/>
                <w:sz w:val="20"/>
                <w:szCs w:val="20"/>
                <w:lang w:val="en-GB"/>
              </w:rPr>
            </w:pPr>
            <w:r w:rsidRPr="00F94643">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single" w:sz="4" w:space="0" w:color="auto"/>
            </w:tcBorders>
            <w:shd w:val="clear" w:color="000000" w:fill="FFEB9C"/>
            <w:noWrap/>
            <w:vAlign w:val="bottom"/>
            <w:hideMark/>
          </w:tcPr>
          <w:p w14:paraId="28745967" w14:textId="77777777" w:rsidR="00E67269" w:rsidRPr="00F94643" w:rsidRDefault="00E67269" w:rsidP="00E67269">
            <w:pPr>
              <w:rPr>
                <w:rFonts w:ascii="Calibri" w:eastAsia="Times New Roman" w:hAnsi="Calibri" w:cs="Times New Roman"/>
                <w:color w:val="008000"/>
                <w:sz w:val="20"/>
                <w:szCs w:val="20"/>
                <w:lang w:val="en-GB"/>
              </w:rPr>
            </w:pPr>
            <w:r w:rsidRPr="00F94643">
              <w:rPr>
                <w:rFonts w:ascii="Calibri" w:eastAsia="Times New Roman" w:hAnsi="Calibri" w:cs="Times New Roman"/>
                <w:color w:val="008000"/>
                <w:sz w:val="20"/>
                <w:szCs w:val="20"/>
                <w:lang w:val="en-GB"/>
              </w:rPr>
              <w:t>Unknown 7/3</w:t>
            </w:r>
          </w:p>
        </w:tc>
      </w:tr>
      <w:tr w:rsidR="00E67269" w:rsidRPr="00F94643" w14:paraId="57E3621B" w14:textId="77777777" w:rsidTr="00E67269">
        <w:trPr>
          <w:trHeight w:val="300"/>
        </w:trPr>
        <w:tc>
          <w:tcPr>
            <w:tcW w:w="0" w:type="auto"/>
            <w:tcBorders>
              <w:top w:val="nil"/>
              <w:left w:val="nil"/>
              <w:bottom w:val="nil"/>
              <w:right w:val="nil"/>
            </w:tcBorders>
            <w:shd w:val="clear" w:color="auto" w:fill="auto"/>
            <w:noWrap/>
            <w:vAlign w:val="bottom"/>
            <w:hideMark/>
          </w:tcPr>
          <w:p w14:paraId="3692C38A" w14:textId="77777777" w:rsidR="00E67269" w:rsidRPr="00F94643" w:rsidRDefault="00E67269" w:rsidP="00E67269">
            <w:pPr>
              <w:rPr>
                <w:rFonts w:ascii="Calibri" w:eastAsia="Times New Roman" w:hAnsi="Calibri" w:cs="Times New Roman"/>
                <w:sz w:val="20"/>
                <w:szCs w:val="20"/>
                <w:lang w:val="en-GB"/>
              </w:rPr>
            </w:pPr>
            <w:proofErr w:type="gramStart"/>
            <w:r w:rsidRPr="00F94643">
              <w:rPr>
                <w:rFonts w:ascii="Calibri" w:eastAsia="Times New Roman" w:hAnsi="Calibri" w:cs="Times New Roman"/>
                <w:sz w:val="20"/>
                <w:szCs w:val="20"/>
                <w:lang w:val="en-GB"/>
              </w:rPr>
              <w:t>bullenianum1</w:t>
            </w:r>
            <w:proofErr w:type="gramEnd"/>
          </w:p>
        </w:tc>
        <w:tc>
          <w:tcPr>
            <w:tcW w:w="0" w:type="auto"/>
            <w:tcBorders>
              <w:top w:val="nil"/>
              <w:left w:val="single" w:sz="4" w:space="0" w:color="auto"/>
              <w:bottom w:val="nil"/>
              <w:right w:val="nil"/>
            </w:tcBorders>
            <w:shd w:val="clear" w:color="000000" w:fill="FFC7CE"/>
            <w:noWrap/>
            <w:vAlign w:val="bottom"/>
            <w:hideMark/>
          </w:tcPr>
          <w:p w14:paraId="37644D5D"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DF8C686"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1(low)</w:t>
            </w:r>
          </w:p>
        </w:tc>
        <w:tc>
          <w:tcPr>
            <w:tcW w:w="0" w:type="auto"/>
            <w:tcBorders>
              <w:top w:val="nil"/>
              <w:left w:val="single" w:sz="4" w:space="0" w:color="auto"/>
              <w:bottom w:val="nil"/>
              <w:right w:val="nil"/>
            </w:tcBorders>
            <w:shd w:val="clear" w:color="000000" w:fill="FFEB9C"/>
            <w:noWrap/>
            <w:vAlign w:val="bottom"/>
            <w:hideMark/>
          </w:tcPr>
          <w:p w14:paraId="6BE4BF12"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182FED0"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9765358"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B683262"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5761A427"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r>
      <w:tr w:rsidR="00E67269" w:rsidRPr="00F94643" w14:paraId="55361D51" w14:textId="77777777" w:rsidTr="00E67269">
        <w:trPr>
          <w:trHeight w:val="300"/>
        </w:trPr>
        <w:tc>
          <w:tcPr>
            <w:tcW w:w="0" w:type="auto"/>
            <w:tcBorders>
              <w:top w:val="nil"/>
              <w:left w:val="nil"/>
              <w:bottom w:val="nil"/>
              <w:right w:val="nil"/>
            </w:tcBorders>
            <w:shd w:val="clear" w:color="auto" w:fill="auto"/>
            <w:noWrap/>
            <w:vAlign w:val="bottom"/>
            <w:hideMark/>
          </w:tcPr>
          <w:p w14:paraId="49377BE7" w14:textId="77777777" w:rsidR="00E67269" w:rsidRPr="00F94643" w:rsidRDefault="00E67269" w:rsidP="00E67269">
            <w:pPr>
              <w:rPr>
                <w:rFonts w:ascii="Calibri" w:eastAsia="Times New Roman" w:hAnsi="Calibri" w:cs="Times New Roman"/>
                <w:sz w:val="20"/>
                <w:szCs w:val="20"/>
                <w:lang w:val="en-GB"/>
              </w:rPr>
            </w:pPr>
            <w:proofErr w:type="gramStart"/>
            <w:r w:rsidRPr="00F94643">
              <w:rPr>
                <w:rFonts w:ascii="Calibri" w:eastAsia="Times New Roman" w:hAnsi="Calibri" w:cs="Times New Roman"/>
                <w:sz w:val="20"/>
                <w:szCs w:val="20"/>
                <w:lang w:val="en-GB"/>
              </w:rPr>
              <w:t>callosum1</w:t>
            </w:r>
            <w:proofErr w:type="gramEnd"/>
          </w:p>
        </w:tc>
        <w:tc>
          <w:tcPr>
            <w:tcW w:w="0" w:type="auto"/>
            <w:tcBorders>
              <w:top w:val="nil"/>
              <w:left w:val="single" w:sz="4" w:space="0" w:color="auto"/>
              <w:bottom w:val="nil"/>
              <w:right w:val="nil"/>
            </w:tcBorders>
            <w:shd w:val="clear" w:color="000000" w:fill="FFEB9C"/>
            <w:noWrap/>
            <w:vAlign w:val="bottom"/>
            <w:hideMark/>
          </w:tcPr>
          <w:p w14:paraId="70991B71"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 6/3</w:t>
            </w:r>
          </w:p>
        </w:tc>
        <w:tc>
          <w:tcPr>
            <w:tcW w:w="0" w:type="auto"/>
            <w:tcBorders>
              <w:top w:val="nil"/>
              <w:left w:val="single" w:sz="4" w:space="0" w:color="auto"/>
              <w:bottom w:val="nil"/>
              <w:right w:val="nil"/>
            </w:tcBorders>
            <w:shd w:val="clear" w:color="000000" w:fill="FFC7CE"/>
            <w:noWrap/>
            <w:vAlign w:val="bottom"/>
            <w:hideMark/>
          </w:tcPr>
          <w:p w14:paraId="3CBEA5AD"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8E6BFC7"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EB9C"/>
            <w:noWrap/>
            <w:vAlign w:val="bottom"/>
            <w:hideMark/>
          </w:tcPr>
          <w:p w14:paraId="47581EA4"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 3/6</w:t>
            </w:r>
          </w:p>
        </w:tc>
        <w:tc>
          <w:tcPr>
            <w:tcW w:w="0" w:type="auto"/>
            <w:tcBorders>
              <w:top w:val="nil"/>
              <w:left w:val="single" w:sz="4" w:space="0" w:color="auto"/>
              <w:bottom w:val="nil"/>
              <w:right w:val="nil"/>
            </w:tcBorders>
            <w:shd w:val="clear" w:color="000000" w:fill="FFC7CE"/>
            <w:noWrap/>
            <w:vAlign w:val="bottom"/>
            <w:hideMark/>
          </w:tcPr>
          <w:p w14:paraId="1A9C6268"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C7CE"/>
            <w:noWrap/>
            <w:vAlign w:val="bottom"/>
            <w:hideMark/>
          </w:tcPr>
          <w:p w14:paraId="7C77E7AD"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single" w:sz="4" w:space="0" w:color="auto"/>
            </w:tcBorders>
            <w:shd w:val="clear" w:color="000000" w:fill="FFEB9C"/>
            <w:noWrap/>
            <w:vAlign w:val="bottom"/>
            <w:hideMark/>
          </w:tcPr>
          <w:p w14:paraId="1EFFC505"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r>
      <w:tr w:rsidR="00E67269" w:rsidRPr="00F94643" w14:paraId="3F4E7BD3" w14:textId="77777777" w:rsidTr="00E67269">
        <w:trPr>
          <w:trHeight w:val="300"/>
        </w:trPr>
        <w:tc>
          <w:tcPr>
            <w:tcW w:w="0" w:type="auto"/>
            <w:tcBorders>
              <w:top w:val="nil"/>
              <w:left w:val="nil"/>
              <w:bottom w:val="nil"/>
              <w:right w:val="nil"/>
            </w:tcBorders>
            <w:shd w:val="clear" w:color="auto" w:fill="auto"/>
            <w:noWrap/>
            <w:vAlign w:val="bottom"/>
            <w:hideMark/>
          </w:tcPr>
          <w:p w14:paraId="180F97BA" w14:textId="77777777" w:rsidR="00E67269" w:rsidRPr="00F94643" w:rsidRDefault="00E67269" w:rsidP="00E67269">
            <w:pPr>
              <w:rPr>
                <w:rFonts w:ascii="Calibri" w:eastAsia="Times New Roman" w:hAnsi="Calibri" w:cs="Times New Roman"/>
                <w:sz w:val="20"/>
                <w:szCs w:val="20"/>
                <w:lang w:val="en-GB"/>
              </w:rPr>
            </w:pPr>
            <w:proofErr w:type="gramStart"/>
            <w:r w:rsidRPr="00F94643">
              <w:rPr>
                <w:rFonts w:ascii="Calibri" w:eastAsia="Times New Roman" w:hAnsi="Calibri" w:cs="Times New Roman"/>
                <w:sz w:val="20"/>
                <w:szCs w:val="20"/>
                <w:lang w:val="en-GB"/>
              </w:rPr>
              <w:t>callosum2</w:t>
            </w:r>
            <w:proofErr w:type="gramEnd"/>
          </w:p>
        </w:tc>
        <w:tc>
          <w:tcPr>
            <w:tcW w:w="0" w:type="auto"/>
            <w:tcBorders>
              <w:top w:val="nil"/>
              <w:left w:val="single" w:sz="4" w:space="0" w:color="auto"/>
              <w:bottom w:val="nil"/>
              <w:right w:val="nil"/>
            </w:tcBorders>
            <w:shd w:val="clear" w:color="000000" w:fill="FFC7CE"/>
            <w:noWrap/>
            <w:vAlign w:val="bottom"/>
            <w:hideMark/>
          </w:tcPr>
          <w:p w14:paraId="293C723E"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EF78CCB"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9E0FA2C"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6EA4D30"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5A01728"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19A548E1"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74E99037"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3</w:t>
            </w:r>
          </w:p>
        </w:tc>
      </w:tr>
      <w:tr w:rsidR="00E67269" w:rsidRPr="00F94643" w14:paraId="54A76660" w14:textId="77777777" w:rsidTr="00E67269">
        <w:trPr>
          <w:trHeight w:val="300"/>
        </w:trPr>
        <w:tc>
          <w:tcPr>
            <w:tcW w:w="0" w:type="auto"/>
            <w:tcBorders>
              <w:top w:val="nil"/>
              <w:left w:val="nil"/>
              <w:bottom w:val="nil"/>
              <w:right w:val="nil"/>
            </w:tcBorders>
            <w:shd w:val="clear" w:color="auto" w:fill="auto"/>
            <w:noWrap/>
            <w:vAlign w:val="bottom"/>
            <w:hideMark/>
          </w:tcPr>
          <w:p w14:paraId="40F13295" w14:textId="77777777" w:rsidR="00E67269" w:rsidRPr="00F94643" w:rsidRDefault="00E67269" w:rsidP="00E67269">
            <w:pPr>
              <w:rPr>
                <w:rFonts w:ascii="Calibri" w:eastAsia="Times New Roman" w:hAnsi="Calibri" w:cs="Times New Roman"/>
                <w:sz w:val="20"/>
                <w:szCs w:val="20"/>
                <w:lang w:val="en-GB"/>
              </w:rPr>
            </w:pPr>
            <w:proofErr w:type="gramStart"/>
            <w:r w:rsidRPr="00F94643">
              <w:rPr>
                <w:rFonts w:ascii="Calibri" w:eastAsia="Times New Roman" w:hAnsi="Calibri" w:cs="Times New Roman"/>
                <w:sz w:val="20"/>
                <w:szCs w:val="20"/>
                <w:lang w:val="en-GB"/>
              </w:rPr>
              <w:t>callosum3</w:t>
            </w:r>
            <w:proofErr w:type="gramEnd"/>
          </w:p>
        </w:tc>
        <w:tc>
          <w:tcPr>
            <w:tcW w:w="0" w:type="auto"/>
            <w:tcBorders>
              <w:top w:val="nil"/>
              <w:left w:val="single" w:sz="4" w:space="0" w:color="auto"/>
              <w:bottom w:val="nil"/>
              <w:right w:val="nil"/>
            </w:tcBorders>
            <w:shd w:val="clear" w:color="000000" w:fill="C6EFCE"/>
            <w:noWrap/>
            <w:vAlign w:val="bottom"/>
            <w:hideMark/>
          </w:tcPr>
          <w:p w14:paraId="002E4B4F"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B0BCCA0"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EB5CF12"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FD5CF8D"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88845F7"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EF0E461"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A763A4C"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r>
      <w:tr w:rsidR="00E67269" w:rsidRPr="00F94643" w14:paraId="52E7D14E" w14:textId="77777777" w:rsidTr="00E67269">
        <w:trPr>
          <w:trHeight w:val="300"/>
        </w:trPr>
        <w:tc>
          <w:tcPr>
            <w:tcW w:w="0" w:type="auto"/>
            <w:tcBorders>
              <w:top w:val="nil"/>
              <w:left w:val="nil"/>
              <w:bottom w:val="nil"/>
              <w:right w:val="nil"/>
            </w:tcBorders>
            <w:shd w:val="clear" w:color="auto" w:fill="auto"/>
            <w:noWrap/>
            <w:vAlign w:val="bottom"/>
            <w:hideMark/>
          </w:tcPr>
          <w:p w14:paraId="350F58E0" w14:textId="77777777" w:rsidR="00E67269" w:rsidRPr="00F94643" w:rsidRDefault="00E67269" w:rsidP="00E67269">
            <w:pPr>
              <w:rPr>
                <w:rFonts w:ascii="Calibri" w:eastAsia="Times New Roman" w:hAnsi="Calibri" w:cs="Times New Roman"/>
                <w:sz w:val="20"/>
                <w:szCs w:val="20"/>
                <w:lang w:val="en-GB"/>
              </w:rPr>
            </w:pPr>
            <w:proofErr w:type="gramStart"/>
            <w:r w:rsidRPr="00F94643">
              <w:rPr>
                <w:rFonts w:ascii="Calibri" w:eastAsia="Times New Roman" w:hAnsi="Calibri" w:cs="Times New Roman"/>
                <w:sz w:val="20"/>
                <w:szCs w:val="20"/>
                <w:lang w:val="en-GB"/>
              </w:rPr>
              <w:t>dayanum1</w:t>
            </w:r>
            <w:proofErr w:type="gramEnd"/>
          </w:p>
        </w:tc>
        <w:tc>
          <w:tcPr>
            <w:tcW w:w="0" w:type="auto"/>
            <w:tcBorders>
              <w:top w:val="nil"/>
              <w:left w:val="single" w:sz="4" w:space="0" w:color="auto"/>
              <w:bottom w:val="nil"/>
              <w:right w:val="nil"/>
            </w:tcBorders>
            <w:shd w:val="clear" w:color="000000" w:fill="FFEB9C"/>
            <w:noWrap/>
            <w:vAlign w:val="bottom"/>
            <w:hideMark/>
          </w:tcPr>
          <w:p w14:paraId="28D167B6"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4847EE6"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A04DF7F"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7FEEFD7"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6A43E9BD"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C7CE"/>
            <w:noWrap/>
            <w:vAlign w:val="bottom"/>
            <w:hideMark/>
          </w:tcPr>
          <w:p w14:paraId="4A6AE14F"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6(low)</w:t>
            </w:r>
          </w:p>
        </w:tc>
        <w:tc>
          <w:tcPr>
            <w:tcW w:w="0" w:type="auto"/>
            <w:tcBorders>
              <w:top w:val="nil"/>
              <w:left w:val="single" w:sz="4" w:space="0" w:color="auto"/>
              <w:bottom w:val="nil"/>
              <w:right w:val="single" w:sz="4" w:space="0" w:color="auto"/>
            </w:tcBorders>
            <w:shd w:val="clear" w:color="000000" w:fill="FFEB9C"/>
            <w:noWrap/>
            <w:vAlign w:val="bottom"/>
            <w:hideMark/>
          </w:tcPr>
          <w:p w14:paraId="015271E3"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r>
      <w:tr w:rsidR="00E67269" w:rsidRPr="00F94643" w14:paraId="16CF3254" w14:textId="77777777" w:rsidTr="00E67269">
        <w:trPr>
          <w:trHeight w:val="300"/>
        </w:trPr>
        <w:tc>
          <w:tcPr>
            <w:tcW w:w="0" w:type="auto"/>
            <w:tcBorders>
              <w:top w:val="nil"/>
              <w:left w:val="nil"/>
              <w:bottom w:val="nil"/>
              <w:right w:val="nil"/>
            </w:tcBorders>
            <w:shd w:val="clear" w:color="auto" w:fill="auto"/>
            <w:noWrap/>
            <w:vAlign w:val="bottom"/>
            <w:hideMark/>
          </w:tcPr>
          <w:p w14:paraId="22556DE3" w14:textId="77777777" w:rsidR="00E67269" w:rsidRPr="00F94643" w:rsidRDefault="00E67269" w:rsidP="00E67269">
            <w:pPr>
              <w:rPr>
                <w:rFonts w:ascii="Calibri" w:eastAsia="Times New Roman" w:hAnsi="Calibri" w:cs="Times New Roman"/>
                <w:sz w:val="20"/>
                <w:szCs w:val="20"/>
                <w:lang w:val="en-GB"/>
              </w:rPr>
            </w:pPr>
            <w:proofErr w:type="gramStart"/>
            <w:r w:rsidRPr="00F94643">
              <w:rPr>
                <w:rFonts w:ascii="Calibri" w:eastAsia="Times New Roman" w:hAnsi="Calibri" w:cs="Times New Roman"/>
                <w:sz w:val="20"/>
                <w:szCs w:val="20"/>
                <w:lang w:val="en-GB"/>
              </w:rPr>
              <w:t>dayanum2</w:t>
            </w:r>
            <w:proofErr w:type="gramEnd"/>
            <w:r w:rsidRPr="00F94643">
              <w:rPr>
                <w:rFonts w:ascii="Calibri" w:eastAsia="Times New Roman" w:hAnsi="Calibri" w:cs="Times New Roman"/>
                <w:sz w:val="20"/>
                <w:szCs w:val="20"/>
                <w:lang w:val="en-GB"/>
              </w:rPr>
              <w:t>_3</w:t>
            </w:r>
          </w:p>
        </w:tc>
        <w:tc>
          <w:tcPr>
            <w:tcW w:w="0" w:type="auto"/>
            <w:tcBorders>
              <w:top w:val="nil"/>
              <w:left w:val="single" w:sz="4" w:space="0" w:color="auto"/>
              <w:bottom w:val="nil"/>
              <w:right w:val="nil"/>
            </w:tcBorders>
            <w:shd w:val="clear" w:color="000000" w:fill="FFC7CE"/>
            <w:noWrap/>
            <w:vAlign w:val="bottom"/>
            <w:hideMark/>
          </w:tcPr>
          <w:p w14:paraId="42656685"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4(low)</w:t>
            </w:r>
          </w:p>
        </w:tc>
        <w:tc>
          <w:tcPr>
            <w:tcW w:w="0" w:type="auto"/>
            <w:tcBorders>
              <w:top w:val="nil"/>
              <w:left w:val="single" w:sz="4" w:space="0" w:color="auto"/>
              <w:bottom w:val="nil"/>
              <w:right w:val="nil"/>
            </w:tcBorders>
            <w:shd w:val="clear" w:color="000000" w:fill="FFEB9C"/>
            <w:noWrap/>
            <w:vAlign w:val="bottom"/>
            <w:hideMark/>
          </w:tcPr>
          <w:p w14:paraId="471AD9FA" w14:textId="77777777" w:rsidR="00E67269" w:rsidRPr="00F94643" w:rsidRDefault="00E67269" w:rsidP="00E67269">
            <w:pPr>
              <w:rPr>
                <w:rFonts w:ascii="Calibri" w:eastAsia="Times New Roman" w:hAnsi="Calibri" w:cs="Times New Roman"/>
                <w:color w:val="008000"/>
                <w:sz w:val="20"/>
                <w:szCs w:val="20"/>
                <w:lang w:val="en-GB"/>
              </w:rPr>
            </w:pPr>
            <w:r w:rsidRPr="00F94643">
              <w:rPr>
                <w:rFonts w:ascii="Calibri" w:eastAsia="Times New Roman" w:hAnsi="Calibri" w:cs="Times New Roman"/>
                <w:color w:val="008000"/>
                <w:sz w:val="20"/>
                <w:szCs w:val="20"/>
                <w:lang w:val="en-GB"/>
              </w:rPr>
              <w:t>Unknown 1/7</w:t>
            </w:r>
          </w:p>
        </w:tc>
        <w:tc>
          <w:tcPr>
            <w:tcW w:w="0" w:type="auto"/>
            <w:tcBorders>
              <w:top w:val="nil"/>
              <w:left w:val="single" w:sz="4" w:space="0" w:color="auto"/>
              <w:bottom w:val="nil"/>
              <w:right w:val="nil"/>
            </w:tcBorders>
            <w:shd w:val="clear" w:color="000000" w:fill="FFEB9C"/>
            <w:noWrap/>
            <w:vAlign w:val="bottom"/>
            <w:hideMark/>
          </w:tcPr>
          <w:p w14:paraId="6C29279B"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1E152B5"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C2EA4B9"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472252C" w14:textId="77777777" w:rsidR="00E67269" w:rsidRPr="00F94643" w:rsidRDefault="00E67269" w:rsidP="00E67269">
            <w:pPr>
              <w:rPr>
                <w:rFonts w:ascii="Calibri" w:eastAsia="Times New Roman" w:hAnsi="Calibri" w:cs="Times New Roman"/>
                <w:color w:val="008000"/>
                <w:sz w:val="20"/>
                <w:szCs w:val="20"/>
                <w:lang w:val="en-GB"/>
              </w:rPr>
            </w:pPr>
            <w:r w:rsidRPr="00F94643">
              <w:rPr>
                <w:rFonts w:ascii="Calibri" w:eastAsia="Times New Roman" w:hAnsi="Calibri" w:cs="Times New Roman"/>
                <w:color w:val="008000"/>
                <w:sz w:val="20"/>
                <w:szCs w:val="20"/>
                <w:lang w:val="en-GB"/>
              </w:rPr>
              <w:t>Unknown 4/7</w:t>
            </w:r>
          </w:p>
        </w:tc>
        <w:tc>
          <w:tcPr>
            <w:tcW w:w="0" w:type="auto"/>
            <w:tcBorders>
              <w:top w:val="nil"/>
              <w:left w:val="single" w:sz="4" w:space="0" w:color="auto"/>
              <w:bottom w:val="nil"/>
              <w:right w:val="single" w:sz="4" w:space="0" w:color="auto"/>
            </w:tcBorders>
            <w:shd w:val="clear" w:color="000000" w:fill="FFEB9C"/>
            <w:noWrap/>
            <w:vAlign w:val="bottom"/>
            <w:hideMark/>
          </w:tcPr>
          <w:p w14:paraId="0A090345"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r>
      <w:tr w:rsidR="00E67269" w:rsidRPr="00F94643" w14:paraId="39B8280A" w14:textId="77777777" w:rsidTr="00E67269">
        <w:trPr>
          <w:trHeight w:val="300"/>
        </w:trPr>
        <w:tc>
          <w:tcPr>
            <w:tcW w:w="0" w:type="auto"/>
            <w:tcBorders>
              <w:top w:val="nil"/>
              <w:left w:val="nil"/>
              <w:bottom w:val="nil"/>
              <w:right w:val="nil"/>
            </w:tcBorders>
            <w:shd w:val="clear" w:color="auto" w:fill="auto"/>
            <w:noWrap/>
            <w:vAlign w:val="bottom"/>
            <w:hideMark/>
          </w:tcPr>
          <w:p w14:paraId="25CA8633" w14:textId="77777777" w:rsidR="00E67269" w:rsidRPr="00F94643" w:rsidRDefault="00E67269" w:rsidP="00E67269">
            <w:pPr>
              <w:rPr>
                <w:rFonts w:ascii="Calibri" w:eastAsia="Times New Roman" w:hAnsi="Calibri" w:cs="Times New Roman"/>
                <w:sz w:val="20"/>
                <w:szCs w:val="20"/>
                <w:lang w:val="en-GB"/>
              </w:rPr>
            </w:pPr>
            <w:proofErr w:type="gramStart"/>
            <w:r w:rsidRPr="00F94643">
              <w:rPr>
                <w:rFonts w:ascii="Calibri" w:eastAsia="Times New Roman" w:hAnsi="Calibri" w:cs="Times New Roman"/>
                <w:sz w:val="20"/>
                <w:szCs w:val="20"/>
                <w:lang w:val="en-GB"/>
              </w:rPr>
              <w:t>dayanum2</w:t>
            </w:r>
            <w:proofErr w:type="gramEnd"/>
          </w:p>
        </w:tc>
        <w:tc>
          <w:tcPr>
            <w:tcW w:w="0" w:type="auto"/>
            <w:tcBorders>
              <w:top w:val="nil"/>
              <w:left w:val="single" w:sz="4" w:space="0" w:color="auto"/>
              <w:bottom w:val="nil"/>
              <w:right w:val="nil"/>
            </w:tcBorders>
            <w:shd w:val="clear" w:color="000000" w:fill="FFC7CE"/>
            <w:noWrap/>
            <w:vAlign w:val="bottom"/>
            <w:hideMark/>
          </w:tcPr>
          <w:p w14:paraId="658B2984"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26C4A8BD"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618A10D5"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 5/4</w:t>
            </w:r>
          </w:p>
        </w:tc>
        <w:tc>
          <w:tcPr>
            <w:tcW w:w="0" w:type="auto"/>
            <w:tcBorders>
              <w:top w:val="nil"/>
              <w:left w:val="single" w:sz="4" w:space="0" w:color="auto"/>
              <w:bottom w:val="nil"/>
              <w:right w:val="nil"/>
            </w:tcBorders>
            <w:shd w:val="clear" w:color="000000" w:fill="FFEB9C"/>
            <w:noWrap/>
            <w:vAlign w:val="bottom"/>
            <w:hideMark/>
          </w:tcPr>
          <w:p w14:paraId="08B4A1BC"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4AD616C"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A7F2195"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5A38378E"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5</w:t>
            </w:r>
          </w:p>
        </w:tc>
      </w:tr>
      <w:tr w:rsidR="00E67269" w:rsidRPr="00F94643" w14:paraId="3368BB97" w14:textId="77777777" w:rsidTr="00E67269">
        <w:trPr>
          <w:trHeight w:val="300"/>
        </w:trPr>
        <w:tc>
          <w:tcPr>
            <w:tcW w:w="0" w:type="auto"/>
            <w:tcBorders>
              <w:top w:val="nil"/>
              <w:left w:val="nil"/>
              <w:bottom w:val="nil"/>
              <w:right w:val="nil"/>
            </w:tcBorders>
            <w:shd w:val="clear" w:color="auto" w:fill="auto"/>
            <w:noWrap/>
            <w:vAlign w:val="bottom"/>
            <w:hideMark/>
          </w:tcPr>
          <w:p w14:paraId="68E4DF39" w14:textId="77777777" w:rsidR="00E67269" w:rsidRPr="00F94643" w:rsidRDefault="00E67269" w:rsidP="00E67269">
            <w:pPr>
              <w:rPr>
                <w:rFonts w:ascii="Calibri" w:eastAsia="Times New Roman" w:hAnsi="Calibri" w:cs="Times New Roman"/>
                <w:sz w:val="20"/>
                <w:szCs w:val="20"/>
                <w:lang w:val="en-GB"/>
              </w:rPr>
            </w:pPr>
            <w:proofErr w:type="gramStart"/>
            <w:r w:rsidRPr="00F94643">
              <w:rPr>
                <w:rFonts w:ascii="Calibri" w:eastAsia="Times New Roman" w:hAnsi="Calibri" w:cs="Times New Roman"/>
                <w:sz w:val="20"/>
                <w:szCs w:val="20"/>
                <w:lang w:val="en-GB"/>
              </w:rPr>
              <w:t>fowliei1</w:t>
            </w:r>
            <w:proofErr w:type="gramEnd"/>
            <w:r w:rsidRPr="00F94643">
              <w:rPr>
                <w:rFonts w:ascii="Calibri" w:eastAsia="Times New Roman" w:hAnsi="Calibri" w:cs="Times New Roman"/>
                <w:sz w:val="20"/>
                <w:szCs w:val="20"/>
                <w:lang w:val="en-GB"/>
              </w:rPr>
              <w:t>*</w:t>
            </w:r>
          </w:p>
        </w:tc>
        <w:tc>
          <w:tcPr>
            <w:tcW w:w="0" w:type="auto"/>
            <w:tcBorders>
              <w:top w:val="nil"/>
              <w:left w:val="single" w:sz="4" w:space="0" w:color="auto"/>
              <w:bottom w:val="nil"/>
              <w:right w:val="nil"/>
            </w:tcBorders>
            <w:shd w:val="clear" w:color="000000" w:fill="FFEB9C"/>
            <w:noWrap/>
            <w:vAlign w:val="bottom"/>
            <w:hideMark/>
          </w:tcPr>
          <w:p w14:paraId="2F547483" w14:textId="77777777" w:rsidR="00E67269" w:rsidRPr="00F94643" w:rsidRDefault="00E67269" w:rsidP="00E67269">
            <w:pPr>
              <w:rPr>
                <w:rFonts w:ascii="Calibri" w:eastAsia="Times New Roman" w:hAnsi="Calibri" w:cs="Times New Roman"/>
                <w:color w:val="008000"/>
                <w:sz w:val="20"/>
                <w:szCs w:val="20"/>
                <w:lang w:val="en-GB"/>
              </w:rPr>
            </w:pPr>
            <w:r w:rsidRPr="00F94643">
              <w:rPr>
                <w:rFonts w:ascii="Calibri" w:eastAsia="Times New Roman" w:hAnsi="Calibri" w:cs="Times New Roman"/>
                <w:color w:val="008000"/>
                <w:sz w:val="20"/>
                <w:szCs w:val="20"/>
                <w:lang w:val="en-GB"/>
              </w:rPr>
              <w:t>Unknown low</w:t>
            </w:r>
            <w:proofErr w:type="gramStart"/>
            <w:r w:rsidRPr="00F94643">
              <w:rPr>
                <w:rFonts w:ascii="Calibri" w:eastAsia="Times New Roman" w:hAnsi="Calibri" w:cs="Times New Roman"/>
                <w:color w:val="008000"/>
                <w:sz w:val="20"/>
                <w:szCs w:val="20"/>
                <w:lang w:val="en-GB"/>
              </w:rPr>
              <w:t>:3</w:t>
            </w:r>
            <w:proofErr w:type="gramEnd"/>
            <w:r w:rsidRPr="00F94643">
              <w:rPr>
                <w:rFonts w:ascii="Calibri" w:eastAsia="Times New Roman" w:hAnsi="Calibri" w:cs="Times New Roman"/>
                <w:color w:val="008000"/>
                <w:sz w:val="20"/>
                <w:szCs w:val="20"/>
                <w:lang w:val="en-GB"/>
              </w:rPr>
              <w:t>/7</w:t>
            </w:r>
          </w:p>
        </w:tc>
        <w:tc>
          <w:tcPr>
            <w:tcW w:w="0" w:type="auto"/>
            <w:tcBorders>
              <w:top w:val="nil"/>
              <w:left w:val="single" w:sz="4" w:space="0" w:color="auto"/>
              <w:bottom w:val="nil"/>
              <w:right w:val="nil"/>
            </w:tcBorders>
            <w:shd w:val="clear" w:color="000000" w:fill="FFEB9C"/>
            <w:noWrap/>
            <w:vAlign w:val="bottom"/>
            <w:hideMark/>
          </w:tcPr>
          <w:p w14:paraId="56068128" w14:textId="77777777" w:rsidR="00E67269" w:rsidRPr="00F94643" w:rsidRDefault="00E67269" w:rsidP="00E67269">
            <w:pPr>
              <w:rPr>
                <w:rFonts w:ascii="Calibri" w:eastAsia="Times New Roman" w:hAnsi="Calibri" w:cs="Times New Roman"/>
                <w:color w:val="008000"/>
                <w:sz w:val="20"/>
                <w:szCs w:val="20"/>
                <w:lang w:val="en-GB"/>
              </w:rPr>
            </w:pPr>
            <w:r w:rsidRPr="00F94643">
              <w:rPr>
                <w:rFonts w:ascii="Calibri" w:eastAsia="Times New Roman" w:hAnsi="Calibri" w:cs="Times New Roman"/>
                <w:color w:val="008000"/>
                <w:sz w:val="20"/>
                <w:szCs w:val="20"/>
                <w:lang w:val="en-GB"/>
              </w:rPr>
              <w:t>Unknown 3/7(low)</w:t>
            </w:r>
          </w:p>
        </w:tc>
        <w:tc>
          <w:tcPr>
            <w:tcW w:w="0" w:type="auto"/>
            <w:tcBorders>
              <w:top w:val="nil"/>
              <w:left w:val="single" w:sz="4" w:space="0" w:color="auto"/>
              <w:bottom w:val="nil"/>
              <w:right w:val="nil"/>
            </w:tcBorders>
            <w:shd w:val="clear" w:color="000000" w:fill="C6EFCE"/>
            <w:noWrap/>
            <w:vAlign w:val="bottom"/>
            <w:hideMark/>
          </w:tcPr>
          <w:p w14:paraId="5295C4E1"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56AED469"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C17B6D6"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04CDD86F"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67F4BFA3"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r>
      <w:tr w:rsidR="00E67269" w:rsidRPr="00F94643" w14:paraId="42A1F1F1" w14:textId="77777777" w:rsidTr="00E67269">
        <w:trPr>
          <w:trHeight w:val="300"/>
        </w:trPr>
        <w:tc>
          <w:tcPr>
            <w:tcW w:w="0" w:type="auto"/>
            <w:tcBorders>
              <w:top w:val="nil"/>
              <w:left w:val="nil"/>
              <w:bottom w:val="nil"/>
              <w:right w:val="nil"/>
            </w:tcBorders>
            <w:shd w:val="clear" w:color="auto" w:fill="auto"/>
            <w:noWrap/>
            <w:vAlign w:val="bottom"/>
            <w:hideMark/>
          </w:tcPr>
          <w:p w14:paraId="53F14E7F" w14:textId="77777777" w:rsidR="00E67269" w:rsidRPr="00F94643" w:rsidRDefault="00E67269" w:rsidP="00E67269">
            <w:pPr>
              <w:rPr>
                <w:rFonts w:ascii="Calibri" w:eastAsia="Times New Roman" w:hAnsi="Calibri" w:cs="Times New Roman"/>
                <w:sz w:val="20"/>
                <w:szCs w:val="20"/>
                <w:lang w:val="en-GB"/>
              </w:rPr>
            </w:pPr>
            <w:proofErr w:type="gramStart"/>
            <w:r w:rsidRPr="00F94643">
              <w:rPr>
                <w:rFonts w:ascii="Calibri" w:eastAsia="Times New Roman" w:hAnsi="Calibri" w:cs="Times New Roman"/>
                <w:sz w:val="20"/>
                <w:szCs w:val="20"/>
                <w:lang w:val="en-GB"/>
              </w:rPr>
              <w:t>fowliei2</w:t>
            </w:r>
            <w:proofErr w:type="gramEnd"/>
            <w:r w:rsidRPr="00F94643">
              <w:rPr>
                <w:rFonts w:ascii="Calibri" w:eastAsia="Times New Roman" w:hAnsi="Calibri" w:cs="Times New Roman"/>
                <w:sz w:val="20"/>
                <w:szCs w:val="20"/>
                <w:lang w:val="en-GB"/>
              </w:rPr>
              <w:t>*</w:t>
            </w:r>
          </w:p>
        </w:tc>
        <w:tc>
          <w:tcPr>
            <w:tcW w:w="0" w:type="auto"/>
            <w:tcBorders>
              <w:top w:val="nil"/>
              <w:left w:val="single" w:sz="4" w:space="0" w:color="auto"/>
              <w:bottom w:val="nil"/>
              <w:right w:val="nil"/>
            </w:tcBorders>
            <w:shd w:val="clear" w:color="000000" w:fill="FFC7CE"/>
            <w:noWrap/>
            <w:vAlign w:val="bottom"/>
            <w:hideMark/>
          </w:tcPr>
          <w:p w14:paraId="6B5D3247"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15ECD51"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CF7A29F"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232693E4"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A045B69"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4338CDC"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single" w:sz="4" w:space="0" w:color="auto"/>
            </w:tcBorders>
            <w:shd w:val="clear" w:color="000000" w:fill="FFC7CE"/>
            <w:noWrap/>
            <w:vAlign w:val="bottom"/>
            <w:hideMark/>
          </w:tcPr>
          <w:p w14:paraId="38AF92DD"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3</w:t>
            </w:r>
          </w:p>
        </w:tc>
      </w:tr>
      <w:tr w:rsidR="00E67269" w:rsidRPr="00F94643" w14:paraId="0072F052" w14:textId="77777777" w:rsidTr="00E67269">
        <w:trPr>
          <w:trHeight w:val="300"/>
        </w:trPr>
        <w:tc>
          <w:tcPr>
            <w:tcW w:w="0" w:type="auto"/>
            <w:tcBorders>
              <w:top w:val="nil"/>
              <w:left w:val="nil"/>
              <w:bottom w:val="nil"/>
              <w:right w:val="nil"/>
            </w:tcBorders>
            <w:shd w:val="clear" w:color="auto" w:fill="auto"/>
            <w:noWrap/>
            <w:vAlign w:val="bottom"/>
            <w:hideMark/>
          </w:tcPr>
          <w:p w14:paraId="59CB733B" w14:textId="77777777" w:rsidR="00E67269" w:rsidRPr="00F94643" w:rsidRDefault="00E67269" w:rsidP="00E67269">
            <w:pPr>
              <w:rPr>
                <w:rFonts w:ascii="Calibri" w:eastAsia="Times New Roman" w:hAnsi="Calibri" w:cs="Times New Roman"/>
                <w:sz w:val="20"/>
                <w:szCs w:val="20"/>
                <w:lang w:val="en-GB"/>
              </w:rPr>
            </w:pPr>
            <w:proofErr w:type="gramStart"/>
            <w:r w:rsidRPr="00F94643">
              <w:rPr>
                <w:rFonts w:ascii="Calibri" w:eastAsia="Times New Roman" w:hAnsi="Calibri" w:cs="Times New Roman"/>
                <w:sz w:val="20"/>
                <w:szCs w:val="20"/>
                <w:lang w:val="en-GB"/>
              </w:rPr>
              <w:t>hennisianum1</w:t>
            </w:r>
            <w:proofErr w:type="gramEnd"/>
          </w:p>
        </w:tc>
        <w:tc>
          <w:tcPr>
            <w:tcW w:w="0" w:type="auto"/>
            <w:tcBorders>
              <w:top w:val="nil"/>
              <w:left w:val="single" w:sz="4" w:space="0" w:color="auto"/>
              <w:bottom w:val="nil"/>
              <w:right w:val="nil"/>
            </w:tcBorders>
            <w:shd w:val="clear" w:color="000000" w:fill="FFEB9C"/>
            <w:noWrap/>
            <w:vAlign w:val="bottom"/>
            <w:hideMark/>
          </w:tcPr>
          <w:p w14:paraId="6D107F9D"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2CFC9A6E"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1(low)</w:t>
            </w:r>
          </w:p>
        </w:tc>
        <w:tc>
          <w:tcPr>
            <w:tcW w:w="0" w:type="auto"/>
            <w:tcBorders>
              <w:top w:val="nil"/>
              <w:left w:val="single" w:sz="4" w:space="0" w:color="auto"/>
              <w:bottom w:val="nil"/>
              <w:right w:val="nil"/>
            </w:tcBorders>
            <w:shd w:val="clear" w:color="000000" w:fill="FFEB9C"/>
            <w:noWrap/>
            <w:vAlign w:val="bottom"/>
            <w:hideMark/>
          </w:tcPr>
          <w:p w14:paraId="71BD331E"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25EF8D8"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07D1C29"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AAE1263"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73042100"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1</w:t>
            </w:r>
          </w:p>
        </w:tc>
      </w:tr>
      <w:tr w:rsidR="00E67269" w:rsidRPr="00F94643" w14:paraId="305258F2" w14:textId="77777777" w:rsidTr="00E67269">
        <w:trPr>
          <w:trHeight w:val="300"/>
        </w:trPr>
        <w:tc>
          <w:tcPr>
            <w:tcW w:w="0" w:type="auto"/>
            <w:tcBorders>
              <w:top w:val="nil"/>
              <w:left w:val="nil"/>
              <w:bottom w:val="nil"/>
              <w:right w:val="nil"/>
            </w:tcBorders>
            <w:shd w:val="clear" w:color="auto" w:fill="auto"/>
            <w:noWrap/>
            <w:vAlign w:val="bottom"/>
            <w:hideMark/>
          </w:tcPr>
          <w:p w14:paraId="547A1BE1" w14:textId="77777777" w:rsidR="00E67269" w:rsidRPr="00F94643" w:rsidRDefault="00E67269" w:rsidP="00E67269">
            <w:pPr>
              <w:rPr>
                <w:rFonts w:ascii="Calibri" w:eastAsia="Times New Roman" w:hAnsi="Calibri" w:cs="Times New Roman"/>
                <w:sz w:val="20"/>
                <w:szCs w:val="20"/>
                <w:lang w:val="en-GB"/>
              </w:rPr>
            </w:pPr>
            <w:proofErr w:type="gramStart"/>
            <w:r w:rsidRPr="00F94643">
              <w:rPr>
                <w:rFonts w:ascii="Calibri" w:eastAsia="Times New Roman" w:hAnsi="Calibri" w:cs="Times New Roman"/>
                <w:sz w:val="20"/>
                <w:szCs w:val="20"/>
                <w:lang w:val="en-GB"/>
              </w:rPr>
              <w:t>hennisianum2</w:t>
            </w:r>
            <w:proofErr w:type="gramEnd"/>
            <w:r w:rsidRPr="00F94643">
              <w:rPr>
                <w:rFonts w:ascii="Calibri" w:eastAsia="Times New Roman" w:hAnsi="Calibri" w:cs="Times New Roman"/>
                <w:sz w:val="20"/>
                <w:szCs w:val="20"/>
                <w:lang w:val="en-GB"/>
              </w:rPr>
              <w:t>_1</w:t>
            </w:r>
          </w:p>
        </w:tc>
        <w:tc>
          <w:tcPr>
            <w:tcW w:w="0" w:type="auto"/>
            <w:tcBorders>
              <w:top w:val="nil"/>
              <w:left w:val="single" w:sz="4" w:space="0" w:color="auto"/>
              <w:bottom w:val="nil"/>
              <w:right w:val="nil"/>
            </w:tcBorders>
            <w:shd w:val="clear" w:color="000000" w:fill="C6EFCE"/>
            <w:noWrap/>
            <w:vAlign w:val="bottom"/>
            <w:hideMark/>
          </w:tcPr>
          <w:p w14:paraId="6B8C7961"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07196019"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73885B3F"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1217A9E"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C69ED9F" w14:textId="77777777" w:rsidR="00E67269" w:rsidRPr="00F94643" w:rsidRDefault="00E67269" w:rsidP="00E67269">
            <w:pPr>
              <w:rPr>
                <w:rFonts w:ascii="Calibri" w:eastAsia="Times New Roman" w:hAnsi="Calibri" w:cs="Times New Roman"/>
                <w:color w:val="008000"/>
                <w:sz w:val="20"/>
                <w:szCs w:val="20"/>
                <w:lang w:val="en-GB"/>
              </w:rPr>
            </w:pPr>
            <w:r w:rsidRPr="00F94643">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56CDA7A7"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AA5A908"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r>
      <w:tr w:rsidR="00E67269" w:rsidRPr="00F94643" w14:paraId="162CE594" w14:textId="77777777" w:rsidTr="00E67269">
        <w:trPr>
          <w:trHeight w:val="300"/>
        </w:trPr>
        <w:tc>
          <w:tcPr>
            <w:tcW w:w="0" w:type="auto"/>
            <w:tcBorders>
              <w:top w:val="nil"/>
              <w:left w:val="nil"/>
              <w:bottom w:val="nil"/>
              <w:right w:val="nil"/>
            </w:tcBorders>
            <w:shd w:val="clear" w:color="auto" w:fill="auto"/>
            <w:noWrap/>
            <w:vAlign w:val="bottom"/>
            <w:hideMark/>
          </w:tcPr>
          <w:p w14:paraId="622B08DD" w14:textId="77777777" w:rsidR="00E67269" w:rsidRPr="00F94643" w:rsidRDefault="00E67269" w:rsidP="00E67269">
            <w:pPr>
              <w:rPr>
                <w:rFonts w:ascii="Calibri" w:eastAsia="Times New Roman" w:hAnsi="Calibri" w:cs="Times New Roman"/>
                <w:sz w:val="20"/>
                <w:szCs w:val="20"/>
                <w:lang w:val="en-GB"/>
              </w:rPr>
            </w:pPr>
            <w:proofErr w:type="gramStart"/>
            <w:r w:rsidRPr="00F94643">
              <w:rPr>
                <w:rFonts w:ascii="Calibri" w:eastAsia="Times New Roman" w:hAnsi="Calibri" w:cs="Times New Roman"/>
                <w:sz w:val="20"/>
                <w:szCs w:val="20"/>
                <w:lang w:val="en-GB"/>
              </w:rPr>
              <w:t>hennisianum2</w:t>
            </w:r>
            <w:proofErr w:type="gramEnd"/>
          </w:p>
        </w:tc>
        <w:tc>
          <w:tcPr>
            <w:tcW w:w="0" w:type="auto"/>
            <w:tcBorders>
              <w:top w:val="nil"/>
              <w:left w:val="single" w:sz="4" w:space="0" w:color="auto"/>
              <w:bottom w:val="nil"/>
              <w:right w:val="nil"/>
            </w:tcBorders>
            <w:shd w:val="clear" w:color="000000" w:fill="FFC7CE"/>
            <w:noWrap/>
            <w:vAlign w:val="bottom"/>
            <w:hideMark/>
          </w:tcPr>
          <w:p w14:paraId="27FFF508"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2167F938"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2CD08D7F"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7D104CC"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8B1E0C7"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2B08DD87"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0E275678"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3</w:t>
            </w:r>
          </w:p>
        </w:tc>
      </w:tr>
      <w:tr w:rsidR="00E67269" w:rsidRPr="00F94643" w14:paraId="2C3AE6ED" w14:textId="77777777" w:rsidTr="00E67269">
        <w:trPr>
          <w:trHeight w:val="300"/>
        </w:trPr>
        <w:tc>
          <w:tcPr>
            <w:tcW w:w="0" w:type="auto"/>
            <w:tcBorders>
              <w:top w:val="nil"/>
              <w:left w:val="nil"/>
              <w:bottom w:val="nil"/>
              <w:right w:val="nil"/>
            </w:tcBorders>
            <w:shd w:val="clear" w:color="auto" w:fill="auto"/>
            <w:noWrap/>
            <w:vAlign w:val="bottom"/>
            <w:hideMark/>
          </w:tcPr>
          <w:p w14:paraId="53702A25" w14:textId="77777777" w:rsidR="00E67269" w:rsidRPr="00F94643" w:rsidRDefault="00E67269" w:rsidP="00E67269">
            <w:pPr>
              <w:rPr>
                <w:rFonts w:ascii="Calibri" w:eastAsia="Times New Roman" w:hAnsi="Calibri" w:cs="Times New Roman"/>
                <w:sz w:val="20"/>
                <w:szCs w:val="20"/>
                <w:lang w:val="en-GB"/>
              </w:rPr>
            </w:pPr>
            <w:proofErr w:type="gramStart"/>
            <w:r w:rsidRPr="00F94643">
              <w:rPr>
                <w:rFonts w:ascii="Calibri" w:eastAsia="Times New Roman" w:hAnsi="Calibri" w:cs="Times New Roman"/>
                <w:sz w:val="20"/>
                <w:szCs w:val="20"/>
                <w:lang w:val="en-GB"/>
              </w:rPr>
              <w:t>hookerae1</w:t>
            </w:r>
            <w:proofErr w:type="gramEnd"/>
          </w:p>
        </w:tc>
        <w:tc>
          <w:tcPr>
            <w:tcW w:w="0" w:type="auto"/>
            <w:tcBorders>
              <w:top w:val="nil"/>
              <w:left w:val="single" w:sz="4" w:space="0" w:color="auto"/>
              <w:bottom w:val="nil"/>
              <w:right w:val="nil"/>
            </w:tcBorders>
            <w:shd w:val="clear" w:color="000000" w:fill="FFC7CE"/>
            <w:noWrap/>
            <w:vAlign w:val="bottom"/>
            <w:hideMark/>
          </w:tcPr>
          <w:p w14:paraId="110D9CF2"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24A98AD"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12CFF77F" w14:textId="77777777" w:rsidR="00E67269" w:rsidRPr="00F94643" w:rsidRDefault="00E67269" w:rsidP="00E67269">
            <w:pPr>
              <w:rPr>
                <w:rFonts w:ascii="Calibri" w:eastAsia="Times New Roman" w:hAnsi="Calibri" w:cs="Times New Roman"/>
                <w:color w:val="008000"/>
                <w:sz w:val="20"/>
                <w:szCs w:val="20"/>
                <w:lang w:val="en-GB"/>
              </w:rPr>
            </w:pPr>
            <w:r w:rsidRPr="00F94643">
              <w:rPr>
                <w:rFonts w:ascii="Calibri" w:eastAsia="Times New Roman" w:hAnsi="Calibri" w:cs="Times New Roman"/>
                <w:color w:val="008000"/>
                <w:sz w:val="20"/>
                <w:szCs w:val="20"/>
                <w:lang w:val="en-GB"/>
              </w:rPr>
              <w:t>Unknown 3/7</w:t>
            </w:r>
          </w:p>
        </w:tc>
        <w:tc>
          <w:tcPr>
            <w:tcW w:w="0" w:type="auto"/>
            <w:tcBorders>
              <w:top w:val="nil"/>
              <w:left w:val="single" w:sz="4" w:space="0" w:color="auto"/>
              <w:bottom w:val="nil"/>
              <w:right w:val="nil"/>
            </w:tcBorders>
            <w:shd w:val="clear" w:color="000000" w:fill="FFC7CE"/>
            <w:noWrap/>
            <w:vAlign w:val="bottom"/>
            <w:hideMark/>
          </w:tcPr>
          <w:p w14:paraId="4F568406"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513BF8F"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21A8A193"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5D4B48F6"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3</w:t>
            </w:r>
          </w:p>
        </w:tc>
      </w:tr>
      <w:tr w:rsidR="00E67269" w:rsidRPr="00F94643" w14:paraId="43E508AB" w14:textId="77777777" w:rsidTr="00E67269">
        <w:trPr>
          <w:trHeight w:val="300"/>
        </w:trPr>
        <w:tc>
          <w:tcPr>
            <w:tcW w:w="0" w:type="auto"/>
            <w:tcBorders>
              <w:top w:val="nil"/>
              <w:left w:val="nil"/>
              <w:bottom w:val="nil"/>
              <w:right w:val="nil"/>
            </w:tcBorders>
            <w:shd w:val="clear" w:color="auto" w:fill="auto"/>
            <w:noWrap/>
            <w:vAlign w:val="bottom"/>
            <w:hideMark/>
          </w:tcPr>
          <w:p w14:paraId="6AB9D89A" w14:textId="77777777" w:rsidR="00E67269" w:rsidRPr="00F94643" w:rsidRDefault="00E67269" w:rsidP="00E67269">
            <w:pPr>
              <w:rPr>
                <w:rFonts w:ascii="Calibri" w:eastAsia="Times New Roman" w:hAnsi="Calibri" w:cs="Times New Roman"/>
                <w:sz w:val="20"/>
                <w:szCs w:val="20"/>
                <w:lang w:val="en-GB"/>
              </w:rPr>
            </w:pPr>
            <w:proofErr w:type="gramStart"/>
            <w:r w:rsidRPr="00F94643">
              <w:rPr>
                <w:rFonts w:ascii="Calibri" w:eastAsia="Times New Roman" w:hAnsi="Calibri" w:cs="Times New Roman"/>
                <w:sz w:val="20"/>
                <w:szCs w:val="20"/>
                <w:lang w:val="en-GB"/>
              </w:rPr>
              <w:t>hookerae2</w:t>
            </w:r>
            <w:proofErr w:type="gramEnd"/>
            <w:r w:rsidRPr="00F94643">
              <w:rPr>
                <w:rFonts w:ascii="Calibri" w:eastAsia="Times New Roman" w:hAnsi="Calibri" w:cs="Times New Roman"/>
                <w:sz w:val="20"/>
                <w:szCs w:val="20"/>
                <w:lang w:val="en-GB"/>
              </w:rPr>
              <w:t>_4</w:t>
            </w:r>
          </w:p>
        </w:tc>
        <w:tc>
          <w:tcPr>
            <w:tcW w:w="0" w:type="auto"/>
            <w:tcBorders>
              <w:top w:val="nil"/>
              <w:left w:val="single" w:sz="4" w:space="0" w:color="auto"/>
              <w:bottom w:val="nil"/>
              <w:right w:val="nil"/>
            </w:tcBorders>
            <w:shd w:val="clear" w:color="000000" w:fill="C6EFCE"/>
            <w:noWrap/>
            <w:vAlign w:val="bottom"/>
            <w:hideMark/>
          </w:tcPr>
          <w:p w14:paraId="76B78939"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184484"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009830D"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7F55061"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9197E17"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20724ED"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7207994"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r>
      <w:tr w:rsidR="00E67269" w:rsidRPr="00F94643" w14:paraId="069B37C3" w14:textId="77777777" w:rsidTr="00E67269">
        <w:trPr>
          <w:trHeight w:val="300"/>
        </w:trPr>
        <w:tc>
          <w:tcPr>
            <w:tcW w:w="0" w:type="auto"/>
            <w:tcBorders>
              <w:top w:val="nil"/>
              <w:left w:val="nil"/>
              <w:bottom w:val="nil"/>
              <w:right w:val="nil"/>
            </w:tcBorders>
            <w:shd w:val="clear" w:color="auto" w:fill="auto"/>
            <w:noWrap/>
            <w:vAlign w:val="bottom"/>
            <w:hideMark/>
          </w:tcPr>
          <w:p w14:paraId="448A6329" w14:textId="77777777" w:rsidR="00E67269" w:rsidRPr="00F94643" w:rsidRDefault="00E67269" w:rsidP="00E67269">
            <w:pPr>
              <w:rPr>
                <w:rFonts w:ascii="Calibri" w:eastAsia="Times New Roman" w:hAnsi="Calibri" w:cs="Times New Roman"/>
                <w:sz w:val="20"/>
                <w:szCs w:val="20"/>
                <w:lang w:val="en-GB"/>
              </w:rPr>
            </w:pPr>
            <w:proofErr w:type="gramStart"/>
            <w:r w:rsidRPr="00F94643">
              <w:rPr>
                <w:rFonts w:ascii="Calibri" w:eastAsia="Times New Roman" w:hAnsi="Calibri" w:cs="Times New Roman"/>
                <w:sz w:val="20"/>
                <w:szCs w:val="20"/>
                <w:lang w:val="en-GB"/>
              </w:rPr>
              <w:t>javanicum1</w:t>
            </w:r>
            <w:proofErr w:type="gramEnd"/>
            <w:r w:rsidRPr="00F94643">
              <w:rPr>
                <w:rFonts w:ascii="Calibri" w:eastAsia="Times New Roman" w:hAnsi="Calibri" w:cs="Times New Roman"/>
                <w:sz w:val="20"/>
                <w:szCs w:val="20"/>
                <w:lang w:val="en-GB"/>
              </w:rPr>
              <w:t>*</w:t>
            </w:r>
          </w:p>
        </w:tc>
        <w:tc>
          <w:tcPr>
            <w:tcW w:w="0" w:type="auto"/>
            <w:tcBorders>
              <w:top w:val="nil"/>
              <w:left w:val="single" w:sz="4" w:space="0" w:color="auto"/>
              <w:bottom w:val="nil"/>
              <w:right w:val="nil"/>
            </w:tcBorders>
            <w:shd w:val="clear" w:color="000000" w:fill="C6EFCE"/>
            <w:noWrap/>
            <w:vAlign w:val="bottom"/>
            <w:hideMark/>
          </w:tcPr>
          <w:p w14:paraId="0C0AE9F9"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9BEB347"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F058A6"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685B86F"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017C41"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B087BE3" w14:textId="77777777" w:rsidR="00E67269" w:rsidRPr="00F94643" w:rsidRDefault="00E67269" w:rsidP="00E67269">
            <w:pPr>
              <w:rPr>
                <w:rFonts w:ascii="Calibri" w:eastAsia="Times New Roman" w:hAnsi="Calibri" w:cs="Times New Roman"/>
                <w:color w:val="008000"/>
                <w:sz w:val="20"/>
                <w:szCs w:val="20"/>
                <w:lang w:val="en-GB"/>
              </w:rPr>
            </w:pPr>
            <w:r w:rsidRPr="00F94643">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single" w:sz="4" w:space="0" w:color="auto"/>
            </w:tcBorders>
            <w:shd w:val="clear" w:color="000000" w:fill="C6EFCE"/>
            <w:noWrap/>
            <w:vAlign w:val="bottom"/>
            <w:hideMark/>
          </w:tcPr>
          <w:p w14:paraId="3F85AF19"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r>
      <w:tr w:rsidR="00E67269" w:rsidRPr="00F94643" w14:paraId="1263F166" w14:textId="77777777" w:rsidTr="00E67269">
        <w:trPr>
          <w:trHeight w:val="300"/>
        </w:trPr>
        <w:tc>
          <w:tcPr>
            <w:tcW w:w="0" w:type="auto"/>
            <w:tcBorders>
              <w:top w:val="nil"/>
              <w:left w:val="nil"/>
              <w:bottom w:val="nil"/>
              <w:right w:val="nil"/>
            </w:tcBorders>
            <w:shd w:val="clear" w:color="auto" w:fill="auto"/>
            <w:noWrap/>
            <w:vAlign w:val="bottom"/>
            <w:hideMark/>
          </w:tcPr>
          <w:p w14:paraId="0BB6F9FA" w14:textId="77777777" w:rsidR="00E67269" w:rsidRPr="00F94643" w:rsidRDefault="00E67269" w:rsidP="00E67269">
            <w:pPr>
              <w:rPr>
                <w:rFonts w:ascii="Calibri" w:eastAsia="Times New Roman" w:hAnsi="Calibri" w:cs="Times New Roman"/>
                <w:sz w:val="20"/>
                <w:szCs w:val="20"/>
                <w:lang w:val="en-GB"/>
              </w:rPr>
            </w:pPr>
            <w:proofErr w:type="gramStart"/>
            <w:r w:rsidRPr="00F94643">
              <w:rPr>
                <w:rFonts w:ascii="Calibri" w:eastAsia="Times New Roman" w:hAnsi="Calibri" w:cs="Times New Roman"/>
                <w:sz w:val="20"/>
                <w:szCs w:val="20"/>
                <w:lang w:val="en-GB"/>
              </w:rPr>
              <w:t>javanicum2</w:t>
            </w:r>
            <w:proofErr w:type="gramEnd"/>
            <w:r w:rsidRPr="00F94643">
              <w:rPr>
                <w:rFonts w:ascii="Calibri" w:eastAsia="Times New Roman" w:hAnsi="Calibri" w:cs="Times New Roman"/>
                <w:sz w:val="20"/>
                <w:szCs w:val="20"/>
                <w:lang w:val="en-GB"/>
              </w:rPr>
              <w:t>*</w:t>
            </w:r>
          </w:p>
        </w:tc>
        <w:tc>
          <w:tcPr>
            <w:tcW w:w="0" w:type="auto"/>
            <w:tcBorders>
              <w:top w:val="nil"/>
              <w:left w:val="single" w:sz="4" w:space="0" w:color="auto"/>
              <w:bottom w:val="nil"/>
              <w:right w:val="nil"/>
            </w:tcBorders>
            <w:shd w:val="clear" w:color="000000" w:fill="FFEB9C"/>
            <w:noWrap/>
            <w:vAlign w:val="bottom"/>
            <w:hideMark/>
          </w:tcPr>
          <w:p w14:paraId="05A09FE6"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E22F73E"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1E740AAC"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4CA39C8" w14:textId="77777777" w:rsidR="00E67269" w:rsidRPr="00F94643" w:rsidRDefault="00E67269" w:rsidP="00E67269">
            <w:pPr>
              <w:rPr>
                <w:rFonts w:ascii="Calibri" w:eastAsia="Times New Roman" w:hAnsi="Calibri" w:cs="Times New Roman"/>
                <w:color w:val="006100"/>
                <w:sz w:val="20"/>
                <w:szCs w:val="20"/>
                <w:lang w:val="en-GB"/>
              </w:rPr>
            </w:pPr>
            <w:proofErr w:type="gramStart"/>
            <w:r w:rsidRPr="00F94643">
              <w:rPr>
                <w:rFonts w:ascii="Calibri" w:eastAsia="Times New Roman" w:hAnsi="Calibri" w:cs="Times New Roman"/>
                <w:color w:val="006100"/>
                <w:sz w:val="20"/>
                <w:szCs w:val="20"/>
                <w:lang w:val="en-GB"/>
              </w:rPr>
              <w:t>Correct(</w:t>
            </w:r>
            <w:proofErr w:type="gramEnd"/>
            <w:r w:rsidRPr="00F94643">
              <w:rPr>
                <w:rFonts w:ascii="Calibri" w:eastAsia="Times New Roman" w:hAnsi="Calibri" w:cs="Times New Roman"/>
                <w:color w:val="006100"/>
                <w:sz w:val="20"/>
                <w:szCs w:val="20"/>
                <w:lang w:val="en-GB"/>
              </w:rPr>
              <w:t>low)</w:t>
            </w:r>
          </w:p>
        </w:tc>
        <w:tc>
          <w:tcPr>
            <w:tcW w:w="0" w:type="auto"/>
            <w:tcBorders>
              <w:top w:val="nil"/>
              <w:left w:val="single" w:sz="4" w:space="0" w:color="auto"/>
              <w:bottom w:val="nil"/>
              <w:right w:val="nil"/>
            </w:tcBorders>
            <w:shd w:val="clear" w:color="000000" w:fill="FFEB9C"/>
            <w:noWrap/>
            <w:vAlign w:val="bottom"/>
            <w:hideMark/>
          </w:tcPr>
          <w:p w14:paraId="3D178A91" w14:textId="77777777" w:rsidR="00E67269" w:rsidRPr="00F94643" w:rsidRDefault="00E67269" w:rsidP="00E67269">
            <w:pPr>
              <w:rPr>
                <w:rFonts w:ascii="Calibri" w:eastAsia="Times New Roman" w:hAnsi="Calibri" w:cs="Times New Roman"/>
                <w:color w:val="008000"/>
                <w:sz w:val="20"/>
                <w:szCs w:val="20"/>
                <w:lang w:val="en-GB"/>
              </w:rPr>
            </w:pPr>
            <w:r w:rsidRPr="00F94643">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nil"/>
            </w:tcBorders>
            <w:shd w:val="clear" w:color="000000" w:fill="FFEB9C"/>
            <w:noWrap/>
            <w:vAlign w:val="bottom"/>
            <w:hideMark/>
          </w:tcPr>
          <w:p w14:paraId="4B2BBF81" w14:textId="77777777" w:rsidR="00E67269" w:rsidRPr="00F94643" w:rsidRDefault="00E67269" w:rsidP="00E67269">
            <w:pPr>
              <w:rPr>
                <w:rFonts w:ascii="Calibri" w:eastAsia="Times New Roman" w:hAnsi="Calibri" w:cs="Times New Roman"/>
                <w:color w:val="008000"/>
                <w:sz w:val="20"/>
                <w:szCs w:val="20"/>
                <w:lang w:val="en-GB"/>
              </w:rPr>
            </w:pPr>
            <w:r w:rsidRPr="00F94643">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single" w:sz="4" w:space="0" w:color="auto"/>
            </w:tcBorders>
            <w:shd w:val="clear" w:color="000000" w:fill="FFC7CE"/>
            <w:noWrap/>
            <w:vAlign w:val="bottom"/>
            <w:hideMark/>
          </w:tcPr>
          <w:p w14:paraId="685EA81B"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1(low)</w:t>
            </w:r>
          </w:p>
        </w:tc>
      </w:tr>
      <w:tr w:rsidR="00E67269" w:rsidRPr="00F94643" w14:paraId="67999E3E" w14:textId="77777777" w:rsidTr="00E67269">
        <w:trPr>
          <w:trHeight w:val="300"/>
        </w:trPr>
        <w:tc>
          <w:tcPr>
            <w:tcW w:w="0" w:type="auto"/>
            <w:tcBorders>
              <w:top w:val="nil"/>
              <w:left w:val="nil"/>
              <w:bottom w:val="nil"/>
              <w:right w:val="nil"/>
            </w:tcBorders>
            <w:shd w:val="clear" w:color="auto" w:fill="auto"/>
            <w:noWrap/>
            <w:vAlign w:val="bottom"/>
            <w:hideMark/>
          </w:tcPr>
          <w:p w14:paraId="1F308483" w14:textId="77777777" w:rsidR="00E67269" w:rsidRPr="00F94643" w:rsidRDefault="00E67269" w:rsidP="00E67269">
            <w:pPr>
              <w:rPr>
                <w:rFonts w:ascii="Calibri" w:eastAsia="Times New Roman" w:hAnsi="Calibri" w:cs="Times New Roman"/>
                <w:sz w:val="20"/>
                <w:szCs w:val="20"/>
                <w:lang w:val="en-GB"/>
              </w:rPr>
            </w:pPr>
            <w:proofErr w:type="gramStart"/>
            <w:r w:rsidRPr="00F94643">
              <w:rPr>
                <w:rFonts w:ascii="Calibri" w:eastAsia="Times New Roman" w:hAnsi="Calibri" w:cs="Times New Roman"/>
                <w:sz w:val="20"/>
                <w:szCs w:val="20"/>
                <w:lang w:val="en-GB"/>
              </w:rPr>
              <w:t>lawrenceanum1</w:t>
            </w:r>
            <w:proofErr w:type="gramEnd"/>
          </w:p>
        </w:tc>
        <w:tc>
          <w:tcPr>
            <w:tcW w:w="0" w:type="auto"/>
            <w:tcBorders>
              <w:top w:val="nil"/>
              <w:left w:val="single" w:sz="4" w:space="0" w:color="auto"/>
              <w:bottom w:val="nil"/>
              <w:right w:val="nil"/>
            </w:tcBorders>
            <w:shd w:val="clear" w:color="000000" w:fill="FFC7CE"/>
            <w:noWrap/>
            <w:vAlign w:val="bottom"/>
            <w:hideMark/>
          </w:tcPr>
          <w:p w14:paraId="235860BF"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4</w:t>
            </w:r>
          </w:p>
        </w:tc>
        <w:tc>
          <w:tcPr>
            <w:tcW w:w="0" w:type="auto"/>
            <w:tcBorders>
              <w:top w:val="nil"/>
              <w:left w:val="single" w:sz="4" w:space="0" w:color="auto"/>
              <w:bottom w:val="nil"/>
              <w:right w:val="nil"/>
            </w:tcBorders>
            <w:shd w:val="clear" w:color="000000" w:fill="FFEB9C"/>
            <w:noWrap/>
            <w:vAlign w:val="bottom"/>
            <w:hideMark/>
          </w:tcPr>
          <w:p w14:paraId="108439FC"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BB12DAC"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1731F102"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1F7A52D"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488AC2E"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4A422BDD"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r>
      <w:tr w:rsidR="00E67269" w:rsidRPr="00F94643" w14:paraId="3AC90077" w14:textId="77777777" w:rsidTr="00E67269">
        <w:trPr>
          <w:trHeight w:val="300"/>
        </w:trPr>
        <w:tc>
          <w:tcPr>
            <w:tcW w:w="0" w:type="auto"/>
            <w:tcBorders>
              <w:top w:val="nil"/>
              <w:left w:val="nil"/>
              <w:bottom w:val="nil"/>
              <w:right w:val="nil"/>
            </w:tcBorders>
            <w:shd w:val="clear" w:color="auto" w:fill="auto"/>
            <w:noWrap/>
            <w:vAlign w:val="bottom"/>
            <w:hideMark/>
          </w:tcPr>
          <w:p w14:paraId="0B588C04" w14:textId="77777777" w:rsidR="00E67269" w:rsidRPr="00F94643" w:rsidRDefault="00E67269" w:rsidP="00E67269">
            <w:pPr>
              <w:rPr>
                <w:rFonts w:ascii="Calibri" w:eastAsia="Times New Roman" w:hAnsi="Calibri" w:cs="Times New Roman"/>
                <w:sz w:val="20"/>
                <w:szCs w:val="20"/>
                <w:lang w:val="en-GB"/>
              </w:rPr>
            </w:pPr>
            <w:proofErr w:type="gramStart"/>
            <w:r w:rsidRPr="00F94643">
              <w:rPr>
                <w:rFonts w:ascii="Calibri" w:eastAsia="Times New Roman" w:hAnsi="Calibri" w:cs="Times New Roman"/>
                <w:sz w:val="20"/>
                <w:szCs w:val="20"/>
                <w:lang w:val="en-GB"/>
              </w:rPr>
              <w:lastRenderedPageBreak/>
              <w:t>mastersianum1</w:t>
            </w:r>
            <w:proofErr w:type="gramEnd"/>
          </w:p>
        </w:tc>
        <w:tc>
          <w:tcPr>
            <w:tcW w:w="0" w:type="auto"/>
            <w:tcBorders>
              <w:top w:val="nil"/>
              <w:left w:val="single" w:sz="4" w:space="0" w:color="auto"/>
              <w:bottom w:val="nil"/>
              <w:right w:val="nil"/>
            </w:tcBorders>
            <w:shd w:val="clear" w:color="000000" w:fill="FFEB9C"/>
            <w:noWrap/>
            <w:vAlign w:val="bottom"/>
            <w:hideMark/>
          </w:tcPr>
          <w:p w14:paraId="5F00209C"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2EFF27D"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A367BE0" w14:textId="77777777" w:rsidR="00E67269" w:rsidRPr="00F94643" w:rsidRDefault="00E67269" w:rsidP="00E67269">
            <w:pPr>
              <w:rPr>
                <w:rFonts w:ascii="Calibri" w:eastAsia="Times New Roman" w:hAnsi="Calibri" w:cs="Times New Roman"/>
                <w:color w:val="008000"/>
                <w:sz w:val="20"/>
                <w:szCs w:val="20"/>
                <w:lang w:val="en-GB"/>
              </w:rPr>
            </w:pPr>
            <w:r w:rsidRPr="00F94643">
              <w:rPr>
                <w:rFonts w:ascii="Calibri" w:eastAsia="Times New Roman" w:hAnsi="Calibri" w:cs="Times New Roman"/>
                <w:color w:val="008000"/>
                <w:sz w:val="20"/>
                <w:szCs w:val="20"/>
                <w:lang w:val="en-GB"/>
              </w:rPr>
              <w:t>Unknown 7/3(low)</w:t>
            </w:r>
          </w:p>
        </w:tc>
        <w:tc>
          <w:tcPr>
            <w:tcW w:w="0" w:type="auto"/>
            <w:tcBorders>
              <w:top w:val="nil"/>
              <w:left w:val="single" w:sz="4" w:space="0" w:color="auto"/>
              <w:bottom w:val="nil"/>
              <w:right w:val="nil"/>
            </w:tcBorders>
            <w:shd w:val="clear" w:color="000000" w:fill="C6EFCE"/>
            <w:noWrap/>
            <w:vAlign w:val="bottom"/>
            <w:hideMark/>
          </w:tcPr>
          <w:p w14:paraId="473B31BE"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4F0190B"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9FD9EBA"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1BF1658" w14:textId="77777777" w:rsidR="00E67269" w:rsidRPr="00F94643" w:rsidRDefault="00E67269" w:rsidP="00E67269">
            <w:pPr>
              <w:rPr>
                <w:rFonts w:ascii="Calibri" w:eastAsia="Times New Roman" w:hAnsi="Calibri" w:cs="Times New Roman"/>
                <w:color w:val="006100"/>
                <w:sz w:val="20"/>
                <w:szCs w:val="20"/>
                <w:lang w:val="en-GB"/>
              </w:rPr>
            </w:pPr>
            <w:proofErr w:type="gramStart"/>
            <w:r w:rsidRPr="00F94643">
              <w:rPr>
                <w:rFonts w:ascii="Calibri" w:eastAsia="Times New Roman" w:hAnsi="Calibri" w:cs="Times New Roman"/>
                <w:color w:val="006100"/>
                <w:sz w:val="20"/>
                <w:szCs w:val="20"/>
                <w:lang w:val="en-GB"/>
              </w:rPr>
              <w:t>Correct(</w:t>
            </w:r>
            <w:proofErr w:type="gramEnd"/>
            <w:r w:rsidRPr="00F94643">
              <w:rPr>
                <w:rFonts w:ascii="Calibri" w:eastAsia="Times New Roman" w:hAnsi="Calibri" w:cs="Times New Roman"/>
                <w:color w:val="006100"/>
                <w:sz w:val="20"/>
                <w:szCs w:val="20"/>
                <w:lang w:val="en-GB"/>
              </w:rPr>
              <w:t>low)</w:t>
            </w:r>
          </w:p>
        </w:tc>
      </w:tr>
      <w:tr w:rsidR="00E67269" w:rsidRPr="00F94643" w14:paraId="4CEAC629" w14:textId="77777777" w:rsidTr="00E67269">
        <w:trPr>
          <w:trHeight w:val="300"/>
        </w:trPr>
        <w:tc>
          <w:tcPr>
            <w:tcW w:w="0" w:type="auto"/>
            <w:tcBorders>
              <w:top w:val="nil"/>
              <w:left w:val="nil"/>
              <w:bottom w:val="nil"/>
              <w:right w:val="nil"/>
            </w:tcBorders>
            <w:shd w:val="clear" w:color="auto" w:fill="auto"/>
            <w:noWrap/>
            <w:vAlign w:val="bottom"/>
            <w:hideMark/>
          </w:tcPr>
          <w:p w14:paraId="4C23AE8B" w14:textId="77777777" w:rsidR="00E67269" w:rsidRPr="00F94643" w:rsidRDefault="00E67269" w:rsidP="00E67269">
            <w:pPr>
              <w:rPr>
                <w:rFonts w:ascii="Calibri" w:eastAsia="Times New Roman" w:hAnsi="Calibri" w:cs="Times New Roman"/>
                <w:sz w:val="20"/>
                <w:szCs w:val="20"/>
                <w:lang w:val="en-GB"/>
              </w:rPr>
            </w:pPr>
            <w:proofErr w:type="gramStart"/>
            <w:r w:rsidRPr="00F94643">
              <w:rPr>
                <w:rFonts w:ascii="Calibri" w:eastAsia="Times New Roman" w:hAnsi="Calibri" w:cs="Times New Roman"/>
                <w:sz w:val="20"/>
                <w:szCs w:val="20"/>
                <w:lang w:val="en-GB"/>
              </w:rPr>
              <w:t>mastersianum2</w:t>
            </w:r>
            <w:proofErr w:type="gramEnd"/>
            <w:r w:rsidRPr="00F94643">
              <w:rPr>
                <w:rFonts w:ascii="Calibri" w:eastAsia="Times New Roman" w:hAnsi="Calibri" w:cs="Times New Roman"/>
                <w:sz w:val="20"/>
                <w:szCs w:val="20"/>
                <w:lang w:val="en-GB"/>
              </w:rPr>
              <w:t>_5</w:t>
            </w:r>
          </w:p>
        </w:tc>
        <w:tc>
          <w:tcPr>
            <w:tcW w:w="0" w:type="auto"/>
            <w:tcBorders>
              <w:top w:val="nil"/>
              <w:left w:val="single" w:sz="4" w:space="0" w:color="auto"/>
              <w:bottom w:val="nil"/>
              <w:right w:val="nil"/>
            </w:tcBorders>
            <w:shd w:val="clear" w:color="000000" w:fill="C6EFCE"/>
            <w:noWrap/>
            <w:vAlign w:val="bottom"/>
            <w:hideMark/>
          </w:tcPr>
          <w:p w14:paraId="0FEBF81F"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A9A66C5"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0658588"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1C096D0"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4666C53"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567FED"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9765D6B"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r>
      <w:tr w:rsidR="00E67269" w:rsidRPr="00F94643" w14:paraId="340F305D" w14:textId="77777777" w:rsidTr="00E67269">
        <w:trPr>
          <w:trHeight w:val="300"/>
        </w:trPr>
        <w:tc>
          <w:tcPr>
            <w:tcW w:w="0" w:type="auto"/>
            <w:tcBorders>
              <w:top w:val="nil"/>
              <w:left w:val="nil"/>
              <w:bottom w:val="nil"/>
              <w:right w:val="nil"/>
            </w:tcBorders>
            <w:shd w:val="clear" w:color="auto" w:fill="auto"/>
            <w:noWrap/>
            <w:vAlign w:val="bottom"/>
            <w:hideMark/>
          </w:tcPr>
          <w:p w14:paraId="65C0E923" w14:textId="77777777" w:rsidR="00E67269" w:rsidRPr="00F94643" w:rsidRDefault="00E67269" w:rsidP="00E67269">
            <w:pPr>
              <w:rPr>
                <w:rFonts w:ascii="Calibri" w:eastAsia="Times New Roman" w:hAnsi="Calibri" w:cs="Times New Roman"/>
                <w:sz w:val="20"/>
                <w:szCs w:val="20"/>
                <w:lang w:val="en-GB"/>
              </w:rPr>
            </w:pPr>
            <w:proofErr w:type="gramStart"/>
            <w:r w:rsidRPr="00F94643">
              <w:rPr>
                <w:rFonts w:ascii="Calibri" w:eastAsia="Times New Roman" w:hAnsi="Calibri" w:cs="Times New Roman"/>
                <w:sz w:val="20"/>
                <w:szCs w:val="20"/>
                <w:lang w:val="en-GB"/>
              </w:rPr>
              <w:t>papuanum1</w:t>
            </w:r>
            <w:proofErr w:type="gramEnd"/>
            <w:r w:rsidRPr="00F94643">
              <w:rPr>
                <w:rFonts w:ascii="Calibri" w:eastAsia="Times New Roman" w:hAnsi="Calibri" w:cs="Times New Roman"/>
                <w:sz w:val="20"/>
                <w:szCs w:val="20"/>
                <w:lang w:val="en-GB"/>
              </w:rPr>
              <w:t>*</w:t>
            </w:r>
          </w:p>
        </w:tc>
        <w:tc>
          <w:tcPr>
            <w:tcW w:w="0" w:type="auto"/>
            <w:tcBorders>
              <w:top w:val="nil"/>
              <w:left w:val="single" w:sz="4" w:space="0" w:color="auto"/>
              <w:bottom w:val="nil"/>
              <w:right w:val="nil"/>
            </w:tcBorders>
            <w:shd w:val="clear" w:color="000000" w:fill="FFEB9C"/>
            <w:noWrap/>
            <w:vAlign w:val="bottom"/>
            <w:hideMark/>
          </w:tcPr>
          <w:p w14:paraId="34BCC02D" w14:textId="77777777" w:rsidR="00E67269" w:rsidRPr="00F94643" w:rsidRDefault="00E67269" w:rsidP="00E67269">
            <w:pPr>
              <w:rPr>
                <w:rFonts w:ascii="Calibri" w:eastAsia="Times New Roman" w:hAnsi="Calibri" w:cs="Times New Roman"/>
                <w:color w:val="008000"/>
                <w:sz w:val="20"/>
                <w:szCs w:val="20"/>
                <w:lang w:val="en-GB"/>
              </w:rPr>
            </w:pPr>
            <w:r w:rsidRPr="00F94643">
              <w:rPr>
                <w:rFonts w:ascii="Calibri" w:eastAsia="Times New Roman" w:hAnsi="Calibri" w:cs="Times New Roman"/>
                <w:color w:val="008000"/>
                <w:sz w:val="20"/>
                <w:szCs w:val="20"/>
                <w:lang w:val="en-GB"/>
              </w:rPr>
              <w:t>Unknown 4/7/1(L)</w:t>
            </w:r>
          </w:p>
        </w:tc>
        <w:tc>
          <w:tcPr>
            <w:tcW w:w="0" w:type="auto"/>
            <w:tcBorders>
              <w:top w:val="nil"/>
              <w:left w:val="single" w:sz="4" w:space="0" w:color="auto"/>
              <w:bottom w:val="nil"/>
              <w:right w:val="nil"/>
            </w:tcBorders>
            <w:shd w:val="clear" w:color="000000" w:fill="FFEB9C"/>
            <w:noWrap/>
            <w:vAlign w:val="bottom"/>
            <w:hideMark/>
          </w:tcPr>
          <w:p w14:paraId="48255DBB"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C89B18A" w14:textId="77777777" w:rsidR="00E67269" w:rsidRPr="00F94643" w:rsidRDefault="00E67269" w:rsidP="00E67269">
            <w:pPr>
              <w:rPr>
                <w:rFonts w:ascii="Calibri" w:eastAsia="Times New Roman" w:hAnsi="Calibri" w:cs="Times New Roman"/>
                <w:color w:val="008000"/>
                <w:sz w:val="20"/>
                <w:szCs w:val="20"/>
                <w:lang w:val="en-GB"/>
              </w:rPr>
            </w:pPr>
            <w:r w:rsidRPr="00F94643">
              <w:rPr>
                <w:rFonts w:ascii="Calibri" w:eastAsia="Times New Roman" w:hAnsi="Calibri" w:cs="Times New Roman"/>
                <w:color w:val="008000"/>
                <w:sz w:val="20"/>
                <w:szCs w:val="20"/>
                <w:lang w:val="en-GB"/>
              </w:rPr>
              <w:t>Unknown 7/6/1</w:t>
            </w:r>
          </w:p>
        </w:tc>
        <w:tc>
          <w:tcPr>
            <w:tcW w:w="0" w:type="auto"/>
            <w:tcBorders>
              <w:top w:val="nil"/>
              <w:left w:val="single" w:sz="4" w:space="0" w:color="auto"/>
              <w:bottom w:val="nil"/>
              <w:right w:val="nil"/>
            </w:tcBorders>
            <w:shd w:val="clear" w:color="000000" w:fill="FFEB9C"/>
            <w:noWrap/>
            <w:vAlign w:val="bottom"/>
            <w:hideMark/>
          </w:tcPr>
          <w:p w14:paraId="296CD679"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4F6CA38B"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15CADF32" w14:textId="77777777" w:rsidR="00E67269" w:rsidRPr="00F94643" w:rsidRDefault="00E67269" w:rsidP="00E67269">
            <w:pPr>
              <w:rPr>
                <w:rFonts w:ascii="Calibri" w:eastAsia="Times New Roman" w:hAnsi="Calibri" w:cs="Times New Roman"/>
                <w:color w:val="008000"/>
                <w:sz w:val="20"/>
                <w:szCs w:val="20"/>
                <w:lang w:val="en-GB"/>
              </w:rPr>
            </w:pPr>
            <w:r w:rsidRPr="00F94643">
              <w:rPr>
                <w:rFonts w:ascii="Calibri" w:eastAsia="Times New Roman" w:hAnsi="Calibri" w:cs="Times New Roman"/>
                <w:color w:val="008000"/>
                <w:sz w:val="20"/>
                <w:szCs w:val="20"/>
                <w:lang w:val="en-GB"/>
              </w:rPr>
              <w:t>Unknown 3/7(low)</w:t>
            </w:r>
          </w:p>
        </w:tc>
        <w:tc>
          <w:tcPr>
            <w:tcW w:w="0" w:type="auto"/>
            <w:tcBorders>
              <w:top w:val="nil"/>
              <w:left w:val="single" w:sz="4" w:space="0" w:color="auto"/>
              <w:bottom w:val="nil"/>
              <w:right w:val="single" w:sz="4" w:space="0" w:color="auto"/>
            </w:tcBorders>
            <w:shd w:val="clear" w:color="000000" w:fill="FFC7CE"/>
            <w:noWrap/>
            <w:vAlign w:val="bottom"/>
            <w:hideMark/>
          </w:tcPr>
          <w:p w14:paraId="22E13085"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5</w:t>
            </w:r>
          </w:p>
        </w:tc>
      </w:tr>
      <w:tr w:rsidR="00E67269" w:rsidRPr="00F94643" w14:paraId="01516EC5" w14:textId="77777777" w:rsidTr="00E67269">
        <w:trPr>
          <w:trHeight w:val="300"/>
        </w:trPr>
        <w:tc>
          <w:tcPr>
            <w:tcW w:w="0" w:type="auto"/>
            <w:tcBorders>
              <w:top w:val="nil"/>
              <w:left w:val="nil"/>
              <w:bottom w:val="nil"/>
              <w:right w:val="nil"/>
            </w:tcBorders>
            <w:shd w:val="clear" w:color="auto" w:fill="auto"/>
            <w:noWrap/>
            <w:vAlign w:val="bottom"/>
            <w:hideMark/>
          </w:tcPr>
          <w:p w14:paraId="45BF35A7" w14:textId="77777777" w:rsidR="00E67269" w:rsidRPr="00F94643" w:rsidRDefault="00E67269" w:rsidP="00E67269">
            <w:pPr>
              <w:rPr>
                <w:rFonts w:ascii="Calibri" w:eastAsia="Times New Roman" w:hAnsi="Calibri" w:cs="Times New Roman"/>
                <w:sz w:val="20"/>
                <w:szCs w:val="20"/>
                <w:lang w:val="en-GB"/>
              </w:rPr>
            </w:pPr>
            <w:proofErr w:type="gramStart"/>
            <w:r w:rsidRPr="00F94643">
              <w:rPr>
                <w:rFonts w:ascii="Calibri" w:eastAsia="Times New Roman" w:hAnsi="Calibri" w:cs="Times New Roman"/>
                <w:sz w:val="20"/>
                <w:szCs w:val="20"/>
                <w:lang w:val="en-GB"/>
              </w:rPr>
              <w:t>purpuratum1</w:t>
            </w:r>
            <w:proofErr w:type="gramEnd"/>
          </w:p>
        </w:tc>
        <w:tc>
          <w:tcPr>
            <w:tcW w:w="0" w:type="auto"/>
            <w:tcBorders>
              <w:top w:val="nil"/>
              <w:left w:val="single" w:sz="4" w:space="0" w:color="auto"/>
              <w:bottom w:val="nil"/>
              <w:right w:val="nil"/>
            </w:tcBorders>
            <w:shd w:val="clear" w:color="000000" w:fill="FFC7CE"/>
            <w:noWrap/>
            <w:vAlign w:val="bottom"/>
            <w:hideMark/>
          </w:tcPr>
          <w:p w14:paraId="537A27A6"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04FFF4C"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801C0FA"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265523C5"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 1/3(low)</w:t>
            </w:r>
          </w:p>
        </w:tc>
        <w:tc>
          <w:tcPr>
            <w:tcW w:w="0" w:type="auto"/>
            <w:tcBorders>
              <w:top w:val="nil"/>
              <w:left w:val="single" w:sz="4" w:space="0" w:color="auto"/>
              <w:bottom w:val="nil"/>
              <w:right w:val="nil"/>
            </w:tcBorders>
            <w:shd w:val="clear" w:color="000000" w:fill="FFEB9C"/>
            <w:noWrap/>
            <w:vAlign w:val="bottom"/>
            <w:hideMark/>
          </w:tcPr>
          <w:p w14:paraId="2B49F417"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F25E0AF"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7B297A9A"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1</w:t>
            </w:r>
          </w:p>
        </w:tc>
      </w:tr>
      <w:tr w:rsidR="00E67269" w:rsidRPr="00F94643" w14:paraId="23A70792" w14:textId="77777777" w:rsidTr="00E67269">
        <w:trPr>
          <w:trHeight w:val="300"/>
        </w:trPr>
        <w:tc>
          <w:tcPr>
            <w:tcW w:w="0" w:type="auto"/>
            <w:tcBorders>
              <w:top w:val="nil"/>
              <w:left w:val="nil"/>
              <w:bottom w:val="nil"/>
              <w:right w:val="nil"/>
            </w:tcBorders>
            <w:shd w:val="clear" w:color="auto" w:fill="auto"/>
            <w:noWrap/>
            <w:vAlign w:val="bottom"/>
            <w:hideMark/>
          </w:tcPr>
          <w:p w14:paraId="2C1322C1" w14:textId="77777777" w:rsidR="00E67269" w:rsidRPr="00F94643" w:rsidRDefault="00E67269" w:rsidP="00E67269">
            <w:pPr>
              <w:rPr>
                <w:rFonts w:ascii="Calibri" w:eastAsia="Times New Roman" w:hAnsi="Calibri" w:cs="Times New Roman"/>
                <w:sz w:val="20"/>
                <w:szCs w:val="20"/>
                <w:lang w:val="en-GB"/>
              </w:rPr>
            </w:pPr>
            <w:proofErr w:type="gramStart"/>
            <w:r w:rsidRPr="00F94643">
              <w:rPr>
                <w:rFonts w:ascii="Calibri" w:eastAsia="Times New Roman" w:hAnsi="Calibri" w:cs="Times New Roman"/>
                <w:sz w:val="20"/>
                <w:szCs w:val="20"/>
                <w:lang w:val="en-GB"/>
              </w:rPr>
              <w:t>purpuratum2</w:t>
            </w:r>
            <w:proofErr w:type="gramEnd"/>
            <w:r w:rsidRPr="00F94643">
              <w:rPr>
                <w:rFonts w:ascii="Calibri" w:eastAsia="Times New Roman" w:hAnsi="Calibri" w:cs="Times New Roman"/>
                <w:sz w:val="20"/>
                <w:szCs w:val="20"/>
                <w:lang w:val="en-GB"/>
              </w:rPr>
              <w:t>_1</w:t>
            </w:r>
          </w:p>
        </w:tc>
        <w:tc>
          <w:tcPr>
            <w:tcW w:w="0" w:type="auto"/>
            <w:tcBorders>
              <w:top w:val="nil"/>
              <w:left w:val="single" w:sz="4" w:space="0" w:color="auto"/>
              <w:bottom w:val="nil"/>
              <w:right w:val="nil"/>
            </w:tcBorders>
            <w:shd w:val="clear" w:color="000000" w:fill="FFEB9C"/>
            <w:noWrap/>
            <w:vAlign w:val="bottom"/>
            <w:hideMark/>
          </w:tcPr>
          <w:p w14:paraId="75291FE0" w14:textId="77777777" w:rsidR="00E67269" w:rsidRPr="00F94643" w:rsidRDefault="00E67269" w:rsidP="00E67269">
            <w:pPr>
              <w:rPr>
                <w:rFonts w:ascii="Calibri" w:eastAsia="Times New Roman" w:hAnsi="Calibri" w:cs="Times New Roman"/>
                <w:color w:val="008000"/>
                <w:sz w:val="20"/>
                <w:szCs w:val="20"/>
                <w:lang w:val="en-GB"/>
              </w:rPr>
            </w:pPr>
            <w:r w:rsidRPr="00F94643">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45B8D0F1" w14:textId="77777777" w:rsidR="00E67269" w:rsidRPr="00F94643" w:rsidRDefault="00E67269" w:rsidP="00E67269">
            <w:pPr>
              <w:rPr>
                <w:rFonts w:ascii="Calibri" w:eastAsia="Times New Roman" w:hAnsi="Calibri" w:cs="Times New Roman"/>
                <w:color w:val="008000"/>
                <w:sz w:val="20"/>
                <w:szCs w:val="20"/>
                <w:lang w:val="en-GB"/>
              </w:rPr>
            </w:pPr>
            <w:r w:rsidRPr="00F94643">
              <w:rPr>
                <w:rFonts w:ascii="Calibri" w:eastAsia="Times New Roman" w:hAnsi="Calibri" w:cs="Times New Roman"/>
                <w:color w:val="008000"/>
                <w:sz w:val="20"/>
                <w:szCs w:val="20"/>
                <w:lang w:val="en-GB"/>
              </w:rPr>
              <w:t>Unknown 7/5</w:t>
            </w:r>
          </w:p>
        </w:tc>
        <w:tc>
          <w:tcPr>
            <w:tcW w:w="0" w:type="auto"/>
            <w:tcBorders>
              <w:top w:val="nil"/>
              <w:left w:val="single" w:sz="4" w:space="0" w:color="auto"/>
              <w:bottom w:val="nil"/>
              <w:right w:val="nil"/>
            </w:tcBorders>
            <w:shd w:val="clear" w:color="000000" w:fill="C6EFCE"/>
            <w:noWrap/>
            <w:vAlign w:val="bottom"/>
            <w:hideMark/>
          </w:tcPr>
          <w:p w14:paraId="5E3499D2"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2FDF930"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44D6F7F"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9BB126F"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8BF081D"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r>
      <w:tr w:rsidR="00E67269" w:rsidRPr="00F94643" w14:paraId="734FCA2A" w14:textId="77777777" w:rsidTr="00E67269">
        <w:trPr>
          <w:trHeight w:val="300"/>
        </w:trPr>
        <w:tc>
          <w:tcPr>
            <w:tcW w:w="0" w:type="auto"/>
            <w:tcBorders>
              <w:top w:val="nil"/>
              <w:left w:val="nil"/>
              <w:bottom w:val="nil"/>
              <w:right w:val="nil"/>
            </w:tcBorders>
            <w:shd w:val="clear" w:color="auto" w:fill="auto"/>
            <w:noWrap/>
            <w:vAlign w:val="bottom"/>
            <w:hideMark/>
          </w:tcPr>
          <w:p w14:paraId="59DA2702" w14:textId="77777777" w:rsidR="00E67269" w:rsidRPr="00F94643" w:rsidRDefault="00E67269" w:rsidP="00E67269">
            <w:pPr>
              <w:rPr>
                <w:rFonts w:ascii="Calibri" w:eastAsia="Times New Roman" w:hAnsi="Calibri" w:cs="Times New Roman"/>
                <w:sz w:val="20"/>
                <w:szCs w:val="20"/>
                <w:lang w:val="en-GB"/>
              </w:rPr>
            </w:pPr>
            <w:proofErr w:type="gramStart"/>
            <w:r w:rsidRPr="00F94643">
              <w:rPr>
                <w:rFonts w:ascii="Calibri" w:eastAsia="Times New Roman" w:hAnsi="Calibri" w:cs="Times New Roman"/>
                <w:sz w:val="20"/>
                <w:szCs w:val="20"/>
                <w:lang w:val="en-GB"/>
              </w:rPr>
              <w:t>purpuratum2</w:t>
            </w:r>
            <w:proofErr w:type="gramEnd"/>
          </w:p>
        </w:tc>
        <w:tc>
          <w:tcPr>
            <w:tcW w:w="0" w:type="auto"/>
            <w:tcBorders>
              <w:top w:val="nil"/>
              <w:left w:val="single" w:sz="4" w:space="0" w:color="auto"/>
              <w:bottom w:val="nil"/>
              <w:right w:val="nil"/>
            </w:tcBorders>
            <w:shd w:val="clear" w:color="000000" w:fill="FFC7CE"/>
            <w:noWrap/>
            <w:vAlign w:val="bottom"/>
            <w:hideMark/>
          </w:tcPr>
          <w:p w14:paraId="21174FB2"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16591C95" w14:textId="77777777" w:rsidR="00E67269" w:rsidRPr="00F94643" w:rsidRDefault="00E67269" w:rsidP="00E67269">
            <w:pPr>
              <w:rPr>
                <w:rFonts w:ascii="Calibri" w:eastAsia="Times New Roman" w:hAnsi="Calibri" w:cs="Times New Roman"/>
                <w:color w:val="008000"/>
                <w:sz w:val="20"/>
                <w:szCs w:val="20"/>
                <w:lang w:val="en-GB"/>
              </w:rPr>
            </w:pPr>
            <w:r w:rsidRPr="00F94643">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nil"/>
            </w:tcBorders>
            <w:shd w:val="clear" w:color="000000" w:fill="FFEB9C"/>
            <w:noWrap/>
            <w:vAlign w:val="bottom"/>
            <w:hideMark/>
          </w:tcPr>
          <w:p w14:paraId="73AA4D74" w14:textId="77777777" w:rsidR="00E67269" w:rsidRPr="00F94643" w:rsidRDefault="00E67269" w:rsidP="00E67269">
            <w:pPr>
              <w:rPr>
                <w:rFonts w:ascii="Calibri" w:eastAsia="Times New Roman" w:hAnsi="Calibri" w:cs="Times New Roman"/>
                <w:color w:val="008000"/>
                <w:sz w:val="20"/>
                <w:szCs w:val="20"/>
                <w:lang w:val="en-GB"/>
              </w:rPr>
            </w:pPr>
            <w:r w:rsidRPr="00F94643">
              <w:rPr>
                <w:rFonts w:ascii="Calibri" w:eastAsia="Times New Roman" w:hAnsi="Calibri" w:cs="Times New Roman"/>
                <w:color w:val="008000"/>
                <w:sz w:val="20"/>
                <w:szCs w:val="20"/>
                <w:lang w:val="en-GB"/>
              </w:rPr>
              <w:t>Unknown 1/7</w:t>
            </w:r>
          </w:p>
        </w:tc>
        <w:tc>
          <w:tcPr>
            <w:tcW w:w="0" w:type="auto"/>
            <w:tcBorders>
              <w:top w:val="nil"/>
              <w:left w:val="single" w:sz="4" w:space="0" w:color="auto"/>
              <w:bottom w:val="nil"/>
              <w:right w:val="nil"/>
            </w:tcBorders>
            <w:shd w:val="clear" w:color="000000" w:fill="FFEB9C"/>
            <w:noWrap/>
            <w:vAlign w:val="bottom"/>
            <w:hideMark/>
          </w:tcPr>
          <w:p w14:paraId="676A465C" w14:textId="77777777" w:rsidR="00E67269" w:rsidRPr="00F94643" w:rsidRDefault="00E67269" w:rsidP="00E67269">
            <w:pPr>
              <w:rPr>
                <w:rFonts w:ascii="Calibri" w:eastAsia="Times New Roman" w:hAnsi="Calibri" w:cs="Times New Roman"/>
                <w:color w:val="008000"/>
                <w:sz w:val="20"/>
                <w:szCs w:val="20"/>
                <w:lang w:val="en-GB"/>
              </w:rPr>
            </w:pPr>
            <w:r w:rsidRPr="00F94643">
              <w:rPr>
                <w:rFonts w:ascii="Calibri" w:eastAsia="Times New Roman" w:hAnsi="Calibri" w:cs="Times New Roman"/>
                <w:color w:val="008000"/>
                <w:sz w:val="20"/>
                <w:szCs w:val="20"/>
                <w:lang w:val="en-GB"/>
              </w:rPr>
              <w:t>Unknown 1/7</w:t>
            </w:r>
          </w:p>
        </w:tc>
        <w:tc>
          <w:tcPr>
            <w:tcW w:w="0" w:type="auto"/>
            <w:tcBorders>
              <w:top w:val="nil"/>
              <w:left w:val="single" w:sz="4" w:space="0" w:color="auto"/>
              <w:bottom w:val="nil"/>
              <w:right w:val="nil"/>
            </w:tcBorders>
            <w:shd w:val="clear" w:color="000000" w:fill="FFEB9C"/>
            <w:noWrap/>
            <w:vAlign w:val="bottom"/>
            <w:hideMark/>
          </w:tcPr>
          <w:p w14:paraId="731A34ED" w14:textId="77777777" w:rsidR="00E67269" w:rsidRPr="00F94643" w:rsidRDefault="00E67269" w:rsidP="00E67269">
            <w:pPr>
              <w:rPr>
                <w:rFonts w:ascii="Calibri" w:eastAsia="Times New Roman" w:hAnsi="Calibri" w:cs="Times New Roman"/>
                <w:color w:val="008000"/>
                <w:sz w:val="20"/>
                <w:szCs w:val="20"/>
                <w:lang w:val="en-GB"/>
              </w:rPr>
            </w:pPr>
            <w:r w:rsidRPr="00F94643">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4F6D4B74"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2EF47596"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1</w:t>
            </w:r>
          </w:p>
        </w:tc>
      </w:tr>
      <w:tr w:rsidR="00E67269" w:rsidRPr="00F94643" w14:paraId="664CA144" w14:textId="77777777" w:rsidTr="00E67269">
        <w:trPr>
          <w:trHeight w:val="300"/>
        </w:trPr>
        <w:tc>
          <w:tcPr>
            <w:tcW w:w="0" w:type="auto"/>
            <w:tcBorders>
              <w:top w:val="nil"/>
              <w:left w:val="nil"/>
              <w:bottom w:val="nil"/>
              <w:right w:val="nil"/>
            </w:tcBorders>
            <w:shd w:val="clear" w:color="auto" w:fill="auto"/>
            <w:noWrap/>
            <w:vAlign w:val="bottom"/>
            <w:hideMark/>
          </w:tcPr>
          <w:p w14:paraId="570BA2D2" w14:textId="77777777" w:rsidR="00E67269" w:rsidRPr="00F94643" w:rsidRDefault="00E67269" w:rsidP="00E67269">
            <w:pPr>
              <w:rPr>
                <w:rFonts w:ascii="Calibri" w:eastAsia="Times New Roman" w:hAnsi="Calibri" w:cs="Times New Roman"/>
                <w:sz w:val="20"/>
                <w:szCs w:val="20"/>
                <w:lang w:val="en-GB"/>
              </w:rPr>
            </w:pPr>
            <w:proofErr w:type="gramStart"/>
            <w:r w:rsidRPr="00F94643">
              <w:rPr>
                <w:rFonts w:ascii="Calibri" w:eastAsia="Times New Roman" w:hAnsi="Calibri" w:cs="Times New Roman"/>
                <w:sz w:val="20"/>
                <w:szCs w:val="20"/>
                <w:lang w:val="en-GB"/>
              </w:rPr>
              <w:t>schoseri1</w:t>
            </w:r>
            <w:proofErr w:type="gramEnd"/>
            <w:r w:rsidRPr="00F94643">
              <w:rPr>
                <w:rFonts w:ascii="Calibri" w:eastAsia="Times New Roman" w:hAnsi="Calibri" w:cs="Times New Roman"/>
                <w:sz w:val="20"/>
                <w:szCs w:val="20"/>
                <w:lang w:val="en-GB"/>
              </w:rPr>
              <w:t>*</w:t>
            </w:r>
          </w:p>
        </w:tc>
        <w:tc>
          <w:tcPr>
            <w:tcW w:w="0" w:type="auto"/>
            <w:tcBorders>
              <w:top w:val="nil"/>
              <w:left w:val="single" w:sz="4" w:space="0" w:color="auto"/>
              <w:bottom w:val="nil"/>
              <w:right w:val="nil"/>
            </w:tcBorders>
            <w:shd w:val="clear" w:color="000000" w:fill="FFEB9C"/>
            <w:noWrap/>
            <w:vAlign w:val="bottom"/>
            <w:hideMark/>
          </w:tcPr>
          <w:p w14:paraId="74722BFA"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B0DFFEB"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31FBC01"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37C3FD7"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0A9EDE7"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EB9C"/>
            <w:noWrap/>
            <w:vAlign w:val="bottom"/>
            <w:hideMark/>
          </w:tcPr>
          <w:p w14:paraId="521885BE"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11CFA72A"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1</w:t>
            </w:r>
          </w:p>
        </w:tc>
      </w:tr>
      <w:tr w:rsidR="00E67269" w:rsidRPr="00F94643" w14:paraId="53A5427D" w14:textId="77777777" w:rsidTr="00E67269">
        <w:trPr>
          <w:trHeight w:val="300"/>
        </w:trPr>
        <w:tc>
          <w:tcPr>
            <w:tcW w:w="0" w:type="auto"/>
            <w:tcBorders>
              <w:top w:val="nil"/>
              <w:left w:val="nil"/>
              <w:bottom w:val="nil"/>
              <w:right w:val="nil"/>
            </w:tcBorders>
            <w:shd w:val="clear" w:color="auto" w:fill="auto"/>
            <w:noWrap/>
            <w:vAlign w:val="bottom"/>
            <w:hideMark/>
          </w:tcPr>
          <w:p w14:paraId="24D39196" w14:textId="77777777" w:rsidR="00E67269" w:rsidRPr="00F94643" w:rsidRDefault="00E67269" w:rsidP="00E67269">
            <w:pPr>
              <w:rPr>
                <w:rFonts w:ascii="Calibri" w:eastAsia="Times New Roman" w:hAnsi="Calibri" w:cs="Times New Roman"/>
                <w:sz w:val="20"/>
                <w:szCs w:val="20"/>
                <w:lang w:val="en-GB"/>
              </w:rPr>
            </w:pPr>
            <w:proofErr w:type="gramStart"/>
            <w:r w:rsidRPr="00F94643">
              <w:rPr>
                <w:rFonts w:ascii="Calibri" w:eastAsia="Times New Roman" w:hAnsi="Calibri" w:cs="Times New Roman"/>
                <w:sz w:val="20"/>
                <w:szCs w:val="20"/>
                <w:lang w:val="en-GB"/>
              </w:rPr>
              <w:t>sukhakulii1</w:t>
            </w:r>
            <w:proofErr w:type="gramEnd"/>
          </w:p>
        </w:tc>
        <w:tc>
          <w:tcPr>
            <w:tcW w:w="0" w:type="auto"/>
            <w:tcBorders>
              <w:top w:val="nil"/>
              <w:left w:val="single" w:sz="4" w:space="0" w:color="auto"/>
              <w:bottom w:val="nil"/>
              <w:right w:val="nil"/>
            </w:tcBorders>
            <w:shd w:val="clear" w:color="000000" w:fill="FFC7CE"/>
            <w:noWrap/>
            <w:vAlign w:val="bottom"/>
            <w:hideMark/>
          </w:tcPr>
          <w:p w14:paraId="6384DFD6"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7B8C055B" w14:textId="77777777" w:rsidR="00E67269" w:rsidRPr="00F94643" w:rsidRDefault="00E67269" w:rsidP="00E67269">
            <w:pPr>
              <w:rPr>
                <w:rFonts w:ascii="Calibri" w:eastAsia="Times New Roman" w:hAnsi="Calibri" w:cs="Times New Roman"/>
                <w:color w:val="008000"/>
                <w:sz w:val="20"/>
                <w:szCs w:val="20"/>
                <w:lang w:val="en-GB"/>
              </w:rPr>
            </w:pPr>
            <w:r w:rsidRPr="00F94643">
              <w:rPr>
                <w:rFonts w:ascii="Calibri" w:eastAsia="Times New Roman" w:hAnsi="Calibri" w:cs="Times New Roman"/>
                <w:color w:val="008000"/>
                <w:sz w:val="20"/>
                <w:szCs w:val="20"/>
                <w:lang w:val="en-GB"/>
              </w:rPr>
              <w:t>Unknown 1/7(low)</w:t>
            </w:r>
          </w:p>
        </w:tc>
        <w:tc>
          <w:tcPr>
            <w:tcW w:w="0" w:type="auto"/>
            <w:tcBorders>
              <w:top w:val="nil"/>
              <w:left w:val="single" w:sz="4" w:space="0" w:color="auto"/>
              <w:bottom w:val="nil"/>
              <w:right w:val="nil"/>
            </w:tcBorders>
            <w:shd w:val="clear" w:color="000000" w:fill="FFC7CE"/>
            <w:noWrap/>
            <w:vAlign w:val="bottom"/>
            <w:hideMark/>
          </w:tcPr>
          <w:p w14:paraId="45B6747C"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39F9FC7"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DC149E5"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4</w:t>
            </w:r>
          </w:p>
        </w:tc>
        <w:tc>
          <w:tcPr>
            <w:tcW w:w="0" w:type="auto"/>
            <w:tcBorders>
              <w:top w:val="nil"/>
              <w:left w:val="single" w:sz="4" w:space="0" w:color="auto"/>
              <w:bottom w:val="nil"/>
              <w:right w:val="nil"/>
            </w:tcBorders>
            <w:shd w:val="clear" w:color="000000" w:fill="FFC7CE"/>
            <w:noWrap/>
            <w:vAlign w:val="bottom"/>
            <w:hideMark/>
          </w:tcPr>
          <w:p w14:paraId="1B3C9D4D"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7F6B54E8"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r>
      <w:tr w:rsidR="00E67269" w:rsidRPr="00F94643" w14:paraId="22E038DC" w14:textId="77777777" w:rsidTr="00E67269">
        <w:trPr>
          <w:trHeight w:val="300"/>
        </w:trPr>
        <w:tc>
          <w:tcPr>
            <w:tcW w:w="0" w:type="auto"/>
            <w:tcBorders>
              <w:top w:val="nil"/>
              <w:left w:val="nil"/>
              <w:bottom w:val="nil"/>
              <w:right w:val="nil"/>
            </w:tcBorders>
            <w:shd w:val="clear" w:color="auto" w:fill="auto"/>
            <w:noWrap/>
            <w:vAlign w:val="bottom"/>
            <w:hideMark/>
          </w:tcPr>
          <w:p w14:paraId="05F49925" w14:textId="77777777" w:rsidR="00E67269" w:rsidRPr="00F94643" w:rsidRDefault="00E67269" w:rsidP="00E67269">
            <w:pPr>
              <w:rPr>
                <w:rFonts w:ascii="Calibri" w:eastAsia="Times New Roman" w:hAnsi="Calibri" w:cs="Times New Roman"/>
                <w:sz w:val="20"/>
                <w:szCs w:val="20"/>
                <w:lang w:val="en-GB"/>
              </w:rPr>
            </w:pPr>
            <w:proofErr w:type="gramStart"/>
            <w:r w:rsidRPr="00F94643">
              <w:rPr>
                <w:rFonts w:ascii="Calibri" w:eastAsia="Times New Roman" w:hAnsi="Calibri" w:cs="Times New Roman"/>
                <w:sz w:val="20"/>
                <w:szCs w:val="20"/>
                <w:lang w:val="en-GB"/>
              </w:rPr>
              <w:t>superbiens1</w:t>
            </w:r>
            <w:proofErr w:type="gramEnd"/>
            <w:r w:rsidRPr="00F94643">
              <w:rPr>
                <w:rFonts w:ascii="Calibri" w:eastAsia="Times New Roman" w:hAnsi="Calibri" w:cs="Times New Roman"/>
                <w:sz w:val="20"/>
                <w:szCs w:val="20"/>
                <w:lang w:val="en-GB"/>
              </w:rPr>
              <w:t>§</w:t>
            </w:r>
          </w:p>
        </w:tc>
        <w:tc>
          <w:tcPr>
            <w:tcW w:w="0" w:type="auto"/>
            <w:tcBorders>
              <w:top w:val="nil"/>
              <w:left w:val="single" w:sz="4" w:space="0" w:color="auto"/>
              <w:bottom w:val="nil"/>
              <w:right w:val="nil"/>
            </w:tcBorders>
            <w:shd w:val="clear" w:color="000000" w:fill="FFEB9C"/>
            <w:noWrap/>
            <w:vAlign w:val="bottom"/>
            <w:hideMark/>
          </w:tcPr>
          <w:p w14:paraId="13A3CADB"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DA9DFB2" w14:textId="77777777" w:rsidR="00E67269" w:rsidRPr="00F94643" w:rsidRDefault="00E67269" w:rsidP="00E67269">
            <w:pPr>
              <w:rPr>
                <w:rFonts w:ascii="Calibri" w:eastAsia="Times New Roman" w:hAnsi="Calibri" w:cs="Times New Roman"/>
                <w:color w:val="008000"/>
                <w:sz w:val="20"/>
                <w:szCs w:val="20"/>
                <w:lang w:val="en-GB"/>
              </w:rPr>
            </w:pPr>
            <w:r w:rsidRPr="00F94643">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48F7629D"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58F0EA7" w14:textId="77777777" w:rsidR="00E67269" w:rsidRPr="00F94643" w:rsidRDefault="00E67269" w:rsidP="00E67269">
            <w:pPr>
              <w:rPr>
                <w:rFonts w:ascii="Calibri" w:eastAsia="Times New Roman" w:hAnsi="Calibri" w:cs="Times New Roman"/>
                <w:color w:val="006100"/>
                <w:sz w:val="20"/>
                <w:szCs w:val="20"/>
                <w:lang w:val="en-GB"/>
              </w:rPr>
            </w:pPr>
            <w:proofErr w:type="gramStart"/>
            <w:r w:rsidRPr="00F94643">
              <w:rPr>
                <w:rFonts w:ascii="Calibri" w:eastAsia="Times New Roman" w:hAnsi="Calibri" w:cs="Times New Roman"/>
                <w:color w:val="006100"/>
                <w:sz w:val="20"/>
                <w:szCs w:val="20"/>
                <w:lang w:val="en-GB"/>
              </w:rPr>
              <w:t>Correct(</w:t>
            </w:r>
            <w:proofErr w:type="gramEnd"/>
            <w:r w:rsidRPr="00F94643">
              <w:rPr>
                <w:rFonts w:ascii="Calibri" w:eastAsia="Times New Roman" w:hAnsi="Calibri" w:cs="Times New Roman"/>
                <w:color w:val="006100"/>
                <w:sz w:val="20"/>
                <w:szCs w:val="20"/>
                <w:lang w:val="en-GB"/>
              </w:rPr>
              <w:t>low)</w:t>
            </w:r>
          </w:p>
        </w:tc>
        <w:tc>
          <w:tcPr>
            <w:tcW w:w="0" w:type="auto"/>
            <w:tcBorders>
              <w:top w:val="nil"/>
              <w:left w:val="single" w:sz="4" w:space="0" w:color="auto"/>
              <w:bottom w:val="nil"/>
              <w:right w:val="nil"/>
            </w:tcBorders>
            <w:shd w:val="clear" w:color="000000" w:fill="FFEB9C"/>
            <w:noWrap/>
            <w:vAlign w:val="bottom"/>
            <w:hideMark/>
          </w:tcPr>
          <w:p w14:paraId="6C3212E7" w14:textId="77777777" w:rsidR="00E67269" w:rsidRPr="00F94643" w:rsidRDefault="00E67269" w:rsidP="00E67269">
            <w:pPr>
              <w:rPr>
                <w:rFonts w:ascii="Calibri" w:eastAsia="Times New Roman" w:hAnsi="Calibri" w:cs="Times New Roman"/>
                <w:color w:val="008000"/>
                <w:sz w:val="20"/>
                <w:szCs w:val="20"/>
                <w:lang w:val="en-GB"/>
              </w:rPr>
            </w:pPr>
            <w:r w:rsidRPr="00F94643">
              <w:rPr>
                <w:rFonts w:ascii="Calibri" w:eastAsia="Times New Roman" w:hAnsi="Calibri" w:cs="Times New Roman"/>
                <w:color w:val="008000"/>
                <w:sz w:val="20"/>
                <w:szCs w:val="20"/>
                <w:lang w:val="en-GB"/>
              </w:rPr>
              <w:t>Unknown 3/7(L)</w:t>
            </w:r>
          </w:p>
        </w:tc>
        <w:tc>
          <w:tcPr>
            <w:tcW w:w="0" w:type="auto"/>
            <w:tcBorders>
              <w:top w:val="nil"/>
              <w:left w:val="single" w:sz="4" w:space="0" w:color="auto"/>
              <w:bottom w:val="nil"/>
              <w:right w:val="nil"/>
            </w:tcBorders>
            <w:shd w:val="clear" w:color="000000" w:fill="FFEB9C"/>
            <w:noWrap/>
            <w:vAlign w:val="bottom"/>
            <w:hideMark/>
          </w:tcPr>
          <w:p w14:paraId="580C19E2"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6349D794"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r>
      <w:tr w:rsidR="00E67269" w:rsidRPr="00F94643" w14:paraId="206ABE77" w14:textId="77777777" w:rsidTr="00E67269">
        <w:trPr>
          <w:trHeight w:val="300"/>
        </w:trPr>
        <w:tc>
          <w:tcPr>
            <w:tcW w:w="0" w:type="auto"/>
            <w:tcBorders>
              <w:top w:val="nil"/>
              <w:left w:val="nil"/>
              <w:bottom w:val="nil"/>
              <w:right w:val="nil"/>
            </w:tcBorders>
            <w:shd w:val="clear" w:color="auto" w:fill="auto"/>
            <w:noWrap/>
            <w:vAlign w:val="bottom"/>
            <w:hideMark/>
          </w:tcPr>
          <w:p w14:paraId="0EF21F93" w14:textId="77777777" w:rsidR="00E67269" w:rsidRPr="00F94643" w:rsidRDefault="00E67269" w:rsidP="00E67269">
            <w:pPr>
              <w:rPr>
                <w:rFonts w:ascii="Calibri" w:eastAsia="Times New Roman" w:hAnsi="Calibri" w:cs="Times New Roman"/>
                <w:sz w:val="20"/>
                <w:szCs w:val="20"/>
                <w:lang w:val="en-GB"/>
              </w:rPr>
            </w:pPr>
            <w:proofErr w:type="gramStart"/>
            <w:r w:rsidRPr="00F94643">
              <w:rPr>
                <w:rFonts w:ascii="Calibri" w:eastAsia="Times New Roman" w:hAnsi="Calibri" w:cs="Times New Roman"/>
                <w:sz w:val="20"/>
                <w:szCs w:val="20"/>
                <w:lang w:val="en-GB"/>
              </w:rPr>
              <w:t>tonsum1</w:t>
            </w:r>
            <w:proofErr w:type="gramEnd"/>
          </w:p>
        </w:tc>
        <w:tc>
          <w:tcPr>
            <w:tcW w:w="0" w:type="auto"/>
            <w:tcBorders>
              <w:top w:val="nil"/>
              <w:left w:val="single" w:sz="4" w:space="0" w:color="auto"/>
              <w:bottom w:val="nil"/>
              <w:right w:val="nil"/>
            </w:tcBorders>
            <w:shd w:val="clear" w:color="000000" w:fill="C6EFCE"/>
            <w:noWrap/>
            <w:vAlign w:val="bottom"/>
            <w:hideMark/>
          </w:tcPr>
          <w:p w14:paraId="79B20119"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CE10CDA"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0B6C8E9"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F465196"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7B4B125"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9FCC77D"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17DC13B"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r>
      <w:tr w:rsidR="00E67269" w:rsidRPr="00F94643" w14:paraId="0617148C" w14:textId="77777777" w:rsidTr="00E67269">
        <w:trPr>
          <w:trHeight w:val="300"/>
        </w:trPr>
        <w:tc>
          <w:tcPr>
            <w:tcW w:w="0" w:type="auto"/>
            <w:tcBorders>
              <w:top w:val="nil"/>
              <w:left w:val="nil"/>
              <w:bottom w:val="nil"/>
              <w:right w:val="nil"/>
            </w:tcBorders>
            <w:shd w:val="clear" w:color="auto" w:fill="auto"/>
            <w:noWrap/>
            <w:vAlign w:val="bottom"/>
            <w:hideMark/>
          </w:tcPr>
          <w:p w14:paraId="3A19A064" w14:textId="77777777" w:rsidR="00E67269" w:rsidRPr="00F94643" w:rsidRDefault="00E67269" w:rsidP="00E67269">
            <w:pPr>
              <w:rPr>
                <w:rFonts w:ascii="Calibri" w:eastAsia="Times New Roman" w:hAnsi="Calibri" w:cs="Times New Roman"/>
                <w:sz w:val="20"/>
                <w:szCs w:val="20"/>
                <w:lang w:val="en-GB"/>
              </w:rPr>
            </w:pPr>
            <w:proofErr w:type="gramStart"/>
            <w:r w:rsidRPr="00F94643">
              <w:rPr>
                <w:rFonts w:ascii="Calibri" w:eastAsia="Times New Roman" w:hAnsi="Calibri" w:cs="Times New Roman"/>
                <w:sz w:val="20"/>
                <w:szCs w:val="20"/>
                <w:lang w:val="en-GB"/>
              </w:rPr>
              <w:t>tonsum2</w:t>
            </w:r>
            <w:proofErr w:type="gramEnd"/>
            <w:r w:rsidRPr="00F94643">
              <w:rPr>
                <w:rFonts w:ascii="Calibri" w:eastAsia="Times New Roman" w:hAnsi="Calibri" w:cs="Times New Roman"/>
                <w:sz w:val="20"/>
                <w:szCs w:val="20"/>
                <w:lang w:val="en-GB"/>
              </w:rPr>
              <w:t>_2</w:t>
            </w:r>
          </w:p>
        </w:tc>
        <w:tc>
          <w:tcPr>
            <w:tcW w:w="0" w:type="auto"/>
            <w:tcBorders>
              <w:top w:val="nil"/>
              <w:left w:val="single" w:sz="4" w:space="0" w:color="auto"/>
              <w:bottom w:val="nil"/>
              <w:right w:val="nil"/>
            </w:tcBorders>
            <w:shd w:val="clear" w:color="000000" w:fill="C6EFCE"/>
            <w:noWrap/>
            <w:vAlign w:val="bottom"/>
            <w:hideMark/>
          </w:tcPr>
          <w:p w14:paraId="042AE8E9"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D35D82E"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15B35CFE"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5</w:t>
            </w:r>
          </w:p>
        </w:tc>
        <w:tc>
          <w:tcPr>
            <w:tcW w:w="0" w:type="auto"/>
            <w:tcBorders>
              <w:top w:val="nil"/>
              <w:left w:val="single" w:sz="4" w:space="0" w:color="auto"/>
              <w:bottom w:val="nil"/>
              <w:right w:val="nil"/>
            </w:tcBorders>
            <w:shd w:val="clear" w:color="000000" w:fill="C6EFCE"/>
            <w:noWrap/>
            <w:vAlign w:val="bottom"/>
            <w:hideMark/>
          </w:tcPr>
          <w:p w14:paraId="1D032E8E"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E1DAC7E"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6F2C5F"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B06271C"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r>
      <w:tr w:rsidR="00E67269" w:rsidRPr="00F94643" w14:paraId="4B8B8E74" w14:textId="77777777" w:rsidTr="00E67269">
        <w:trPr>
          <w:trHeight w:val="300"/>
        </w:trPr>
        <w:tc>
          <w:tcPr>
            <w:tcW w:w="0" w:type="auto"/>
            <w:tcBorders>
              <w:top w:val="nil"/>
              <w:left w:val="nil"/>
              <w:bottom w:val="nil"/>
              <w:right w:val="nil"/>
            </w:tcBorders>
            <w:shd w:val="clear" w:color="auto" w:fill="auto"/>
            <w:noWrap/>
            <w:vAlign w:val="bottom"/>
            <w:hideMark/>
          </w:tcPr>
          <w:p w14:paraId="3E7BFB41" w14:textId="77777777" w:rsidR="00E67269" w:rsidRPr="00F94643" w:rsidRDefault="00E67269" w:rsidP="00E67269">
            <w:pPr>
              <w:rPr>
                <w:rFonts w:ascii="Calibri" w:eastAsia="Times New Roman" w:hAnsi="Calibri" w:cs="Times New Roman"/>
                <w:sz w:val="20"/>
                <w:szCs w:val="20"/>
                <w:lang w:val="en-GB"/>
              </w:rPr>
            </w:pPr>
            <w:proofErr w:type="gramStart"/>
            <w:r w:rsidRPr="00F94643">
              <w:rPr>
                <w:rFonts w:ascii="Calibri" w:eastAsia="Times New Roman" w:hAnsi="Calibri" w:cs="Times New Roman"/>
                <w:sz w:val="20"/>
                <w:szCs w:val="20"/>
                <w:lang w:val="en-GB"/>
              </w:rPr>
              <w:t>tonsum2</w:t>
            </w:r>
            <w:proofErr w:type="gramEnd"/>
          </w:p>
        </w:tc>
        <w:tc>
          <w:tcPr>
            <w:tcW w:w="0" w:type="auto"/>
            <w:tcBorders>
              <w:top w:val="nil"/>
              <w:left w:val="single" w:sz="4" w:space="0" w:color="auto"/>
              <w:bottom w:val="nil"/>
              <w:right w:val="nil"/>
            </w:tcBorders>
            <w:shd w:val="clear" w:color="000000" w:fill="FFEB9C"/>
            <w:noWrap/>
            <w:vAlign w:val="bottom"/>
            <w:hideMark/>
          </w:tcPr>
          <w:p w14:paraId="3562AF86"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5F48963"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1476F69"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1C89DDD2"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00F907C"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026E507"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F2CFA50"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r>
      <w:tr w:rsidR="00E67269" w:rsidRPr="00F94643" w14:paraId="69B101A6" w14:textId="77777777" w:rsidTr="00E67269">
        <w:trPr>
          <w:trHeight w:val="300"/>
        </w:trPr>
        <w:tc>
          <w:tcPr>
            <w:tcW w:w="0" w:type="auto"/>
            <w:tcBorders>
              <w:top w:val="nil"/>
              <w:left w:val="nil"/>
              <w:bottom w:val="nil"/>
              <w:right w:val="nil"/>
            </w:tcBorders>
            <w:shd w:val="clear" w:color="auto" w:fill="auto"/>
            <w:noWrap/>
            <w:vAlign w:val="bottom"/>
            <w:hideMark/>
          </w:tcPr>
          <w:p w14:paraId="43E4C53E" w14:textId="77777777" w:rsidR="00E67269" w:rsidRPr="00F94643" w:rsidRDefault="00E67269" w:rsidP="00E67269">
            <w:pPr>
              <w:rPr>
                <w:rFonts w:ascii="Calibri" w:eastAsia="Times New Roman" w:hAnsi="Calibri" w:cs="Times New Roman"/>
                <w:sz w:val="20"/>
                <w:szCs w:val="20"/>
                <w:lang w:val="en-GB"/>
              </w:rPr>
            </w:pPr>
            <w:proofErr w:type="gramStart"/>
            <w:r w:rsidRPr="00F94643">
              <w:rPr>
                <w:rFonts w:ascii="Calibri" w:eastAsia="Times New Roman" w:hAnsi="Calibri" w:cs="Times New Roman"/>
                <w:sz w:val="20"/>
                <w:szCs w:val="20"/>
                <w:lang w:val="en-GB"/>
              </w:rPr>
              <w:t>tonsum3</w:t>
            </w:r>
            <w:proofErr w:type="gramEnd"/>
          </w:p>
        </w:tc>
        <w:tc>
          <w:tcPr>
            <w:tcW w:w="0" w:type="auto"/>
            <w:tcBorders>
              <w:top w:val="nil"/>
              <w:left w:val="single" w:sz="4" w:space="0" w:color="auto"/>
              <w:bottom w:val="nil"/>
              <w:right w:val="nil"/>
            </w:tcBorders>
            <w:shd w:val="clear" w:color="000000" w:fill="C6EFCE"/>
            <w:noWrap/>
            <w:vAlign w:val="bottom"/>
            <w:hideMark/>
          </w:tcPr>
          <w:p w14:paraId="3A6FB1D7"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6A066888"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12E52B09"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CB0B4E2"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22184048"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766DF81"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60990711"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r>
      <w:tr w:rsidR="00E67269" w:rsidRPr="00F94643" w14:paraId="04323AFD" w14:textId="77777777" w:rsidTr="00E67269">
        <w:trPr>
          <w:trHeight w:val="300"/>
        </w:trPr>
        <w:tc>
          <w:tcPr>
            <w:tcW w:w="0" w:type="auto"/>
            <w:tcBorders>
              <w:top w:val="nil"/>
              <w:left w:val="nil"/>
              <w:bottom w:val="nil"/>
              <w:right w:val="nil"/>
            </w:tcBorders>
            <w:shd w:val="clear" w:color="auto" w:fill="auto"/>
            <w:noWrap/>
            <w:vAlign w:val="bottom"/>
            <w:hideMark/>
          </w:tcPr>
          <w:p w14:paraId="46991B6A" w14:textId="77777777" w:rsidR="00E67269" w:rsidRPr="00F94643" w:rsidRDefault="00E67269" w:rsidP="00E67269">
            <w:pPr>
              <w:rPr>
                <w:rFonts w:ascii="Calibri" w:eastAsia="Times New Roman" w:hAnsi="Calibri" w:cs="Times New Roman"/>
                <w:sz w:val="20"/>
                <w:szCs w:val="20"/>
                <w:lang w:val="en-GB"/>
              </w:rPr>
            </w:pPr>
            <w:proofErr w:type="gramStart"/>
            <w:r w:rsidRPr="00F94643">
              <w:rPr>
                <w:rFonts w:ascii="Calibri" w:eastAsia="Times New Roman" w:hAnsi="Calibri" w:cs="Times New Roman"/>
                <w:sz w:val="20"/>
                <w:szCs w:val="20"/>
                <w:lang w:val="en-GB"/>
              </w:rPr>
              <w:t>urbanianum1</w:t>
            </w:r>
            <w:proofErr w:type="gramEnd"/>
          </w:p>
        </w:tc>
        <w:tc>
          <w:tcPr>
            <w:tcW w:w="0" w:type="auto"/>
            <w:tcBorders>
              <w:top w:val="nil"/>
              <w:left w:val="single" w:sz="4" w:space="0" w:color="auto"/>
              <w:bottom w:val="nil"/>
              <w:right w:val="nil"/>
            </w:tcBorders>
            <w:shd w:val="clear" w:color="000000" w:fill="C6EFCE"/>
            <w:noWrap/>
            <w:vAlign w:val="bottom"/>
            <w:hideMark/>
          </w:tcPr>
          <w:p w14:paraId="7ABD90BD"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5669DB1" w14:textId="77777777" w:rsidR="00E67269" w:rsidRPr="00F94643" w:rsidRDefault="00E67269" w:rsidP="00E67269">
            <w:pPr>
              <w:rPr>
                <w:rFonts w:ascii="Calibri" w:eastAsia="Times New Roman" w:hAnsi="Calibri" w:cs="Times New Roman"/>
                <w:color w:val="008000"/>
                <w:sz w:val="20"/>
                <w:szCs w:val="20"/>
                <w:lang w:val="en-GB"/>
              </w:rPr>
            </w:pPr>
            <w:r w:rsidRPr="00F94643">
              <w:rPr>
                <w:rFonts w:ascii="Calibri" w:eastAsia="Times New Roman" w:hAnsi="Calibri" w:cs="Times New Roman"/>
                <w:color w:val="008000"/>
                <w:sz w:val="20"/>
                <w:szCs w:val="20"/>
                <w:lang w:val="en-GB"/>
              </w:rPr>
              <w:t>Unknown 7/1(low)</w:t>
            </w:r>
          </w:p>
        </w:tc>
        <w:tc>
          <w:tcPr>
            <w:tcW w:w="0" w:type="auto"/>
            <w:tcBorders>
              <w:top w:val="nil"/>
              <w:left w:val="single" w:sz="4" w:space="0" w:color="auto"/>
              <w:bottom w:val="nil"/>
              <w:right w:val="nil"/>
            </w:tcBorders>
            <w:shd w:val="clear" w:color="000000" w:fill="FFC7CE"/>
            <w:noWrap/>
            <w:vAlign w:val="bottom"/>
            <w:hideMark/>
          </w:tcPr>
          <w:p w14:paraId="5CBC7307"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4495CAAE"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18D47B5"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404C411"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25E2ADCC"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3(low)</w:t>
            </w:r>
          </w:p>
        </w:tc>
      </w:tr>
      <w:tr w:rsidR="00E67269" w:rsidRPr="00F94643" w14:paraId="3A1CEBF8" w14:textId="77777777" w:rsidTr="00E67269">
        <w:trPr>
          <w:trHeight w:val="300"/>
        </w:trPr>
        <w:tc>
          <w:tcPr>
            <w:tcW w:w="0" w:type="auto"/>
            <w:tcBorders>
              <w:top w:val="nil"/>
              <w:left w:val="nil"/>
              <w:bottom w:val="nil"/>
              <w:right w:val="nil"/>
            </w:tcBorders>
            <w:shd w:val="clear" w:color="auto" w:fill="auto"/>
            <w:noWrap/>
            <w:vAlign w:val="bottom"/>
            <w:hideMark/>
          </w:tcPr>
          <w:p w14:paraId="160DA127" w14:textId="77777777" w:rsidR="00E67269" w:rsidRPr="00F94643" w:rsidRDefault="00E67269" w:rsidP="00E67269">
            <w:pPr>
              <w:rPr>
                <w:rFonts w:ascii="Calibri" w:eastAsia="Times New Roman" w:hAnsi="Calibri" w:cs="Times New Roman"/>
                <w:sz w:val="20"/>
                <w:szCs w:val="20"/>
                <w:lang w:val="en-GB"/>
              </w:rPr>
            </w:pPr>
            <w:proofErr w:type="gramStart"/>
            <w:r w:rsidRPr="00F94643">
              <w:rPr>
                <w:rFonts w:ascii="Calibri" w:eastAsia="Times New Roman" w:hAnsi="Calibri" w:cs="Times New Roman"/>
                <w:sz w:val="20"/>
                <w:szCs w:val="20"/>
                <w:lang w:val="en-GB"/>
              </w:rPr>
              <w:t>urbanianum2</w:t>
            </w:r>
            <w:proofErr w:type="gramEnd"/>
            <w:r w:rsidRPr="00F94643">
              <w:rPr>
                <w:rFonts w:ascii="Calibri" w:eastAsia="Times New Roman" w:hAnsi="Calibri" w:cs="Times New Roman"/>
                <w:sz w:val="20"/>
                <w:szCs w:val="20"/>
                <w:lang w:val="en-GB"/>
              </w:rPr>
              <w:t>_3</w:t>
            </w:r>
          </w:p>
        </w:tc>
        <w:tc>
          <w:tcPr>
            <w:tcW w:w="0" w:type="auto"/>
            <w:tcBorders>
              <w:top w:val="nil"/>
              <w:left w:val="single" w:sz="4" w:space="0" w:color="auto"/>
              <w:bottom w:val="nil"/>
              <w:right w:val="nil"/>
            </w:tcBorders>
            <w:shd w:val="clear" w:color="000000" w:fill="C6EFCE"/>
            <w:noWrap/>
            <w:vAlign w:val="bottom"/>
            <w:hideMark/>
          </w:tcPr>
          <w:p w14:paraId="23EC1336" w14:textId="77777777" w:rsidR="00E67269" w:rsidRPr="00F94643" w:rsidRDefault="00E67269" w:rsidP="00E67269">
            <w:pPr>
              <w:rPr>
                <w:rFonts w:ascii="Calibri" w:eastAsia="Times New Roman" w:hAnsi="Calibri" w:cs="Times New Roman"/>
                <w:color w:val="006100"/>
                <w:sz w:val="20"/>
                <w:szCs w:val="20"/>
                <w:lang w:val="en-GB"/>
              </w:rPr>
            </w:pPr>
            <w:proofErr w:type="gramStart"/>
            <w:r w:rsidRPr="00F94643">
              <w:rPr>
                <w:rFonts w:ascii="Calibri" w:eastAsia="Times New Roman" w:hAnsi="Calibri" w:cs="Times New Roman"/>
                <w:color w:val="006100"/>
                <w:sz w:val="20"/>
                <w:szCs w:val="20"/>
                <w:lang w:val="en-GB"/>
              </w:rPr>
              <w:t>Correct(</w:t>
            </w:r>
            <w:proofErr w:type="gramEnd"/>
            <w:r w:rsidRPr="00F94643">
              <w:rPr>
                <w:rFonts w:ascii="Calibri" w:eastAsia="Times New Roman" w:hAnsi="Calibri" w:cs="Times New Roman"/>
                <w:color w:val="006100"/>
                <w:sz w:val="20"/>
                <w:szCs w:val="20"/>
                <w:lang w:val="en-GB"/>
              </w:rPr>
              <w:t>low)</w:t>
            </w:r>
          </w:p>
        </w:tc>
        <w:tc>
          <w:tcPr>
            <w:tcW w:w="0" w:type="auto"/>
            <w:tcBorders>
              <w:top w:val="nil"/>
              <w:left w:val="single" w:sz="4" w:space="0" w:color="auto"/>
              <w:bottom w:val="nil"/>
              <w:right w:val="nil"/>
            </w:tcBorders>
            <w:shd w:val="clear" w:color="000000" w:fill="C6EFCE"/>
            <w:noWrap/>
            <w:vAlign w:val="bottom"/>
            <w:hideMark/>
          </w:tcPr>
          <w:p w14:paraId="32A9C161"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56C7A02"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D917B6A" w14:textId="77777777" w:rsidR="00E67269" w:rsidRPr="00F94643" w:rsidRDefault="00E67269" w:rsidP="00E67269">
            <w:pPr>
              <w:rPr>
                <w:rFonts w:ascii="Calibri" w:eastAsia="Times New Roman" w:hAnsi="Calibri" w:cs="Times New Roman"/>
                <w:color w:val="006100"/>
                <w:sz w:val="20"/>
                <w:szCs w:val="20"/>
                <w:lang w:val="en-GB"/>
              </w:rPr>
            </w:pPr>
            <w:proofErr w:type="gramStart"/>
            <w:r w:rsidRPr="00F94643">
              <w:rPr>
                <w:rFonts w:ascii="Calibri" w:eastAsia="Times New Roman" w:hAnsi="Calibri" w:cs="Times New Roman"/>
                <w:color w:val="006100"/>
                <w:sz w:val="20"/>
                <w:szCs w:val="20"/>
                <w:lang w:val="en-GB"/>
              </w:rPr>
              <w:t>Correct(</w:t>
            </w:r>
            <w:proofErr w:type="gramEnd"/>
            <w:r w:rsidRPr="00F94643">
              <w:rPr>
                <w:rFonts w:ascii="Calibri" w:eastAsia="Times New Roman" w:hAnsi="Calibri" w:cs="Times New Roman"/>
                <w:color w:val="006100"/>
                <w:sz w:val="20"/>
                <w:szCs w:val="20"/>
                <w:lang w:val="en-GB"/>
              </w:rPr>
              <w:t>low)</w:t>
            </w:r>
          </w:p>
        </w:tc>
        <w:tc>
          <w:tcPr>
            <w:tcW w:w="0" w:type="auto"/>
            <w:tcBorders>
              <w:top w:val="nil"/>
              <w:left w:val="single" w:sz="4" w:space="0" w:color="auto"/>
              <w:bottom w:val="nil"/>
              <w:right w:val="nil"/>
            </w:tcBorders>
            <w:shd w:val="clear" w:color="000000" w:fill="C6EFCE"/>
            <w:noWrap/>
            <w:vAlign w:val="bottom"/>
            <w:hideMark/>
          </w:tcPr>
          <w:p w14:paraId="71385F6E"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AB1FB92" w14:textId="77777777" w:rsidR="00E67269" w:rsidRPr="00F94643" w:rsidRDefault="00E67269" w:rsidP="00E67269">
            <w:pPr>
              <w:rPr>
                <w:rFonts w:ascii="Calibri" w:eastAsia="Times New Roman" w:hAnsi="Calibri" w:cs="Times New Roman"/>
                <w:color w:val="006100"/>
                <w:sz w:val="20"/>
                <w:szCs w:val="20"/>
                <w:lang w:val="en-GB"/>
              </w:rPr>
            </w:pPr>
            <w:proofErr w:type="gramStart"/>
            <w:r w:rsidRPr="00F94643">
              <w:rPr>
                <w:rFonts w:ascii="Calibri" w:eastAsia="Times New Roman" w:hAnsi="Calibri" w:cs="Times New Roman"/>
                <w:color w:val="006100"/>
                <w:sz w:val="20"/>
                <w:szCs w:val="20"/>
                <w:lang w:val="en-GB"/>
              </w:rPr>
              <w:t>Correct(</w:t>
            </w:r>
            <w:proofErr w:type="gramEnd"/>
            <w:r w:rsidRPr="00F94643">
              <w:rPr>
                <w:rFonts w:ascii="Calibri" w:eastAsia="Times New Roman" w:hAnsi="Calibri" w:cs="Times New Roman"/>
                <w:color w:val="006100"/>
                <w:sz w:val="20"/>
                <w:szCs w:val="20"/>
                <w:lang w:val="en-GB"/>
              </w:rPr>
              <w:t>low)</w:t>
            </w:r>
          </w:p>
        </w:tc>
        <w:tc>
          <w:tcPr>
            <w:tcW w:w="0" w:type="auto"/>
            <w:tcBorders>
              <w:top w:val="nil"/>
              <w:left w:val="single" w:sz="4" w:space="0" w:color="auto"/>
              <w:bottom w:val="nil"/>
              <w:right w:val="single" w:sz="4" w:space="0" w:color="auto"/>
            </w:tcBorders>
            <w:shd w:val="clear" w:color="000000" w:fill="C6EFCE"/>
            <w:noWrap/>
            <w:vAlign w:val="bottom"/>
            <w:hideMark/>
          </w:tcPr>
          <w:p w14:paraId="390CC637"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r>
      <w:tr w:rsidR="00E67269" w:rsidRPr="00F94643" w14:paraId="28B0887A" w14:textId="77777777" w:rsidTr="00E67269">
        <w:trPr>
          <w:trHeight w:val="300"/>
        </w:trPr>
        <w:tc>
          <w:tcPr>
            <w:tcW w:w="0" w:type="auto"/>
            <w:tcBorders>
              <w:top w:val="nil"/>
              <w:left w:val="nil"/>
              <w:bottom w:val="nil"/>
              <w:right w:val="nil"/>
            </w:tcBorders>
            <w:shd w:val="clear" w:color="auto" w:fill="auto"/>
            <w:noWrap/>
            <w:vAlign w:val="bottom"/>
            <w:hideMark/>
          </w:tcPr>
          <w:p w14:paraId="02956795" w14:textId="77777777" w:rsidR="00E67269" w:rsidRPr="00F94643" w:rsidRDefault="00E67269" w:rsidP="00E67269">
            <w:pPr>
              <w:rPr>
                <w:rFonts w:ascii="Calibri" w:eastAsia="Times New Roman" w:hAnsi="Calibri" w:cs="Times New Roman"/>
                <w:sz w:val="20"/>
                <w:szCs w:val="20"/>
                <w:lang w:val="en-GB"/>
              </w:rPr>
            </w:pPr>
            <w:proofErr w:type="gramStart"/>
            <w:r w:rsidRPr="00F94643">
              <w:rPr>
                <w:rFonts w:ascii="Calibri" w:eastAsia="Times New Roman" w:hAnsi="Calibri" w:cs="Times New Roman"/>
                <w:sz w:val="20"/>
                <w:szCs w:val="20"/>
                <w:lang w:val="en-GB"/>
              </w:rPr>
              <w:t>violascens1</w:t>
            </w:r>
            <w:proofErr w:type="gramEnd"/>
          </w:p>
        </w:tc>
        <w:tc>
          <w:tcPr>
            <w:tcW w:w="0" w:type="auto"/>
            <w:tcBorders>
              <w:top w:val="nil"/>
              <w:left w:val="single" w:sz="4" w:space="0" w:color="auto"/>
              <w:bottom w:val="nil"/>
              <w:right w:val="nil"/>
            </w:tcBorders>
            <w:shd w:val="clear" w:color="000000" w:fill="FFEB9C"/>
            <w:noWrap/>
            <w:vAlign w:val="bottom"/>
            <w:hideMark/>
          </w:tcPr>
          <w:p w14:paraId="38B3747B" w14:textId="77777777" w:rsidR="00E67269" w:rsidRPr="00F94643" w:rsidRDefault="00E67269" w:rsidP="00E67269">
            <w:pPr>
              <w:rPr>
                <w:rFonts w:ascii="Calibri" w:eastAsia="Times New Roman" w:hAnsi="Calibri" w:cs="Times New Roman"/>
                <w:color w:val="008000"/>
                <w:sz w:val="20"/>
                <w:szCs w:val="20"/>
                <w:lang w:val="en-GB"/>
              </w:rPr>
            </w:pPr>
            <w:r w:rsidRPr="00F94643">
              <w:rPr>
                <w:rFonts w:ascii="Calibri" w:eastAsia="Times New Roman" w:hAnsi="Calibri" w:cs="Times New Roman"/>
                <w:color w:val="008000"/>
                <w:sz w:val="20"/>
                <w:szCs w:val="20"/>
                <w:lang w:val="en-GB"/>
              </w:rPr>
              <w:t>Unknown 3/7(low)</w:t>
            </w:r>
          </w:p>
        </w:tc>
        <w:tc>
          <w:tcPr>
            <w:tcW w:w="0" w:type="auto"/>
            <w:tcBorders>
              <w:top w:val="nil"/>
              <w:left w:val="single" w:sz="4" w:space="0" w:color="auto"/>
              <w:bottom w:val="nil"/>
              <w:right w:val="nil"/>
            </w:tcBorders>
            <w:shd w:val="clear" w:color="000000" w:fill="FFC7CE"/>
            <w:noWrap/>
            <w:vAlign w:val="bottom"/>
            <w:hideMark/>
          </w:tcPr>
          <w:p w14:paraId="578852C0"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3DB65D8"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32DEDDFF"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AF740E7" w14:textId="77777777" w:rsidR="00E67269" w:rsidRPr="00F94643" w:rsidRDefault="00E67269" w:rsidP="00E67269">
            <w:pPr>
              <w:rPr>
                <w:rFonts w:ascii="Calibri" w:eastAsia="Times New Roman" w:hAnsi="Calibri" w:cs="Times New Roman"/>
                <w:color w:val="006100"/>
                <w:sz w:val="20"/>
                <w:szCs w:val="20"/>
                <w:lang w:val="en-GB"/>
              </w:rPr>
            </w:pPr>
            <w:proofErr w:type="gramStart"/>
            <w:r w:rsidRPr="00F94643">
              <w:rPr>
                <w:rFonts w:ascii="Calibri" w:eastAsia="Times New Roman" w:hAnsi="Calibri" w:cs="Times New Roman"/>
                <w:color w:val="006100"/>
                <w:sz w:val="20"/>
                <w:szCs w:val="20"/>
                <w:lang w:val="en-GB"/>
              </w:rPr>
              <w:t>Correct(</w:t>
            </w:r>
            <w:proofErr w:type="gramEnd"/>
            <w:r w:rsidRPr="00F94643">
              <w:rPr>
                <w:rFonts w:ascii="Calibri" w:eastAsia="Times New Roman" w:hAnsi="Calibri" w:cs="Times New Roman"/>
                <w:color w:val="006100"/>
                <w:sz w:val="20"/>
                <w:szCs w:val="20"/>
                <w:lang w:val="en-GB"/>
              </w:rPr>
              <w:t>low)</w:t>
            </w:r>
          </w:p>
        </w:tc>
        <w:tc>
          <w:tcPr>
            <w:tcW w:w="0" w:type="auto"/>
            <w:tcBorders>
              <w:top w:val="nil"/>
              <w:left w:val="single" w:sz="4" w:space="0" w:color="auto"/>
              <w:bottom w:val="nil"/>
              <w:right w:val="nil"/>
            </w:tcBorders>
            <w:shd w:val="clear" w:color="000000" w:fill="FFEB9C"/>
            <w:noWrap/>
            <w:vAlign w:val="bottom"/>
            <w:hideMark/>
          </w:tcPr>
          <w:p w14:paraId="6A819969"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08E73387"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3</w:t>
            </w:r>
          </w:p>
        </w:tc>
      </w:tr>
      <w:tr w:rsidR="00E67269" w:rsidRPr="00F94643" w14:paraId="0FBEC2E6" w14:textId="77777777" w:rsidTr="00E67269">
        <w:trPr>
          <w:trHeight w:val="300"/>
        </w:trPr>
        <w:tc>
          <w:tcPr>
            <w:tcW w:w="0" w:type="auto"/>
            <w:tcBorders>
              <w:top w:val="nil"/>
              <w:left w:val="nil"/>
              <w:bottom w:val="nil"/>
              <w:right w:val="nil"/>
            </w:tcBorders>
            <w:shd w:val="clear" w:color="auto" w:fill="auto"/>
            <w:noWrap/>
            <w:vAlign w:val="bottom"/>
            <w:hideMark/>
          </w:tcPr>
          <w:p w14:paraId="17708046" w14:textId="77777777" w:rsidR="00E67269" w:rsidRPr="00F94643" w:rsidRDefault="00E67269" w:rsidP="00E67269">
            <w:pPr>
              <w:rPr>
                <w:rFonts w:ascii="Calibri" w:eastAsia="Times New Roman" w:hAnsi="Calibri" w:cs="Times New Roman"/>
                <w:sz w:val="20"/>
                <w:szCs w:val="20"/>
                <w:lang w:val="en-GB"/>
              </w:rPr>
            </w:pPr>
            <w:proofErr w:type="gramStart"/>
            <w:r w:rsidRPr="00F94643">
              <w:rPr>
                <w:rFonts w:ascii="Calibri" w:eastAsia="Times New Roman" w:hAnsi="Calibri" w:cs="Times New Roman"/>
                <w:sz w:val="20"/>
                <w:szCs w:val="20"/>
                <w:lang w:val="en-GB"/>
              </w:rPr>
              <w:t>violascens2</w:t>
            </w:r>
            <w:proofErr w:type="gramEnd"/>
          </w:p>
        </w:tc>
        <w:tc>
          <w:tcPr>
            <w:tcW w:w="0" w:type="auto"/>
            <w:tcBorders>
              <w:top w:val="nil"/>
              <w:left w:val="single" w:sz="4" w:space="0" w:color="auto"/>
              <w:bottom w:val="nil"/>
              <w:right w:val="nil"/>
            </w:tcBorders>
            <w:shd w:val="clear" w:color="000000" w:fill="FFEB9C"/>
            <w:noWrap/>
            <w:vAlign w:val="bottom"/>
            <w:hideMark/>
          </w:tcPr>
          <w:p w14:paraId="51F5A9A3" w14:textId="77777777" w:rsidR="00E67269" w:rsidRPr="00F94643" w:rsidRDefault="00E67269" w:rsidP="00E67269">
            <w:pPr>
              <w:rPr>
                <w:rFonts w:ascii="Calibri" w:eastAsia="Times New Roman" w:hAnsi="Calibri" w:cs="Times New Roman"/>
                <w:color w:val="008000"/>
                <w:sz w:val="20"/>
                <w:szCs w:val="20"/>
                <w:lang w:val="en-GB"/>
              </w:rPr>
            </w:pPr>
            <w:r w:rsidRPr="00F94643">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FFC7CE"/>
            <w:noWrap/>
            <w:vAlign w:val="bottom"/>
            <w:hideMark/>
          </w:tcPr>
          <w:p w14:paraId="5879B27F"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4FC19BA3"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C6EFCE"/>
            <w:noWrap/>
            <w:vAlign w:val="bottom"/>
            <w:hideMark/>
          </w:tcPr>
          <w:p w14:paraId="517C8C76"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2257950" w14:textId="77777777" w:rsidR="00E67269" w:rsidRPr="00F94643" w:rsidRDefault="00E67269" w:rsidP="00E67269">
            <w:pPr>
              <w:rPr>
                <w:rFonts w:ascii="Calibri" w:eastAsia="Times New Roman" w:hAnsi="Calibri" w:cs="Times New Roman"/>
                <w:color w:val="008000"/>
                <w:sz w:val="20"/>
                <w:szCs w:val="20"/>
                <w:lang w:val="en-GB"/>
              </w:rPr>
            </w:pPr>
            <w:r w:rsidRPr="00F94643">
              <w:rPr>
                <w:rFonts w:ascii="Calibri" w:eastAsia="Times New Roman" w:hAnsi="Calibri" w:cs="Times New Roman"/>
                <w:color w:val="008000"/>
                <w:sz w:val="20"/>
                <w:szCs w:val="20"/>
                <w:lang w:val="en-GB"/>
              </w:rPr>
              <w:t>Unknown 3/7</w:t>
            </w:r>
          </w:p>
        </w:tc>
        <w:tc>
          <w:tcPr>
            <w:tcW w:w="0" w:type="auto"/>
            <w:tcBorders>
              <w:top w:val="nil"/>
              <w:left w:val="single" w:sz="4" w:space="0" w:color="auto"/>
              <w:bottom w:val="nil"/>
              <w:right w:val="nil"/>
            </w:tcBorders>
            <w:shd w:val="clear" w:color="000000" w:fill="FFEB9C"/>
            <w:noWrap/>
            <w:vAlign w:val="bottom"/>
            <w:hideMark/>
          </w:tcPr>
          <w:p w14:paraId="62ABC1DC"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7238FFEB"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3</w:t>
            </w:r>
          </w:p>
        </w:tc>
      </w:tr>
      <w:tr w:rsidR="00E67269" w:rsidRPr="00F94643" w14:paraId="5B1A18ED" w14:textId="77777777" w:rsidTr="00E67269">
        <w:trPr>
          <w:trHeight w:val="300"/>
        </w:trPr>
        <w:tc>
          <w:tcPr>
            <w:tcW w:w="0" w:type="auto"/>
            <w:tcBorders>
              <w:top w:val="nil"/>
              <w:left w:val="nil"/>
              <w:bottom w:val="nil"/>
              <w:right w:val="nil"/>
            </w:tcBorders>
            <w:shd w:val="clear" w:color="auto" w:fill="auto"/>
            <w:noWrap/>
            <w:vAlign w:val="bottom"/>
            <w:hideMark/>
          </w:tcPr>
          <w:p w14:paraId="2447B405" w14:textId="77777777" w:rsidR="00E67269" w:rsidRPr="00F94643" w:rsidRDefault="00E67269" w:rsidP="00E67269">
            <w:pPr>
              <w:rPr>
                <w:rFonts w:ascii="Calibri" w:eastAsia="Times New Roman" w:hAnsi="Calibri" w:cs="Times New Roman"/>
                <w:sz w:val="20"/>
                <w:szCs w:val="20"/>
                <w:lang w:val="en-GB"/>
              </w:rPr>
            </w:pPr>
            <w:proofErr w:type="gramStart"/>
            <w:r w:rsidRPr="00F94643">
              <w:rPr>
                <w:rFonts w:ascii="Calibri" w:eastAsia="Times New Roman" w:hAnsi="Calibri" w:cs="Times New Roman"/>
                <w:sz w:val="20"/>
                <w:szCs w:val="20"/>
                <w:lang w:val="en-GB"/>
              </w:rPr>
              <w:t>wardii1</w:t>
            </w:r>
            <w:proofErr w:type="gramEnd"/>
          </w:p>
        </w:tc>
        <w:tc>
          <w:tcPr>
            <w:tcW w:w="0" w:type="auto"/>
            <w:tcBorders>
              <w:top w:val="nil"/>
              <w:left w:val="single" w:sz="4" w:space="0" w:color="auto"/>
              <w:bottom w:val="nil"/>
              <w:right w:val="nil"/>
            </w:tcBorders>
            <w:shd w:val="clear" w:color="000000" w:fill="FFC7CE"/>
            <w:noWrap/>
            <w:vAlign w:val="bottom"/>
            <w:hideMark/>
          </w:tcPr>
          <w:p w14:paraId="6DD1DBB6"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26E6C24A"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 1/3(low)</w:t>
            </w:r>
          </w:p>
        </w:tc>
        <w:tc>
          <w:tcPr>
            <w:tcW w:w="0" w:type="auto"/>
            <w:tcBorders>
              <w:top w:val="nil"/>
              <w:left w:val="single" w:sz="4" w:space="0" w:color="auto"/>
              <w:bottom w:val="nil"/>
              <w:right w:val="nil"/>
            </w:tcBorders>
            <w:shd w:val="clear" w:color="000000" w:fill="FFC7CE"/>
            <w:noWrap/>
            <w:vAlign w:val="bottom"/>
            <w:hideMark/>
          </w:tcPr>
          <w:p w14:paraId="7DB85D62"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4E363E7"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427C4C97"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 3/1</w:t>
            </w:r>
          </w:p>
        </w:tc>
        <w:tc>
          <w:tcPr>
            <w:tcW w:w="0" w:type="auto"/>
            <w:tcBorders>
              <w:top w:val="nil"/>
              <w:left w:val="single" w:sz="4" w:space="0" w:color="auto"/>
              <w:bottom w:val="nil"/>
              <w:right w:val="nil"/>
            </w:tcBorders>
            <w:shd w:val="clear" w:color="000000" w:fill="FFC7CE"/>
            <w:noWrap/>
            <w:vAlign w:val="bottom"/>
            <w:hideMark/>
          </w:tcPr>
          <w:p w14:paraId="3593151F" w14:textId="77777777" w:rsidR="00E67269" w:rsidRPr="00F94643" w:rsidRDefault="00E67269" w:rsidP="00E67269">
            <w:pPr>
              <w:rPr>
                <w:rFonts w:ascii="Calibri" w:eastAsia="Times New Roman" w:hAnsi="Calibri" w:cs="Times New Roman"/>
                <w:color w:val="9C0006"/>
                <w:sz w:val="20"/>
                <w:szCs w:val="20"/>
                <w:lang w:val="en-GB"/>
              </w:rPr>
            </w:pPr>
            <w:r w:rsidRPr="00F94643">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669E1F0D"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r>
      <w:tr w:rsidR="00E67269" w:rsidRPr="00F94643" w14:paraId="0FE4959F" w14:textId="77777777" w:rsidTr="00E67269">
        <w:trPr>
          <w:trHeight w:val="300"/>
        </w:trPr>
        <w:tc>
          <w:tcPr>
            <w:tcW w:w="0" w:type="auto"/>
            <w:tcBorders>
              <w:top w:val="nil"/>
              <w:left w:val="nil"/>
              <w:bottom w:val="nil"/>
              <w:right w:val="nil"/>
            </w:tcBorders>
            <w:shd w:val="clear" w:color="auto" w:fill="auto"/>
            <w:noWrap/>
            <w:vAlign w:val="bottom"/>
            <w:hideMark/>
          </w:tcPr>
          <w:p w14:paraId="133B28D2" w14:textId="77777777" w:rsidR="00E67269" w:rsidRPr="00F94643" w:rsidRDefault="00E67269" w:rsidP="00E67269">
            <w:pPr>
              <w:rPr>
                <w:rFonts w:ascii="Calibri" w:eastAsia="Times New Roman" w:hAnsi="Calibri" w:cs="Times New Roman"/>
                <w:sz w:val="20"/>
                <w:szCs w:val="20"/>
                <w:lang w:val="en-GB"/>
              </w:rPr>
            </w:pPr>
            <w:proofErr w:type="gramStart"/>
            <w:r w:rsidRPr="00F94643">
              <w:rPr>
                <w:rFonts w:ascii="Calibri" w:eastAsia="Times New Roman" w:hAnsi="Calibri" w:cs="Times New Roman"/>
                <w:sz w:val="20"/>
                <w:szCs w:val="20"/>
                <w:lang w:val="en-GB"/>
              </w:rPr>
              <w:t>wardii2</w:t>
            </w:r>
            <w:proofErr w:type="gramEnd"/>
            <w:r w:rsidRPr="00F94643">
              <w:rPr>
                <w:rFonts w:ascii="Calibri" w:eastAsia="Times New Roman" w:hAnsi="Calibri" w:cs="Times New Roman"/>
                <w:sz w:val="20"/>
                <w:szCs w:val="20"/>
                <w:lang w:val="en-GB"/>
              </w:rPr>
              <w:t>_1</w:t>
            </w:r>
          </w:p>
        </w:tc>
        <w:tc>
          <w:tcPr>
            <w:tcW w:w="0" w:type="auto"/>
            <w:tcBorders>
              <w:top w:val="nil"/>
              <w:left w:val="single" w:sz="4" w:space="0" w:color="auto"/>
              <w:bottom w:val="nil"/>
              <w:right w:val="nil"/>
            </w:tcBorders>
            <w:shd w:val="clear" w:color="000000" w:fill="C6EFCE"/>
            <w:noWrap/>
            <w:vAlign w:val="bottom"/>
            <w:hideMark/>
          </w:tcPr>
          <w:p w14:paraId="5F99C945"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9CB32C3"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671C62"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5B8C89F"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CF560B1"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C8B337A"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6342AC9B" w14:textId="77777777" w:rsidR="00E67269" w:rsidRPr="00F94643" w:rsidRDefault="00E67269" w:rsidP="00E67269">
            <w:pPr>
              <w:rPr>
                <w:rFonts w:ascii="Calibri" w:eastAsia="Times New Roman" w:hAnsi="Calibri" w:cs="Times New Roman"/>
                <w:color w:val="008000"/>
                <w:sz w:val="20"/>
                <w:szCs w:val="20"/>
                <w:lang w:val="en-GB"/>
              </w:rPr>
            </w:pPr>
            <w:r w:rsidRPr="00F94643">
              <w:rPr>
                <w:rFonts w:ascii="Calibri" w:eastAsia="Times New Roman" w:hAnsi="Calibri" w:cs="Times New Roman"/>
                <w:color w:val="008000"/>
                <w:sz w:val="20"/>
                <w:szCs w:val="20"/>
                <w:lang w:val="en-GB"/>
              </w:rPr>
              <w:t>Unknown 1/7(low)</w:t>
            </w:r>
          </w:p>
        </w:tc>
      </w:tr>
      <w:tr w:rsidR="00E67269" w:rsidRPr="00F94643" w14:paraId="241E95F0" w14:textId="77777777" w:rsidTr="00E67269">
        <w:trPr>
          <w:trHeight w:val="300"/>
        </w:trPr>
        <w:tc>
          <w:tcPr>
            <w:tcW w:w="0" w:type="auto"/>
            <w:tcBorders>
              <w:top w:val="nil"/>
              <w:left w:val="nil"/>
              <w:bottom w:val="nil"/>
              <w:right w:val="nil"/>
            </w:tcBorders>
            <w:shd w:val="clear" w:color="auto" w:fill="auto"/>
            <w:noWrap/>
            <w:vAlign w:val="bottom"/>
            <w:hideMark/>
          </w:tcPr>
          <w:p w14:paraId="4F4CAA09" w14:textId="77777777" w:rsidR="00E67269" w:rsidRPr="00F94643" w:rsidRDefault="00E67269" w:rsidP="00E67269">
            <w:pPr>
              <w:rPr>
                <w:rFonts w:ascii="Calibri" w:eastAsia="Times New Roman" w:hAnsi="Calibri" w:cs="Times New Roman"/>
                <w:sz w:val="20"/>
                <w:szCs w:val="20"/>
                <w:lang w:val="en-GB"/>
              </w:rPr>
            </w:pPr>
            <w:proofErr w:type="gramStart"/>
            <w:r w:rsidRPr="00F94643">
              <w:rPr>
                <w:rFonts w:ascii="Calibri" w:eastAsia="Times New Roman" w:hAnsi="Calibri" w:cs="Times New Roman"/>
                <w:sz w:val="20"/>
                <w:szCs w:val="20"/>
                <w:lang w:val="en-GB"/>
              </w:rPr>
              <w:t>wentworthianum1</w:t>
            </w:r>
            <w:proofErr w:type="gramEnd"/>
            <w:r w:rsidRPr="00F94643">
              <w:rPr>
                <w:rFonts w:ascii="Calibri" w:eastAsia="Times New Roman" w:hAnsi="Calibri" w:cs="Times New Roman"/>
                <w:sz w:val="20"/>
                <w:szCs w:val="20"/>
                <w:lang w:val="en-GB"/>
              </w:rPr>
              <w:t>*</w:t>
            </w:r>
          </w:p>
        </w:tc>
        <w:tc>
          <w:tcPr>
            <w:tcW w:w="0" w:type="auto"/>
            <w:tcBorders>
              <w:top w:val="nil"/>
              <w:left w:val="single" w:sz="4" w:space="0" w:color="auto"/>
              <w:bottom w:val="nil"/>
              <w:right w:val="nil"/>
            </w:tcBorders>
            <w:shd w:val="clear" w:color="000000" w:fill="C6EFCE"/>
            <w:noWrap/>
            <w:vAlign w:val="bottom"/>
            <w:hideMark/>
          </w:tcPr>
          <w:p w14:paraId="4B23FABA"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E569B25"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B8AB1A9"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2CE645B" w14:textId="77777777" w:rsidR="00E67269" w:rsidRPr="00F94643" w:rsidRDefault="00E67269" w:rsidP="00E67269">
            <w:pPr>
              <w:rPr>
                <w:rFonts w:ascii="Calibri" w:eastAsia="Times New Roman" w:hAnsi="Calibri" w:cs="Times New Roman"/>
                <w:color w:val="006100"/>
                <w:sz w:val="20"/>
                <w:szCs w:val="20"/>
                <w:lang w:val="en-GB"/>
              </w:rPr>
            </w:pPr>
            <w:proofErr w:type="gramStart"/>
            <w:r w:rsidRPr="00F94643">
              <w:rPr>
                <w:rFonts w:ascii="Calibri" w:eastAsia="Times New Roman" w:hAnsi="Calibri" w:cs="Times New Roman"/>
                <w:color w:val="006100"/>
                <w:sz w:val="20"/>
                <w:szCs w:val="20"/>
                <w:lang w:val="en-GB"/>
              </w:rPr>
              <w:t>Correct(</w:t>
            </w:r>
            <w:proofErr w:type="gramEnd"/>
            <w:r w:rsidRPr="00F94643">
              <w:rPr>
                <w:rFonts w:ascii="Calibri" w:eastAsia="Times New Roman" w:hAnsi="Calibri" w:cs="Times New Roman"/>
                <w:color w:val="006100"/>
                <w:sz w:val="20"/>
                <w:szCs w:val="20"/>
                <w:lang w:val="en-GB"/>
              </w:rPr>
              <w:t>low)</w:t>
            </w:r>
          </w:p>
        </w:tc>
        <w:tc>
          <w:tcPr>
            <w:tcW w:w="0" w:type="auto"/>
            <w:tcBorders>
              <w:top w:val="nil"/>
              <w:left w:val="single" w:sz="4" w:space="0" w:color="auto"/>
              <w:bottom w:val="nil"/>
              <w:right w:val="nil"/>
            </w:tcBorders>
            <w:shd w:val="clear" w:color="000000" w:fill="FFEB9C"/>
            <w:noWrap/>
            <w:vAlign w:val="bottom"/>
            <w:hideMark/>
          </w:tcPr>
          <w:p w14:paraId="32ECC73C"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0A409E9"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701D0390"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r>
      <w:tr w:rsidR="00E67269" w:rsidRPr="00F94643" w14:paraId="0A3E24CB" w14:textId="77777777" w:rsidTr="00E67269">
        <w:trPr>
          <w:trHeight w:val="300"/>
        </w:trPr>
        <w:tc>
          <w:tcPr>
            <w:tcW w:w="0" w:type="auto"/>
            <w:tcBorders>
              <w:top w:val="nil"/>
              <w:left w:val="nil"/>
              <w:bottom w:val="nil"/>
              <w:right w:val="nil"/>
            </w:tcBorders>
            <w:shd w:val="clear" w:color="auto" w:fill="auto"/>
            <w:noWrap/>
            <w:vAlign w:val="bottom"/>
            <w:hideMark/>
          </w:tcPr>
          <w:p w14:paraId="446ADDF2" w14:textId="77777777" w:rsidR="00E67269" w:rsidRPr="00F94643" w:rsidRDefault="00E67269" w:rsidP="00E67269">
            <w:pPr>
              <w:rPr>
                <w:rFonts w:ascii="Calibri" w:eastAsia="Times New Roman" w:hAnsi="Calibri" w:cs="Times New Roman"/>
                <w:sz w:val="20"/>
                <w:szCs w:val="20"/>
                <w:lang w:val="en-GB"/>
              </w:rPr>
            </w:pPr>
            <w:proofErr w:type="gramStart"/>
            <w:r w:rsidRPr="00F94643">
              <w:rPr>
                <w:rFonts w:ascii="Calibri" w:eastAsia="Times New Roman" w:hAnsi="Calibri" w:cs="Times New Roman"/>
                <w:sz w:val="20"/>
                <w:szCs w:val="20"/>
                <w:lang w:val="en-GB"/>
              </w:rPr>
              <w:t>wentworthianum2</w:t>
            </w:r>
            <w:proofErr w:type="gramEnd"/>
            <w:r w:rsidRPr="00F94643">
              <w:rPr>
                <w:rFonts w:ascii="Calibri" w:eastAsia="Times New Roman" w:hAnsi="Calibri" w:cs="Times New Roman"/>
                <w:sz w:val="20"/>
                <w:szCs w:val="20"/>
                <w:lang w:val="en-GB"/>
              </w:rPr>
              <w:t>*</w:t>
            </w:r>
          </w:p>
        </w:tc>
        <w:tc>
          <w:tcPr>
            <w:tcW w:w="0" w:type="auto"/>
            <w:tcBorders>
              <w:top w:val="nil"/>
              <w:left w:val="single" w:sz="4" w:space="0" w:color="auto"/>
              <w:bottom w:val="single" w:sz="4" w:space="0" w:color="auto"/>
              <w:right w:val="nil"/>
            </w:tcBorders>
            <w:shd w:val="clear" w:color="000000" w:fill="FFEB9C"/>
            <w:noWrap/>
            <w:vAlign w:val="bottom"/>
            <w:hideMark/>
          </w:tcPr>
          <w:p w14:paraId="52D16AE0"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46FDE4AC"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nil"/>
            </w:tcBorders>
            <w:shd w:val="clear" w:color="000000" w:fill="C6EFCE"/>
            <w:noWrap/>
            <w:vAlign w:val="bottom"/>
            <w:hideMark/>
          </w:tcPr>
          <w:p w14:paraId="153A7766" w14:textId="77777777" w:rsidR="00E67269" w:rsidRPr="00F94643" w:rsidRDefault="00E67269" w:rsidP="00E67269">
            <w:pPr>
              <w:rPr>
                <w:rFonts w:ascii="Calibri" w:eastAsia="Times New Roman" w:hAnsi="Calibri" w:cs="Times New Roman"/>
                <w:color w:val="006100"/>
                <w:sz w:val="20"/>
                <w:szCs w:val="20"/>
                <w:lang w:val="en-GB"/>
              </w:rPr>
            </w:pPr>
            <w:r w:rsidRPr="00F94643">
              <w:rPr>
                <w:rFonts w:ascii="Calibri" w:eastAsia="Times New Roman" w:hAnsi="Calibri" w:cs="Times New Roman"/>
                <w:color w:val="006100"/>
                <w:sz w:val="20"/>
                <w:szCs w:val="20"/>
                <w:lang w:val="en-GB"/>
              </w:rPr>
              <w:t>Correct</w:t>
            </w:r>
          </w:p>
        </w:tc>
        <w:tc>
          <w:tcPr>
            <w:tcW w:w="0" w:type="auto"/>
            <w:tcBorders>
              <w:top w:val="nil"/>
              <w:left w:val="single" w:sz="4" w:space="0" w:color="auto"/>
              <w:bottom w:val="single" w:sz="4" w:space="0" w:color="auto"/>
              <w:right w:val="nil"/>
            </w:tcBorders>
            <w:shd w:val="clear" w:color="000000" w:fill="FFEB9C"/>
            <w:noWrap/>
            <w:vAlign w:val="bottom"/>
            <w:hideMark/>
          </w:tcPr>
          <w:p w14:paraId="7F034085"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3ACF1E8F"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36D431AF"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single" w:sz="4" w:space="0" w:color="auto"/>
            </w:tcBorders>
            <w:shd w:val="clear" w:color="000000" w:fill="FFEB9C"/>
            <w:noWrap/>
            <w:vAlign w:val="bottom"/>
            <w:hideMark/>
          </w:tcPr>
          <w:p w14:paraId="0582E955" w14:textId="77777777" w:rsidR="00E67269" w:rsidRPr="00F94643" w:rsidRDefault="00E67269" w:rsidP="00E67269">
            <w:pPr>
              <w:rPr>
                <w:rFonts w:ascii="Calibri" w:eastAsia="Times New Roman" w:hAnsi="Calibri" w:cs="Times New Roman"/>
                <w:color w:val="9C6500"/>
                <w:sz w:val="20"/>
                <w:szCs w:val="20"/>
                <w:lang w:val="en-GB"/>
              </w:rPr>
            </w:pPr>
            <w:r w:rsidRPr="00F94643">
              <w:rPr>
                <w:rFonts w:ascii="Calibri" w:eastAsia="Times New Roman" w:hAnsi="Calibri" w:cs="Times New Roman"/>
                <w:color w:val="9C6500"/>
                <w:sz w:val="20"/>
                <w:szCs w:val="20"/>
                <w:lang w:val="en-GB"/>
              </w:rPr>
              <w:t>Unknown</w:t>
            </w:r>
          </w:p>
        </w:tc>
      </w:tr>
      <w:tr w:rsidR="009C3223" w:rsidRPr="00F94643" w14:paraId="0251F030" w14:textId="77777777" w:rsidTr="00E67269">
        <w:trPr>
          <w:trHeight w:val="300"/>
        </w:trPr>
        <w:tc>
          <w:tcPr>
            <w:tcW w:w="0" w:type="auto"/>
            <w:tcBorders>
              <w:top w:val="nil"/>
              <w:left w:val="nil"/>
              <w:bottom w:val="nil"/>
              <w:right w:val="nil"/>
            </w:tcBorders>
            <w:shd w:val="clear" w:color="auto" w:fill="auto"/>
            <w:noWrap/>
            <w:vAlign w:val="bottom"/>
          </w:tcPr>
          <w:p w14:paraId="3DD4E42B" w14:textId="1F7E426B" w:rsidR="009C3223" w:rsidRPr="00F94643" w:rsidRDefault="009C3223" w:rsidP="00E67269">
            <w:pPr>
              <w:rPr>
                <w:rFonts w:ascii="Calibri" w:eastAsia="Times New Roman" w:hAnsi="Calibri" w:cs="Times New Roman"/>
                <w:b/>
                <w:sz w:val="20"/>
                <w:szCs w:val="20"/>
                <w:lang w:val="en-GB"/>
              </w:rPr>
            </w:pPr>
            <w:r w:rsidRPr="00F94643">
              <w:rPr>
                <w:rFonts w:ascii="Calibri" w:eastAsia="Times New Roman" w:hAnsi="Calibri" w:cs="Times New Roman"/>
                <w:b/>
                <w:sz w:val="20"/>
                <w:szCs w:val="20"/>
                <w:lang w:val="en-GB"/>
              </w:rPr>
              <w:t>Pictures</w:t>
            </w:r>
          </w:p>
        </w:tc>
        <w:tc>
          <w:tcPr>
            <w:tcW w:w="0" w:type="auto"/>
            <w:tcBorders>
              <w:top w:val="nil"/>
              <w:left w:val="single" w:sz="4" w:space="0" w:color="auto"/>
              <w:bottom w:val="nil"/>
              <w:right w:val="nil"/>
            </w:tcBorders>
            <w:shd w:val="clear" w:color="auto" w:fill="auto"/>
            <w:noWrap/>
            <w:vAlign w:val="bottom"/>
          </w:tcPr>
          <w:p w14:paraId="2B421DD0" w14:textId="49C6CD0D" w:rsidR="009C3223" w:rsidRPr="00F94643" w:rsidRDefault="009C3223" w:rsidP="00E67269">
            <w:pPr>
              <w:rPr>
                <w:rFonts w:ascii="Calibri" w:eastAsia="Times New Roman" w:hAnsi="Calibri" w:cs="Times New Roman"/>
                <w:b/>
                <w:sz w:val="20"/>
                <w:szCs w:val="20"/>
                <w:lang w:val="en-GB"/>
              </w:rPr>
            </w:pPr>
            <w:r w:rsidRPr="00F94643">
              <w:rPr>
                <w:rFonts w:ascii="Calibri" w:eastAsia="Times New Roman" w:hAnsi="Calibri" w:cs="Times New Roman"/>
                <w:b/>
                <w:sz w:val="20"/>
                <w:szCs w:val="20"/>
                <w:lang w:val="en-GB"/>
              </w:rPr>
              <w:t>51</w:t>
            </w:r>
          </w:p>
        </w:tc>
        <w:tc>
          <w:tcPr>
            <w:tcW w:w="0" w:type="auto"/>
            <w:tcBorders>
              <w:top w:val="nil"/>
              <w:left w:val="single" w:sz="4" w:space="0" w:color="auto"/>
              <w:bottom w:val="nil"/>
              <w:right w:val="nil"/>
            </w:tcBorders>
            <w:shd w:val="clear" w:color="auto" w:fill="auto"/>
            <w:noWrap/>
            <w:vAlign w:val="bottom"/>
          </w:tcPr>
          <w:p w14:paraId="227E8663" w14:textId="6AB53ED1" w:rsidR="009C3223" w:rsidRPr="00F94643" w:rsidRDefault="009C3223" w:rsidP="00E67269">
            <w:pPr>
              <w:rPr>
                <w:rFonts w:ascii="Calibri" w:eastAsia="Times New Roman" w:hAnsi="Calibri" w:cs="Times New Roman"/>
                <w:b/>
                <w:sz w:val="20"/>
                <w:szCs w:val="20"/>
                <w:lang w:val="en-GB"/>
              </w:rPr>
            </w:pPr>
            <w:r w:rsidRPr="00F94643">
              <w:rPr>
                <w:rFonts w:ascii="Calibri" w:eastAsia="Times New Roman" w:hAnsi="Calibri" w:cs="Times New Roman"/>
                <w:b/>
                <w:sz w:val="20"/>
                <w:szCs w:val="20"/>
                <w:lang w:val="en-GB"/>
              </w:rPr>
              <w:t>52</w:t>
            </w:r>
          </w:p>
        </w:tc>
        <w:tc>
          <w:tcPr>
            <w:tcW w:w="0" w:type="auto"/>
            <w:tcBorders>
              <w:top w:val="nil"/>
              <w:left w:val="single" w:sz="4" w:space="0" w:color="auto"/>
              <w:bottom w:val="nil"/>
              <w:right w:val="nil"/>
            </w:tcBorders>
            <w:shd w:val="clear" w:color="auto" w:fill="auto"/>
            <w:noWrap/>
            <w:vAlign w:val="bottom"/>
          </w:tcPr>
          <w:p w14:paraId="6AF644ED" w14:textId="4637C2A0" w:rsidR="009C3223" w:rsidRPr="00F94643" w:rsidRDefault="009C3223" w:rsidP="00E67269">
            <w:pPr>
              <w:rPr>
                <w:rFonts w:ascii="Calibri" w:eastAsia="Times New Roman" w:hAnsi="Calibri" w:cs="Times New Roman"/>
                <w:b/>
                <w:sz w:val="20"/>
                <w:szCs w:val="20"/>
                <w:lang w:val="en-GB"/>
              </w:rPr>
            </w:pPr>
            <w:r w:rsidRPr="00F94643">
              <w:rPr>
                <w:rFonts w:ascii="Calibri" w:eastAsia="Times New Roman" w:hAnsi="Calibri" w:cs="Times New Roman"/>
                <w:b/>
                <w:sz w:val="20"/>
                <w:szCs w:val="20"/>
                <w:lang w:val="en-GB"/>
              </w:rPr>
              <w:t>53</w:t>
            </w:r>
          </w:p>
        </w:tc>
        <w:tc>
          <w:tcPr>
            <w:tcW w:w="0" w:type="auto"/>
            <w:tcBorders>
              <w:top w:val="nil"/>
              <w:left w:val="single" w:sz="4" w:space="0" w:color="auto"/>
              <w:bottom w:val="nil"/>
              <w:right w:val="nil"/>
            </w:tcBorders>
            <w:shd w:val="clear" w:color="auto" w:fill="auto"/>
            <w:noWrap/>
            <w:vAlign w:val="bottom"/>
          </w:tcPr>
          <w:p w14:paraId="04BF2473" w14:textId="643240C6" w:rsidR="009C3223" w:rsidRPr="00F94643" w:rsidRDefault="009C3223" w:rsidP="00E67269">
            <w:pPr>
              <w:rPr>
                <w:rFonts w:ascii="Calibri" w:eastAsia="Times New Roman" w:hAnsi="Calibri" w:cs="Times New Roman"/>
                <w:b/>
                <w:sz w:val="20"/>
                <w:szCs w:val="20"/>
                <w:lang w:val="en-GB"/>
              </w:rPr>
            </w:pPr>
            <w:r w:rsidRPr="00F94643">
              <w:rPr>
                <w:rFonts w:ascii="Calibri" w:eastAsia="Times New Roman" w:hAnsi="Calibri" w:cs="Times New Roman"/>
                <w:b/>
                <w:sz w:val="20"/>
                <w:szCs w:val="20"/>
                <w:lang w:val="en-GB"/>
              </w:rPr>
              <w:t>54</w:t>
            </w:r>
          </w:p>
        </w:tc>
        <w:tc>
          <w:tcPr>
            <w:tcW w:w="0" w:type="auto"/>
            <w:tcBorders>
              <w:top w:val="nil"/>
              <w:left w:val="single" w:sz="4" w:space="0" w:color="auto"/>
              <w:bottom w:val="nil"/>
              <w:right w:val="nil"/>
            </w:tcBorders>
            <w:shd w:val="clear" w:color="auto" w:fill="auto"/>
            <w:noWrap/>
            <w:vAlign w:val="bottom"/>
          </w:tcPr>
          <w:p w14:paraId="33E5F611" w14:textId="76EBE529" w:rsidR="009C3223" w:rsidRPr="00F94643" w:rsidRDefault="009C3223" w:rsidP="00E67269">
            <w:pPr>
              <w:rPr>
                <w:rFonts w:ascii="Calibri" w:eastAsia="Times New Roman" w:hAnsi="Calibri" w:cs="Times New Roman"/>
                <w:b/>
                <w:sz w:val="20"/>
                <w:szCs w:val="20"/>
                <w:lang w:val="en-GB"/>
              </w:rPr>
            </w:pPr>
            <w:r w:rsidRPr="00F94643">
              <w:rPr>
                <w:rFonts w:ascii="Calibri" w:eastAsia="Times New Roman" w:hAnsi="Calibri" w:cs="Times New Roman"/>
                <w:b/>
                <w:sz w:val="20"/>
                <w:szCs w:val="20"/>
                <w:lang w:val="en-GB"/>
              </w:rPr>
              <w:t>55</w:t>
            </w:r>
          </w:p>
        </w:tc>
        <w:tc>
          <w:tcPr>
            <w:tcW w:w="0" w:type="auto"/>
            <w:tcBorders>
              <w:top w:val="nil"/>
              <w:left w:val="single" w:sz="4" w:space="0" w:color="auto"/>
              <w:bottom w:val="nil"/>
              <w:right w:val="nil"/>
            </w:tcBorders>
            <w:shd w:val="clear" w:color="auto" w:fill="auto"/>
            <w:noWrap/>
            <w:vAlign w:val="bottom"/>
          </w:tcPr>
          <w:p w14:paraId="181DBD0D" w14:textId="52C3520D" w:rsidR="009C3223" w:rsidRPr="00F94643" w:rsidRDefault="009C3223" w:rsidP="00E67269">
            <w:pPr>
              <w:rPr>
                <w:rFonts w:ascii="Calibri" w:eastAsia="Times New Roman" w:hAnsi="Calibri" w:cs="Times New Roman"/>
                <w:b/>
                <w:sz w:val="20"/>
                <w:szCs w:val="20"/>
                <w:lang w:val="en-GB"/>
              </w:rPr>
            </w:pPr>
            <w:r w:rsidRPr="00F94643">
              <w:rPr>
                <w:rFonts w:ascii="Calibri" w:eastAsia="Times New Roman" w:hAnsi="Calibri" w:cs="Times New Roman"/>
                <w:b/>
                <w:sz w:val="20"/>
                <w:szCs w:val="20"/>
                <w:lang w:val="en-GB"/>
              </w:rPr>
              <w:t>56</w:t>
            </w:r>
          </w:p>
        </w:tc>
        <w:tc>
          <w:tcPr>
            <w:tcW w:w="0" w:type="auto"/>
            <w:tcBorders>
              <w:top w:val="nil"/>
              <w:left w:val="single" w:sz="4" w:space="0" w:color="auto"/>
              <w:bottom w:val="nil"/>
              <w:right w:val="single" w:sz="4" w:space="0" w:color="auto"/>
            </w:tcBorders>
            <w:shd w:val="clear" w:color="auto" w:fill="auto"/>
            <w:noWrap/>
            <w:vAlign w:val="bottom"/>
          </w:tcPr>
          <w:p w14:paraId="47EA4B27" w14:textId="2A2F95D0" w:rsidR="009C3223" w:rsidRPr="00F94643" w:rsidRDefault="009C3223" w:rsidP="00E67269">
            <w:pPr>
              <w:rPr>
                <w:rFonts w:ascii="Calibri" w:eastAsia="Times New Roman" w:hAnsi="Calibri" w:cs="Times New Roman"/>
                <w:b/>
                <w:sz w:val="20"/>
                <w:szCs w:val="20"/>
                <w:lang w:val="en-GB"/>
              </w:rPr>
            </w:pPr>
            <w:r w:rsidRPr="00F94643">
              <w:rPr>
                <w:rFonts w:ascii="Calibri" w:eastAsia="Times New Roman" w:hAnsi="Calibri" w:cs="Times New Roman"/>
                <w:b/>
                <w:sz w:val="20"/>
                <w:szCs w:val="20"/>
                <w:lang w:val="en-GB"/>
              </w:rPr>
              <w:t>57</w:t>
            </w:r>
          </w:p>
        </w:tc>
      </w:tr>
      <w:tr w:rsidR="009C3223" w:rsidRPr="00F94643" w14:paraId="23CD4C4C" w14:textId="77777777" w:rsidTr="009C3223">
        <w:trPr>
          <w:trHeight w:val="300"/>
        </w:trPr>
        <w:tc>
          <w:tcPr>
            <w:tcW w:w="0" w:type="auto"/>
            <w:tcBorders>
              <w:top w:val="nil"/>
              <w:left w:val="nil"/>
              <w:bottom w:val="nil"/>
              <w:right w:val="nil"/>
            </w:tcBorders>
            <w:shd w:val="clear" w:color="auto" w:fill="auto"/>
            <w:noWrap/>
            <w:vAlign w:val="bottom"/>
          </w:tcPr>
          <w:p w14:paraId="585DF018" w14:textId="77777777" w:rsidR="009C3223" w:rsidRPr="00F94643"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tcPr>
          <w:p w14:paraId="26D0BECF" w14:textId="77777777" w:rsidR="009C3223" w:rsidRPr="00F94643"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tcPr>
          <w:p w14:paraId="3134C8DE" w14:textId="77777777" w:rsidR="009C3223" w:rsidRPr="00F94643"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510AB2EE" w14:textId="77777777" w:rsidR="009C3223" w:rsidRPr="00F94643"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227F3CD7" w14:textId="77777777" w:rsidR="009C3223" w:rsidRPr="00F94643"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064DB88F" w14:textId="77777777" w:rsidR="009C3223" w:rsidRPr="00F94643"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6EADFF1E" w14:textId="77777777" w:rsidR="009C3223" w:rsidRPr="00F94643"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single" w:sz="4" w:space="0" w:color="auto"/>
            </w:tcBorders>
            <w:shd w:val="clear" w:color="auto" w:fill="auto"/>
            <w:noWrap/>
            <w:vAlign w:val="bottom"/>
          </w:tcPr>
          <w:p w14:paraId="24211271" w14:textId="77777777" w:rsidR="009C3223" w:rsidRPr="00F94643" w:rsidRDefault="009C3223" w:rsidP="00E67269">
            <w:pPr>
              <w:rPr>
                <w:rFonts w:ascii="Calibri" w:eastAsia="Times New Roman" w:hAnsi="Calibri" w:cs="Times New Roman"/>
                <w:sz w:val="20"/>
                <w:szCs w:val="20"/>
                <w:lang w:val="en-GB"/>
              </w:rPr>
            </w:pPr>
          </w:p>
        </w:tc>
      </w:tr>
      <w:tr w:rsidR="009C3223" w:rsidRPr="00F94643" w14:paraId="1824540C" w14:textId="77777777" w:rsidTr="009C3223">
        <w:trPr>
          <w:trHeight w:val="300"/>
        </w:trPr>
        <w:tc>
          <w:tcPr>
            <w:tcW w:w="0" w:type="auto"/>
            <w:tcBorders>
              <w:top w:val="nil"/>
              <w:left w:val="nil"/>
              <w:bottom w:val="nil"/>
              <w:right w:val="nil"/>
            </w:tcBorders>
            <w:shd w:val="clear" w:color="auto" w:fill="auto"/>
            <w:noWrap/>
            <w:vAlign w:val="bottom"/>
            <w:hideMark/>
          </w:tcPr>
          <w:p w14:paraId="0D163B18" w14:textId="77777777" w:rsidR="009C3223" w:rsidRPr="00F94643"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hideMark/>
          </w:tcPr>
          <w:p w14:paraId="28E5B5CD" w14:textId="77777777" w:rsidR="009C3223" w:rsidRPr="00F94643" w:rsidRDefault="009C3223" w:rsidP="00E67269">
            <w:pPr>
              <w:rPr>
                <w:rFonts w:ascii="Calibri" w:eastAsia="Times New Roman" w:hAnsi="Calibri" w:cs="Times New Roman"/>
                <w:sz w:val="20"/>
                <w:szCs w:val="20"/>
                <w:lang w:val="en-GB"/>
              </w:rPr>
            </w:pPr>
            <w:r w:rsidRPr="00F94643">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0F7C4827" w14:textId="77777777" w:rsidR="009C3223" w:rsidRPr="00F94643" w:rsidRDefault="009C3223" w:rsidP="00E67269">
            <w:pPr>
              <w:rPr>
                <w:rFonts w:ascii="Calibri" w:eastAsia="Times New Roman" w:hAnsi="Calibri" w:cs="Times New Roman"/>
                <w:sz w:val="20"/>
                <w:szCs w:val="20"/>
                <w:lang w:val="en-GB"/>
              </w:rPr>
            </w:pPr>
            <w:r w:rsidRPr="00F94643">
              <w:rPr>
                <w:rFonts w:ascii="Calibri" w:eastAsia="Times New Roman" w:hAnsi="Calibri" w:cs="Times New Roman"/>
                <w:sz w:val="20"/>
                <w:szCs w:val="20"/>
                <w:lang w:val="en-GB"/>
              </w:rPr>
              <w:t> </w:t>
            </w:r>
          </w:p>
        </w:tc>
        <w:tc>
          <w:tcPr>
            <w:tcW w:w="0" w:type="auto"/>
            <w:tcBorders>
              <w:top w:val="single" w:sz="4" w:space="0" w:color="auto"/>
              <w:left w:val="single" w:sz="4" w:space="0" w:color="auto"/>
              <w:bottom w:val="nil"/>
            </w:tcBorders>
            <w:shd w:val="clear" w:color="auto" w:fill="auto"/>
            <w:noWrap/>
            <w:vAlign w:val="bottom"/>
            <w:hideMark/>
          </w:tcPr>
          <w:p w14:paraId="2DE8A901" w14:textId="7AD732DE" w:rsidR="009C3223" w:rsidRPr="00F94643" w:rsidRDefault="009C3223" w:rsidP="00E67269">
            <w:pPr>
              <w:rPr>
                <w:rFonts w:ascii="Calibri" w:eastAsia="Times New Roman" w:hAnsi="Calibri" w:cs="Times New Roman"/>
                <w:sz w:val="20"/>
                <w:szCs w:val="20"/>
                <w:lang w:val="en-GB"/>
              </w:rPr>
            </w:pPr>
            <w:r w:rsidRPr="00F94643">
              <w:rPr>
                <w:rFonts w:ascii="Calibri" w:eastAsia="Times New Roman" w:hAnsi="Calibri" w:cs="Times New Roman"/>
                <w:sz w:val="20"/>
                <w:szCs w:val="20"/>
                <w:lang w:val="en-GB"/>
              </w:rPr>
              <w:t>1:</w:t>
            </w:r>
            <w:r w:rsidRPr="00F94643">
              <w:rPr>
                <w:rFonts w:ascii="Calibri" w:eastAsia="Times New Roman" w:hAnsi="Calibri" w:cs="Times New Roman"/>
                <w:i/>
                <w:sz w:val="20"/>
                <w:szCs w:val="20"/>
                <w:lang w:val="en-GB"/>
              </w:rPr>
              <w:t>Parvisepalum</w:t>
            </w:r>
          </w:p>
        </w:tc>
        <w:tc>
          <w:tcPr>
            <w:tcW w:w="0" w:type="auto"/>
            <w:tcBorders>
              <w:top w:val="single" w:sz="4" w:space="0" w:color="auto"/>
              <w:bottom w:val="nil"/>
            </w:tcBorders>
            <w:shd w:val="clear" w:color="auto" w:fill="auto"/>
            <w:noWrap/>
            <w:vAlign w:val="bottom"/>
          </w:tcPr>
          <w:p w14:paraId="51A864FA" w14:textId="2CC75A3F" w:rsidR="009C3223" w:rsidRPr="00F94643" w:rsidRDefault="009C3223" w:rsidP="00E67269">
            <w:pPr>
              <w:rPr>
                <w:rFonts w:ascii="Calibri" w:eastAsia="Times New Roman" w:hAnsi="Calibri" w:cs="Times New Roman"/>
                <w:sz w:val="20"/>
                <w:szCs w:val="20"/>
                <w:lang w:val="en-GB"/>
              </w:rPr>
            </w:pPr>
            <w:r w:rsidRPr="00F94643">
              <w:rPr>
                <w:rFonts w:ascii="Calibri" w:eastAsia="Times New Roman" w:hAnsi="Calibri" w:cs="Times New Roman"/>
                <w:sz w:val="20"/>
                <w:szCs w:val="20"/>
                <w:lang w:val="en-GB"/>
              </w:rPr>
              <w:t>2:</w:t>
            </w:r>
            <w:r w:rsidRPr="00F94643">
              <w:rPr>
                <w:rFonts w:ascii="Calibri" w:eastAsia="Times New Roman" w:hAnsi="Calibri" w:cs="Times New Roman"/>
                <w:i/>
                <w:sz w:val="20"/>
                <w:szCs w:val="20"/>
                <w:lang w:val="en-GB"/>
              </w:rPr>
              <w:t>Pardalopetalum</w:t>
            </w:r>
          </w:p>
        </w:tc>
        <w:tc>
          <w:tcPr>
            <w:tcW w:w="0" w:type="auto"/>
            <w:tcBorders>
              <w:top w:val="single" w:sz="4" w:space="0" w:color="auto"/>
              <w:left w:val="nil"/>
              <w:bottom w:val="nil"/>
            </w:tcBorders>
            <w:shd w:val="clear" w:color="auto" w:fill="auto"/>
            <w:noWrap/>
            <w:vAlign w:val="bottom"/>
          </w:tcPr>
          <w:p w14:paraId="4436ADF3" w14:textId="76DDF66E" w:rsidR="009C3223" w:rsidRPr="00F94643" w:rsidRDefault="009C3223" w:rsidP="00E67269">
            <w:pPr>
              <w:rPr>
                <w:rFonts w:ascii="Calibri" w:eastAsia="Times New Roman" w:hAnsi="Calibri" w:cs="Times New Roman"/>
                <w:sz w:val="20"/>
                <w:szCs w:val="20"/>
                <w:lang w:val="en-GB"/>
              </w:rPr>
            </w:pPr>
            <w:r w:rsidRPr="00F94643">
              <w:rPr>
                <w:rFonts w:ascii="Calibri" w:eastAsia="Times New Roman" w:hAnsi="Calibri" w:cs="Times New Roman"/>
                <w:sz w:val="20"/>
                <w:szCs w:val="20"/>
                <w:lang w:val="en-GB"/>
              </w:rPr>
              <w:t>3:</w:t>
            </w:r>
            <w:r w:rsidRPr="00F94643">
              <w:rPr>
                <w:rFonts w:ascii="Calibri" w:eastAsia="Times New Roman" w:hAnsi="Calibri" w:cs="Times New Roman"/>
                <w:i/>
                <w:sz w:val="20"/>
                <w:szCs w:val="20"/>
                <w:lang w:val="en-GB"/>
              </w:rPr>
              <w:t>Paphiopedilum</w:t>
            </w:r>
          </w:p>
        </w:tc>
        <w:tc>
          <w:tcPr>
            <w:tcW w:w="0" w:type="auto"/>
            <w:tcBorders>
              <w:top w:val="single" w:sz="4" w:space="0" w:color="auto"/>
              <w:bottom w:val="nil"/>
            </w:tcBorders>
            <w:shd w:val="clear" w:color="auto" w:fill="auto"/>
            <w:noWrap/>
            <w:vAlign w:val="bottom"/>
          </w:tcPr>
          <w:p w14:paraId="00BC2909" w14:textId="3C43C81B" w:rsidR="009C3223" w:rsidRPr="00F94643" w:rsidRDefault="009C3223" w:rsidP="00E67269">
            <w:pPr>
              <w:rPr>
                <w:rFonts w:ascii="Calibri" w:eastAsia="Times New Roman" w:hAnsi="Calibri" w:cs="Times New Roman"/>
                <w:sz w:val="20"/>
                <w:szCs w:val="20"/>
                <w:lang w:val="en-GB"/>
              </w:rPr>
            </w:pPr>
            <w:r w:rsidRPr="00F94643">
              <w:rPr>
                <w:rFonts w:ascii="Calibri" w:eastAsia="Times New Roman" w:hAnsi="Calibri" w:cs="Times New Roman"/>
                <w:sz w:val="20"/>
                <w:szCs w:val="20"/>
                <w:lang w:val="en-GB"/>
              </w:rPr>
              <w:t>4:</w:t>
            </w:r>
            <w:r w:rsidRPr="00F94643">
              <w:rPr>
                <w:rFonts w:ascii="Calibri" w:eastAsia="Times New Roman" w:hAnsi="Calibri" w:cs="Times New Roman"/>
                <w:i/>
                <w:sz w:val="20"/>
                <w:szCs w:val="20"/>
                <w:lang w:val="en-GB"/>
              </w:rPr>
              <w:t>Coryopedilum</w:t>
            </w:r>
          </w:p>
        </w:tc>
        <w:tc>
          <w:tcPr>
            <w:tcW w:w="0" w:type="auto"/>
            <w:tcBorders>
              <w:top w:val="single" w:sz="4" w:space="0" w:color="auto"/>
              <w:left w:val="nil"/>
              <w:bottom w:val="nil"/>
              <w:right w:val="single" w:sz="4" w:space="0" w:color="auto"/>
            </w:tcBorders>
            <w:shd w:val="clear" w:color="auto" w:fill="auto"/>
            <w:noWrap/>
            <w:vAlign w:val="bottom"/>
          </w:tcPr>
          <w:p w14:paraId="4D7EE502" w14:textId="2CE51835" w:rsidR="009C3223" w:rsidRPr="00F94643" w:rsidRDefault="009C3223" w:rsidP="00E67269">
            <w:pPr>
              <w:rPr>
                <w:rFonts w:ascii="Calibri" w:eastAsia="Times New Roman" w:hAnsi="Calibri" w:cs="Times New Roman"/>
                <w:sz w:val="20"/>
                <w:szCs w:val="20"/>
                <w:lang w:val="en-GB"/>
              </w:rPr>
            </w:pPr>
            <w:r w:rsidRPr="00F94643">
              <w:rPr>
                <w:rFonts w:ascii="Calibri" w:eastAsia="Times New Roman" w:hAnsi="Calibri" w:cs="Times New Roman"/>
                <w:sz w:val="20"/>
                <w:szCs w:val="20"/>
                <w:lang w:val="en-GB"/>
              </w:rPr>
              <w:t xml:space="preserve">5: </w:t>
            </w:r>
            <w:proofErr w:type="spellStart"/>
            <w:r w:rsidRPr="00F94643">
              <w:rPr>
                <w:rFonts w:ascii="Calibri" w:eastAsia="Times New Roman" w:hAnsi="Calibri" w:cs="Times New Roman"/>
                <w:i/>
                <w:sz w:val="20"/>
                <w:szCs w:val="20"/>
                <w:lang w:val="en-GB"/>
              </w:rPr>
              <w:t>Cochlopetalum</w:t>
            </w:r>
            <w:proofErr w:type="spellEnd"/>
          </w:p>
        </w:tc>
      </w:tr>
      <w:tr w:rsidR="009C3223" w:rsidRPr="00F94643" w14:paraId="45A1D292" w14:textId="77777777" w:rsidTr="009C3223">
        <w:trPr>
          <w:trHeight w:val="300"/>
        </w:trPr>
        <w:tc>
          <w:tcPr>
            <w:tcW w:w="0" w:type="auto"/>
            <w:tcBorders>
              <w:top w:val="nil"/>
              <w:left w:val="nil"/>
              <w:bottom w:val="nil"/>
              <w:right w:val="nil"/>
            </w:tcBorders>
            <w:shd w:val="clear" w:color="auto" w:fill="auto"/>
            <w:noWrap/>
            <w:vAlign w:val="bottom"/>
            <w:hideMark/>
          </w:tcPr>
          <w:p w14:paraId="44B918E4" w14:textId="77777777" w:rsidR="009C3223" w:rsidRPr="00F94643" w:rsidRDefault="009C3223" w:rsidP="00E67269">
            <w:pPr>
              <w:rPr>
                <w:rFonts w:ascii="Calibri" w:eastAsia="Times New Roman" w:hAnsi="Calibri" w:cs="Times New Roman"/>
                <w:sz w:val="20"/>
                <w:szCs w:val="20"/>
                <w:lang w:val="en-GB"/>
              </w:rPr>
            </w:pPr>
          </w:p>
        </w:tc>
        <w:tc>
          <w:tcPr>
            <w:tcW w:w="0" w:type="auto"/>
            <w:gridSpan w:val="2"/>
            <w:tcBorders>
              <w:top w:val="nil"/>
              <w:left w:val="single" w:sz="4" w:space="0" w:color="auto"/>
              <w:bottom w:val="nil"/>
              <w:right w:val="nil"/>
            </w:tcBorders>
            <w:shd w:val="clear" w:color="auto" w:fill="auto"/>
            <w:noWrap/>
            <w:vAlign w:val="bottom"/>
            <w:hideMark/>
          </w:tcPr>
          <w:p w14:paraId="78E1C92C" w14:textId="50E37E5B" w:rsidR="009C3223" w:rsidRPr="00F94643" w:rsidRDefault="009C3223" w:rsidP="00E67269">
            <w:pPr>
              <w:rPr>
                <w:rFonts w:ascii="Calibri" w:eastAsia="Times New Roman" w:hAnsi="Calibri" w:cs="Times New Roman"/>
                <w:sz w:val="20"/>
                <w:szCs w:val="20"/>
                <w:lang w:val="en-GB"/>
              </w:rPr>
            </w:pPr>
            <w:r w:rsidRPr="00F94643">
              <w:rPr>
                <w:rFonts w:ascii="Calibri" w:eastAsia="Times New Roman" w:hAnsi="Calibri" w:cs="Times New Roman"/>
                <w:sz w:val="20"/>
                <w:szCs w:val="20"/>
                <w:lang w:val="en-GB"/>
              </w:rPr>
              <w:t xml:space="preserve">*= </w:t>
            </w:r>
            <w:proofErr w:type="gramStart"/>
            <w:r w:rsidRPr="00F94643">
              <w:rPr>
                <w:rFonts w:ascii="Calibri" w:eastAsia="Times New Roman" w:hAnsi="Calibri" w:cs="Times New Roman"/>
                <w:sz w:val="20"/>
                <w:szCs w:val="20"/>
                <w:lang w:val="en-GB"/>
              </w:rPr>
              <w:t>not</w:t>
            </w:r>
            <w:proofErr w:type="gramEnd"/>
            <w:r w:rsidRPr="00F94643">
              <w:rPr>
                <w:rFonts w:ascii="Calibri" w:eastAsia="Times New Roman" w:hAnsi="Calibri" w:cs="Times New Roman"/>
                <w:sz w:val="20"/>
                <w:szCs w:val="20"/>
                <w:lang w:val="en-GB"/>
              </w:rPr>
              <w:t xml:space="preserve"> in </w:t>
            </w:r>
            <w:r w:rsidR="00097A11" w:rsidRPr="00F94643">
              <w:rPr>
                <w:rFonts w:ascii="Calibri" w:eastAsia="Times New Roman" w:hAnsi="Calibri" w:cs="Times New Roman"/>
                <w:sz w:val="20"/>
                <w:szCs w:val="20"/>
                <w:lang w:val="en-GB"/>
              </w:rPr>
              <w:t>train set</w:t>
            </w:r>
            <w:r w:rsidRPr="00F94643">
              <w:rPr>
                <w:rFonts w:ascii="Calibri" w:eastAsia="Times New Roman" w:hAnsi="Calibri" w:cs="Times New Roman"/>
                <w:sz w:val="20"/>
                <w:szCs w:val="20"/>
                <w:lang w:val="en-GB"/>
              </w:rPr>
              <w:t xml:space="preserve"> / on dear.smartweb.tw</w:t>
            </w:r>
          </w:p>
        </w:tc>
        <w:tc>
          <w:tcPr>
            <w:tcW w:w="0" w:type="auto"/>
            <w:tcBorders>
              <w:top w:val="nil"/>
              <w:left w:val="single" w:sz="4" w:space="0" w:color="auto"/>
              <w:bottom w:val="nil"/>
            </w:tcBorders>
            <w:shd w:val="clear" w:color="auto" w:fill="auto"/>
            <w:noWrap/>
            <w:vAlign w:val="bottom"/>
            <w:hideMark/>
          </w:tcPr>
          <w:p w14:paraId="08EF87C3" w14:textId="105A13F5" w:rsidR="009C3223" w:rsidRPr="00F94643" w:rsidRDefault="009D4077" w:rsidP="00E67269">
            <w:pPr>
              <w:rPr>
                <w:rFonts w:ascii="Calibri" w:eastAsia="Times New Roman" w:hAnsi="Calibri" w:cs="Times New Roman"/>
                <w:sz w:val="20"/>
                <w:szCs w:val="20"/>
                <w:lang w:val="en-GB"/>
              </w:rPr>
            </w:pPr>
            <w:r w:rsidRPr="00F94643">
              <w:rPr>
                <w:rFonts w:ascii="Calibri" w:eastAsia="Times New Roman" w:hAnsi="Calibri" w:cs="Times New Roman"/>
                <w:sz w:val="20"/>
                <w:szCs w:val="20"/>
                <w:lang w:val="en-GB"/>
              </w:rPr>
              <w:t>6:</w:t>
            </w:r>
            <w:r w:rsidR="009C3223" w:rsidRPr="00F94643">
              <w:rPr>
                <w:rFonts w:ascii="Calibri" w:eastAsia="Times New Roman" w:hAnsi="Calibri" w:cs="Times New Roman"/>
                <w:i/>
                <w:sz w:val="20"/>
                <w:szCs w:val="20"/>
                <w:lang w:val="en-GB"/>
              </w:rPr>
              <w:t>Brachypetalum</w:t>
            </w:r>
          </w:p>
        </w:tc>
        <w:tc>
          <w:tcPr>
            <w:tcW w:w="0" w:type="auto"/>
            <w:tcBorders>
              <w:top w:val="nil"/>
              <w:bottom w:val="nil"/>
            </w:tcBorders>
            <w:shd w:val="clear" w:color="auto" w:fill="auto"/>
            <w:noWrap/>
            <w:vAlign w:val="bottom"/>
          </w:tcPr>
          <w:p w14:paraId="6837F12B" w14:textId="41A2C6CA" w:rsidR="009C3223" w:rsidRPr="00F94643" w:rsidRDefault="009C3223" w:rsidP="00E67269">
            <w:pPr>
              <w:rPr>
                <w:rFonts w:ascii="Calibri" w:eastAsia="Times New Roman" w:hAnsi="Calibri" w:cs="Times New Roman"/>
                <w:sz w:val="20"/>
                <w:szCs w:val="20"/>
                <w:lang w:val="en-GB"/>
              </w:rPr>
            </w:pPr>
            <w:r w:rsidRPr="00F94643">
              <w:rPr>
                <w:rFonts w:ascii="Calibri" w:eastAsia="Times New Roman" w:hAnsi="Calibri" w:cs="Times New Roman"/>
                <w:sz w:val="20"/>
                <w:szCs w:val="20"/>
                <w:lang w:val="en-GB"/>
              </w:rPr>
              <w:t>7:</w:t>
            </w:r>
            <w:r w:rsidRPr="00F94643">
              <w:rPr>
                <w:rFonts w:ascii="Calibri" w:eastAsia="Times New Roman" w:hAnsi="Calibri" w:cs="Times New Roman"/>
                <w:i/>
                <w:sz w:val="20"/>
                <w:szCs w:val="20"/>
                <w:lang w:val="en-GB"/>
              </w:rPr>
              <w:t>Barbata</w:t>
            </w:r>
          </w:p>
        </w:tc>
        <w:tc>
          <w:tcPr>
            <w:tcW w:w="0" w:type="auto"/>
            <w:tcBorders>
              <w:top w:val="nil"/>
              <w:left w:val="nil"/>
              <w:bottom w:val="nil"/>
            </w:tcBorders>
            <w:shd w:val="clear" w:color="auto" w:fill="auto"/>
            <w:noWrap/>
            <w:vAlign w:val="bottom"/>
          </w:tcPr>
          <w:p w14:paraId="452BFAB4" w14:textId="13A3C057" w:rsidR="009C3223" w:rsidRPr="00F94643" w:rsidRDefault="00750FA3" w:rsidP="00E67269">
            <w:pPr>
              <w:rPr>
                <w:rFonts w:ascii="Calibri" w:eastAsia="Times New Roman" w:hAnsi="Calibri" w:cs="Times New Roman"/>
                <w:sz w:val="20"/>
                <w:szCs w:val="20"/>
                <w:lang w:val="en-GB"/>
              </w:rPr>
            </w:pPr>
            <w:proofErr w:type="spellStart"/>
            <w:r w:rsidRPr="00F94643">
              <w:rPr>
                <w:rFonts w:ascii="Calibri" w:eastAsia="Times New Roman" w:hAnsi="Calibri" w:cs="Times New Roman"/>
                <w:sz w:val="20"/>
                <w:szCs w:val="20"/>
                <w:lang w:val="en-GB"/>
              </w:rPr>
              <w:t>L</w:t>
            </w:r>
            <w:proofErr w:type="gramStart"/>
            <w:r w:rsidRPr="00F94643">
              <w:rPr>
                <w:rFonts w:ascii="Calibri" w:eastAsia="Times New Roman" w:hAnsi="Calibri" w:cs="Times New Roman"/>
                <w:sz w:val="20"/>
                <w:szCs w:val="20"/>
                <w:lang w:val="en-GB"/>
              </w:rPr>
              <w:t>:low</w:t>
            </w:r>
            <w:proofErr w:type="spellEnd"/>
            <w:proofErr w:type="gramEnd"/>
          </w:p>
        </w:tc>
        <w:tc>
          <w:tcPr>
            <w:tcW w:w="0" w:type="auto"/>
            <w:tcBorders>
              <w:top w:val="nil"/>
              <w:bottom w:val="nil"/>
            </w:tcBorders>
            <w:shd w:val="clear" w:color="auto" w:fill="auto"/>
            <w:noWrap/>
            <w:vAlign w:val="bottom"/>
          </w:tcPr>
          <w:p w14:paraId="433D9D70" w14:textId="1C287AA3" w:rsidR="009C3223" w:rsidRPr="00F94643" w:rsidRDefault="009C3223" w:rsidP="00E67269">
            <w:pPr>
              <w:rPr>
                <w:rFonts w:ascii="Calibri" w:eastAsia="Times New Roman" w:hAnsi="Calibri" w:cs="Times New Roman"/>
                <w:sz w:val="20"/>
                <w:szCs w:val="20"/>
                <w:lang w:val="en-GB"/>
              </w:rPr>
            </w:pPr>
          </w:p>
        </w:tc>
        <w:tc>
          <w:tcPr>
            <w:tcW w:w="0" w:type="auto"/>
            <w:tcBorders>
              <w:top w:val="nil"/>
              <w:left w:val="nil"/>
              <w:bottom w:val="nil"/>
              <w:right w:val="single" w:sz="4" w:space="0" w:color="auto"/>
            </w:tcBorders>
            <w:shd w:val="clear" w:color="auto" w:fill="auto"/>
            <w:noWrap/>
            <w:vAlign w:val="bottom"/>
            <w:hideMark/>
          </w:tcPr>
          <w:p w14:paraId="2DCDA78F" w14:textId="1958F1CB" w:rsidR="009C3223" w:rsidRPr="00F94643" w:rsidRDefault="009C3223" w:rsidP="00E67269">
            <w:pPr>
              <w:rPr>
                <w:rFonts w:ascii="Calibri" w:eastAsia="Times New Roman" w:hAnsi="Calibri" w:cs="Times New Roman"/>
                <w:sz w:val="20"/>
                <w:szCs w:val="20"/>
                <w:lang w:val="en-GB"/>
              </w:rPr>
            </w:pPr>
          </w:p>
        </w:tc>
      </w:tr>
      <w:tr w:rsidR="009C3223" w:rsidRPr="00F94643" w14:paraId="5ED15FF1" w14:textId="77777777" w:rsidTr="009C3223">
        <w:trPr>
          <w:trHeight w:val="300"/>
        </w:trPr>
        <w:tc>
          <w:tcPr>
            <w:tcW w:w="0" w:type="auto"/>
            <w:tcBorders>
              <w:top w:val="nil"/>
              <w:left w:val="nil"/>
              <w:bottom w:val="nil"/>
              <w:right w:val="nil"/>
            </w:tcBorders>
            <w:shd w:val="clear" w:color="auto" w:fill="auto"/>
            <w:noWrap/>
            <w:vAlign w:val="bottom"/>
            <w:hideMark/>
          </w:tcPr>
          <w:p w14:paraId="6C17F8AA" w14:textId="77777777" w:rsidR="009C3223" w:rsidRPr="00F94643" w:rsidRDefault="009C3223" w:rsidP="00E67269">
            <w:pPr>
              <w:rPr>
                <w:rFonts w:ascii="Calibri" w:eastAsia="Times New Roman" w:hAnsi="Calibri" w:cs="Times New Roman"/>
                <w:sz w:val="20"/>
                <w:szCs w:val="20"/>
                <w:lang w:val="en-GB"/>
              </w:rPr>
            </w:pPr>
          </w:p>
        </w:tc>
        <w:tc>
          <w:tcPr>
            <w:tcW w:w="0" w:type="auto"/>
            <w:gridSpan w:val="2"/>
            <w:tcBorders>
              <w:top w:val="nil"/>
              <w:left w:val="single" w:sz="4" w:space="0" w:color="auto"/>
              <w:bottom w:val="single" w:sz="4" w:space="0" w:color="auto"/>
              <w:right w:val="nil"/>
            </w:tcBorders>
            <w:shd w:val="clear" w:color="auto" w:fill="auto"/>
            <w:noWrap/>
            <w:vAlign w:val="bottom"/>
            <w:hideMark/>
          </w:tcPr>
          <w:p w14:paraId="4254126E" w14:textId="650FD5DC" w:rsidR="009C3223" w:rsidRPr="00F94643" w:rsidRDefault="009C3223" w:rsidP="00E67269">
            <w:pPr>
              <w:rPr>
                <w:rFonts w:ascii="Calibri" w:eastAsia="Times New Roman" w:hAnsi="Calibri" w:cs="Times New Roman"/>
                <w:sz w:val="20"/>
                <w:szCs w:val="20"/>
                <w:lang w:val="en-GB"/>
              </w:rPr>
            </w:pPr>
            <w:r w:rsidRPr="00F94643">
              <w:rPr>
                <w:rFonts w:ascii="Calibri" w:eastAsia="Times New Roman" w:hAnsi="Calibri" w:cs="Times New Roman"/>
                <w:sz w:val="20"/>
                <w:szCs w:val="20"/>
                <w:lang w:val="en-GB"/>
              </w:rPr>
              <w:t xml:space="preserve">§= </w:t>
            </w:r>
            <w:proofErr w:type="gramStart"/>
            <w:r w:rsidRPr="00F94643">
              <w:rPr>
                <w:rFonts w:ascii="Calibri" w:eastAsia="Times New Roman" w:hAnsi="Calibri" w:cs="Times New Roman"/>
                <w:sz w:val="20"/>
                <w:szCs w:val="20"/>
                <w:lang w:val="en-GB"/>
              </w:rPr>
              <w:t>only</w:t>
            </w:r>
            <w:proofErr w:type="gramEnd"/>
            <w:r w:rsidRPr="00F94643">
              <w:rPr>
                <w:rFonts w:ascii="Calibri" w:eastAsia="Times New Roman" w:hAnsi="Calibri" w:cs="Times New Roman"/>
                <w:sz w:val="20"/>
                <w:szCs w:val="20"/>
                <w:lang w:val="en-GB"/>
              </w:rPr>
              <w:t xml:space="preserve"> var. </w:t>
            </w:r>
            <w:proofErr w:type="spellStart"/>
            <w:r w:rsidRPr="00F94643">
              <w:rPr>
                <w:rFonts w:ascii="Calibri" w:eastAsia="Times New Roman" w:hAnsi="Calibri" w:cs="Times New Roman"/>
                <w:sz w:val="20"/>
                <w:szCs w:val="20"/>
                <w:lang w:val="en-GB"/>
              </w:rPr>
              <w:t>Curtisii</w:t>
            </w:r>
            <w:proofErr w:type="spellEnd"/>
            <w:r w:rsidRPr="00F94643">
              <w:rPr>
                <w:rFonts w:ascii="Calibri" w:eastAsia="Times New Roman" w:hAnsi="Calibri" w:cs="Times New Roman"/>
                <w:sz w:val="20"/>
                <w:szCs w:val="20"/>
                <w:lang w:val="en-GB"/>
              </w:rPr>
              <w:t xml:space="preserve"> in </w:t>
            </w:r>
            <w:r w:rsidR="00097A11" w:rsidRPr="00F94643">
              <w:rPr>
                <w:rFonts w:ascii="Calibri" w:eastAsia="Times New Roman" w:hAnsi="Calibri" w:cs="Times New Roman"/>
                <w:sz w:val="20"/>
                <w:szCs w:val="20"/>
                <w:lang w:val="en-GB"/>
              </w:rPr>
              <w:t>train set</w:t>
            </w:r>
            <w:r w:rsidRPr="00F94643">
              <w:rPr>
                <w:rFonts w:ascii="Calibri" w:eastAsia="Times New Roman" w:hAnsi="Calibri" w:cs="Times New Roman"/>
                <w:sz w:val="20"/>
                <w:szCs w:val="20"/>
                <w:lang w:val="en-GB"/>
              </w:rPr>
              <w:t>.</w:t>
            </w: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1EF602AD" w14:textId="69B88EC9" w:rsidR="009C3223" w:rsidRPr="00F94643" w:rsidRDefault="009C3223" w:rsidP="00E67269">
            <w:pPr>
              <w:rPr>
                <w:rFonts w:ascii="Calibri" w:eastAsia="Times New Roman" w:hAnsi="Calibri" w:cs="Times New Roman"/>
                <w:sz w:val="20"/>
                <w:szCs w:val="20"/>
                <w:lang w:val="en-GB"/>
              </w:rPr>
            </w:pPr>
            <w:r w:rsidRPr="00F94643">
              <w:rPr>
                <w:rFonts w:ascii="Calibri" w:eastAsia="Times New Roman" w:hAnsi="Calibri" w:cs="Times New Roman"/>
                <w:sz w:val="20"/>
                <w:szCs w:val="20"/>
                <w:lang w:val="en-GB"/>
              </w:rPr>
              <w:t>T</w:t>
            </w:r>
            <w:r w:rsidR="009D4077" w:rsidRPr="00F94643">
              <w:rPr>
                <w:rFonts w:ascii="Calibri" w:eastAsia="Times New Roman" w:hAnsi="Calibri" w:cs="Times New Roman"/>
                <w:sz w:val="20"/>
                <w:szCs w:val="20"/>
                <w:lang w:val="en-GB"/>
              </w:rPr>
              <w:t>he order in Un</w:t>
            </w:r>
            <w:r w:rsidRPr="00F94643">
              <w:rPr>
                <w:rFonts w:ascii="Calibri" w:eastAsia="Times New Roman" w:hAnsi="Calibri" w:cs="Times New Roman"/>
                <w:sz w:val="20"/>
                <w:szCs w:val="20"/>
                <w:lang w:val="en-GB"/>
              </w:rPr>
              <w:t>known x/y is &lt;</w:t>
            </w:r>
            <w:proofErr w:type="spellStart"/>
            <w:r w:rsidRPr="00F94643">
              <w:rPr>
                <w:rFonts w:ascii="Calibri" w:eastAsia="Times New Roman" w:hAnsi="Calibri" w:cs="Times New Roman"/>
                <w:sz w:val="20"/>
                <w:szCs w:val="20"/>
                <w:lang w:val="en-GB"/>
              </w:rPr>
              <w:t>best_sore</w:t>
            </w:r>
            <w:proofErr w:type="spellEnd"/>
            <w:r w:rsidRPr="00F94643">
              <w:rPr>
                <w:rFonts w:ascii="Calibri" w:eastAsia="Times New Roman" w:hAnsi="Calibri" w:cs="Times New Roman"/>
                <w:sz w:val="20"/>
                <w:szCs w:val="20"/>
                <w:lang w:val="en-GB"/>
              </w:rPr>
              <w:t>&gt;/&lt;</w:t>
            </w:r>
            <w:proofErr w:type="spellStart"/>
            <w:r w:rsidRPr="00F94643">
              <w:rPr>
                <w:rFonts w:ascii="Calibri" w:eastAsia="Times New Roman" w:hAnsi="Calibri" w:cs="Times New Roman"/>
                <w:sz w:val="20"/>
                <w:szCs w:val="20"/>
                <w:lang w:val="en-GB"/>
              </w:rPr>
              <w:t>lower_score</w:t>
            </w:r>
            <w:proofErr w:type="spellEnd"/>
            <w:r w:rsidRPr="00F94643">
              <w:rPr>
                <w:rFonts w:ascii="Calibri" w:eastAsia="Times New Roman" w:hAnsi="Calibri" w:cs="Times New Roman"/>
                <w:sz w:val="20"/>
                <w:szCs w:val="20"/>
                <w:lang w:val="en-GB"/>
              </w:rPr>
              <w:t>&gt;. No numbers? All scores are negative</w:t>
            </w:r>
          </w:p>
        </w:tc>
      </w:tr>
    </w:tbl>
    <w:p w14:paraId="2B52D81F" w14:textId="77777777" w:rsidR="00D42B4A" w:rsidRPr="00F94643" w:rsidRDefault="00D42B4A" w:rsidP="00E67269">
      <w:pPr>
        <w:rPr>
          <w:lang w:val="en-GB"/>
        </w:rPr>
        <w:sectPr w:rsidR="00D42B4A" w:rsidRPr="00F94643" w:rsidSect="009C3223">
          <w:pgSz w:w="16840" w:h="11900" w:orient="landscape"/>
          <w:pgMar w:top="567" w:right="1417" w:bottom="851" w:left="1417" w:header="708" w:footer="708" w:gutter="0"/>
          <w:cols w:space="708"/>
          <w:docGrid w:linePitch="360"/>
        </w:sectPr>
      </w:pPr>
    </w:p>
    <w:p w14:paraId="36FB2FCA" w14:textId="0EDD3863" w:rsidR="00876A45" w:rsidRPr="00F94643" w:rsidRDefault="00876A45" w:rsidP="00876A45">
      <w:pPr>
        <w:pStyle w:val="Bijschrift"/>
        <w:keepNext/>
        <w:rPr>
          <w:lang w:val="en-GB"/>
        </w:rPr>
      </w:pPr>
      <w:r w:rsidRPr="00F94643">
        <w:rPr>
          <w:lang w:val="en-GB"/>
        </w:rPr>
        <w:lastRenderedPageBreak/>
        <w:t xml:space="preserve">Table </w:t>
      </w:r>
      <w:r w:rsidR="000A64B8" w:rsidRPr="00F94643">
        <w:rPr>
          <w:lang w:val="en-GB"/>
        </w:rPr>
        <w:fldChar w:fldCharType="begin"/>
      </w:r>
      <w:r w:rsidR="000A64B8" w:rsidRPr="00F94643">
        <w:rPr>
          <w:lang w:val="en-GB"/>
        </w:rPr>
        <w:instrText xml:space="preserve"> SEQ Table \* ARABIC </w:instrText>
      </w:r>
      <w:r w:rsidR="000A64B8" w:rsidRPr="00F94643">
        <w:rPr>
          <w:lang w:val="en-GB"/>
        </w:rPr>
        <w:fldChar w:fldCharType="separate"/>
      </w:r>
      <w:r w:rsidR="00020E87">
        <w:rPr>
          <w:noProof/>
          <w:lang w:val="en-GB"/>
        </w:rPr>
        <w:t>9</w:t>
      </w:r>
      <w:r w:rsidR="000A64B8" w:rsidRPr="00F94643">
        <w:rPr>
          <w:lang w:val="en-GB"/>
        </w:rPr>
        <w:fldChar w:fldCharType="end"/>
      </w:r>
      <w:r w:rsidRPr="00F94643">
        <w:rPr>
          <w:lang w:val="en-GB"/>
        </w:rPr>
        <w:t xml:space="preserve"> Results of second test of the extra pictur</w:t>
      </w:r>
      <w:r w:rsidR="0083173E" w:rsidRPr="00F94643">
        <w:rPr>
          <w:lang w:val="en-GB"/>
        </w:rPr>
        <w:t>e</w:t>
      </w:r>
      <w:r w:rsidRPr="00F94643">
        <w:rPr>
          <w:lang w:val="en-GB"/>
        </w:rPr>
        <w:t xml:space="preserve">s of </w:t>
      </w:r>
      <w:proofErr w:type="spellStart"/>
      <w:r w:rsidR="0083173E" w:rsidRPr="008A650E">
        <w:rPr>
          <w:rFonts w:ascii="Calibri" w:eastAsia="Times New Roman" w:hAnsi="Calibri" w:cs="Times New Roman"/>
          <w:bCs w:val="0"/>
          <w:i/>
          <w:lang w:val="en-GB"/>
        </w:rPr>
        <w:t>Paphiopedilum</w:t>
      </w:r>
      <w:proofErr w:type="spellEnd"/>
      <w:r w:rsidR="0083173E" w:rsidRPr="00F94643">
        <w:rPr>
          <w:rFonts w:ascii="Calibri" w:eastAsia="Times New Roman" w:hAnsi="Calibri" w:cs="Times New Roman"/>
          <w:b w:val="0"/>
          <w:bCs w:val="0"/>
          <w:lang w:val="en-GB"/>
        </w:rPr>
        <w:t xml:space="preserve"> </w:t>
      </w:r>
      <w:r w:rsidRPr="00F94643">
        <w:rPr>
          <w:lang w:val="en-GB"/>
        </w:rPr>
        <w:t xml:space="preserve">section </w:t>
      </w:r>
      <w:proofErr w:type="spellStart"/>
      <w:r w:rsidRPr="00F94643">
        <w:rPr>
          <w:i/>
          <w:lang w:val="en-GB"/>
        </w:rPr>
        <w:t>Barbata</w:t>
      </w:r>
      <w:proofErr w:type="spellEnd"/>
      <w:r w:rsidRPr="00F94643">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1698"/>
        <w:gridCol w:w="1698"/>
        <w:gridCol w:w="1775"/>
        <w:gridCol w:w="1644"/>
        <w:gridCol w:w="1785"/>
        <w:gridCol w:w="1448"/>
        <w:gridCol w:w="2049"/>
      </w:tblGrid>
      <w:tr w:rsidR="00553570" w:rsidRPr="00F94643" w14:paraId="4E7B77E6" w14:textId="77777777" w:rsidTr="00553570">
        <w:trPr>
          <w:trHeight w:val="208"/>
        </w:trPr>
        <w:tc>
          <w:tcPr>
            <w:tcW w:w="0" w:type="auto"/>
            <w:tcBorders>
              <w:top w:val="nil"/>
              <w:left w:val="nil"/>
              <w:bottom w:val="nil"/>
              <w:right w:val="nil"/>
            </w:tcBorders>
            <w:shd w:val="clear" w:color="auto" w:fill="auto"/>
            <w:noWrap/>
            <w:vAlign w:val="bottom"/>
            <w:hideMark/>
          </w:tcPr>
          <w:p w14:paraId="67C2DDB3" w14:textId="77777777" w:rsidR="00553570" w:rsidRPr="00F94643" w:rsidRDefault="00553570" w:rsidP="00876A45">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39BFFC29" w14:textId="77777777" w:rsidR="00553570" w:rsidRPr="00F94643" w:rsidRDefault="00553570" w:rsidP="00876A45">
            <w:pPr>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 </w:t>
            </w:r>
          </w:p>
        </w:tc>
        <w:tc>
          <w:tcPr>
            <w:tcW w:w="0" w:type="auto"/>
            <w:gridSpan w:val="4"/>
            <w:tcBorders>
              <w:top w:val="nil"/>
              <w:left w:val="single" w:sz="4" w:space="0" w:color="auto"/>
              <w:bottom w:val="nil"/>
              <w:right w:val="nil"/>
            </w:tcBorders>
            <w:shd w:val="clear" w:color="auto" w:fill="auto"/>
            <w:noWrap/>
            <w:vAlign w:val="bottom"/>
            <w:hideMark/>
          </w:tcPr>
          <w:p w14:paraId="1206C9F9" w14:textId="2620CB64" w:rsidR="00553570" w:rsidRPr="00F94643" w:rsidRDefault="00553570" w:rsidP="00553570">
            <w:pPr>
              <w:jc w:val="center"/>
              <w:rPr>
                <w:rFonts w:ascii="Calibri" w:eastAsia="Times New Roman" w:hAnsi="Calibri" w:cs="Times New Roman"/>
                <w:b/>
                <w:bCs/>
                <w:color w:val="000000"/>
                <w:lang w:val="en-GB"/>
              </w:rPr>
            </w:pPr>
            <w:proofErr w:type="spellStart"/>
            <w:r w:rsidRPr="00553570">
              <w:rPr>
                <w:rFonts w:ascii="Calibri" w:eastAsia="Times New Roman" w:hAnsi="Calibri" w:cs="Times New Roman"/>
                <w:b/>
                <w:bCs/>
                <w:i/>
                <w:sz w:val="32"/>
                <w:szCs w:val="32"/>
                <w:lang w:val="en-GB"/>
              </w:rPr>
              <w:t>Paphiopedilum</w:t>
            </w:r>
            <w:proofErr w:type="spellEnd"/>
            <w:r w:rsidRPr="00553570">
              <w:rPr>
                <w:rFonts w:ascii="Calibri" w:eastAsia="Times New Roman" w:hAnsi="Calibri" w:cs="Times New Roman"/>
                <w:b/>
                <w:bCs/>
                <w:sz w:val="32"/>
                <w:szCs w:val="32"/>
                <w:lang w:val="en-GB"/>
              </w:rPr>
              <w:t xml:space="preserve"> sect. </w:t>
            </w:r>
            <w:proofErr w:type="spellStart"/>
            <w:r w:rsidRPr="00553570">
              <w:rPr>
                <w:rFonts w:ascii="Calibri" w:eastAsia="Times New Roman" w:hAnsi="Calibri" w:cs="Times New Roman"/>
                <w:b/>
                <w:bCs/>
                <w:i/>
                <w:color w:val="000000"/>
                <w:sz w:val="32"/>
                <w:szCs w:val="32"/>
                <w:lang w:val="en-GB"/>
              </w:rPr>
              <w:t>Barbata</w:t>
            </w:r>
            <w:proofErr w:type="spellEnd"/>
            <w:r w:rsidRPr="00553570">
              <w:rPr>
                <w:rFonts w:ascii="Calibri" w:eastAsia="Times New Roman" w:hAnsi="Calibri" w:cs="Times New Roman"/>
                <w:b/>
                <w:bCs/>
                <w:color w:val="000000"/>
                <w:sz w:val="32"/>
                <w:szCs w:val="32"/>
                <w:lang w:val="en-GB"/>
              </w:rPr>
              <w:t xml:space="preserve"> run</w:t>
            </w:r>
            <w:r>
              <w:rPr>
                <w:rFonts w:ascii="Calibri" w:eastAsia="Times New Roman" w:hAnsi="Calibri" w:cs="Times New Roman"/>
                <w:b/>
                <w:bCs/>
                <w:color w:val="000000"/>
                <w:sz w:val="32"/>
                <w:szCs w:val="32"/>
                <w:lang w:val="en-GB"/>
              </w:rPr>
              <w:t>2_2</w:t>
            </w:r>
          </w:p>
        </w:tc>
        <w:tc>
          <w:tcPr>
            <w:tcW w:w="0" w:type="auto"/>
            <w:tcBorders>
              <w:top w:val="nil"/>
              <w:left w:val="single" w:sz="4" w:space="0" w:color="auto"/>
              <w:bottom w:val="nil"/>
              <w:right w:val="nil"/>
            </w:tcBorders>
            <w:shd w:val="clear" w:color="auto" w:fill="auto"/>
            <w:noWrap/>
            <w:vAlign w:val="bottom"/>
            <w:hideMark/>
          </w:tcPr>
          <w:p w14:paraId="297F05F0" w14:textId="77777777" w:rsidR="00553570" w:rsidRPr="00F94643" w:rsidRDefault="00553570" w:rsidP="00876A45">
            <w:pPr>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9138FAC" w14:textId="77777777" w:rsidR="00553570" w:rsidRPr="00F94643" w:rsidRDefault="00553570" w:rsidP="00876A45">
            <w:pPr>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 </w:t>
            </w:r>
          </w:p>
        </w:tc>
      </w:tr>
      <w:tr w:rsidR="00876A45" w:rsidRPr="00F94643" w14:paraId="6498D63A" w14:textId="77777777" w:rsidTr="00876A45">
        <w:trPr>
          <w:trHeight w:val="300"/>
        </w:trPr>
        <w:tc>
          <w:tcPr>
            <w:tcW w:w="0" w:type="auto"/>
            <w:tcBorders>
              <w:top w:val="nil"/>
              <w:left w:val="nil"/>
              <w:bottom w:val="nil"/>
              <w:right w:val="nil"/>
            </w:tcBorders>
            <w:shd w:val="clear" w:color="auto" w:fill="auto"/>
            <w:noWrap/>
            <w:vAlign w:val="bottom"/>
            <w:hideMark/>
          </w:tcPr>
          <w:p w14:paraId="71B39828" w14:textId="77777777" w:rsidR="00876A45" w:rsidRPr="00F94643" w:rsidRDefault="00876A45" w:rsidP="00876A45">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1E11C10" w14:textId="77777777" w:rsidR="00876A45" w:rsidRPr="00F94643" w:rsidRDefault="00876A45" w:rsidP="00876A45">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3FE4A16" w14:textId="77777777" w:rsidR="00876A45" w:rsidRPr="00F94643" w:rsidRDefault="00876A45" w:rsidP="00876A45">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6CF147" w14:textId="77777777" w:rsidR="00876A45" w:rsidRPr="00F94643" w:rsidRDefault="00876A45" w:rsidP="00876A45">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7710EFA" w14:textId="77777777" w:rsidR="00876A45" w:rsidRPr="00F94643" w:rsidRDefault="00876A45" w:rsidP="00876A45">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7587305" w14:textId="77777777" w:rsidR="00876A45" w:rsidRPr="00F94643" w:rsidRDefault="00876A45" w:rsidP="00876A45">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7417DBB" w14:textId="77777777" w:rsidR="00876A45" w:rsidRPr="00F94643" w:rsidRDefault="00876A45" w:rsidP="00876A45">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46812C99" w14:textId="77777777" w:rsidR="00876A45" w:rsidRPr="00F94643" w:rsidRDefault="00876A45" w:rsidP="00876A45">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r>
      <w:tr w:rsidR="00876A45" w:rsidRPr="00F94643" w14:paraId="2F2FABF1" w14:textId="77777777" w:rsidTr="00876A45">
        <w:trPr>
          <w:trHeight w:val="300"/>
        </w:trPr>
        <w:tc>
          <w:tcPr>
            <w:tcW w:w="0" w:type="auto"/>
            <w:tcBorders>
              <w:top w:val="nil"/>
              <w:left w:val="nil"/>
              <w:bottom w:val="single" w:sz="4" w:space="0" w:color="auto"/>
              <w:right w:val="nil"/>
            </w:tcBorders>
            <w:shd w:val="clear" w:color="auto" w:fill="auto"/>
            <w:noWrap/>
            <w:vAlign w:val="bottom"/>
            <w:hideMark/>
          </w:tcPr>
          <w:p w14:paraId="565F5772" w14:textId="77777777" w:rsidR="00876A45" w:rsidRPr="00F94643" w:rsidRDefault="00876A45" w:rsidP="00876A45">
            <w:pPr>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22AA8B3B" w14:textId="77777777" w:rsidR="00876A45" w:rsidRPr="00F94643" w:rsidRDefault="00876A45" w:rsidP="00876A45">
            <w:pPr>
              <w:jc w:val="right"/>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03AC0F9C" w14:textId="77777777" w:rsidR="00876A45" w:rsidRPr="00F94643" w:rsidRDefault="00876A45" w:rsidP="00876A45">
            <w:pPr>
              <w:jc w:val="right"/>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7ADF777C" w14:textId="77777777" w:rsidR="00876A45" w:rsidRPr="00F94643" w:rsidRDefault="00876A45" w:rsidP="00876A45">
            <w:pPr>
              <w:jc w:val="right"/>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69F7C981" w14:textId="77777777" w:rsidR="00876A45" w:rsidRPr="00F94643" w:rsidRDefault="00876A45" w:rsidP="00876A45">
            <w:pPr>
              <w:jc w:val="right"/>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61FA44A2" w14:textId="77777777" w:rsidR="00876A45" w:rsidRPr="00F94643" w:rsidRDefault="00876A45" w:rsidP="00876A45">
            <w:pPr>
              <w:jc w:val="right"/>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5927F4D5" w14:textId="77777777" w:rsidR="00876A45" w:rsidRPr="00F94643" w:rsidRDefault="00876A45" w:rsidP="00876A45">
            <w:pPr>
              <w:jc w:val="right"/>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E8847D" w14:textId="77777777" w:rsidR="00876A45" w:rsidRPr="00F94643" w:rsidRDefault="00876A45" w:rsidP="00876A45">
            <w:pPr>
              <w:jc w:val="right"/>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57</w:t>
            </w:r>
          </w:p>
        </w:tc>
      </w:tr>
      <w:tr w:rsidR="00876A45" w:rsidRPr="00F94643" w14:paraId="6F5FC891" w14:textId="77777777" w:rsidTr="00876A45">
        <w:trPr>
          <w:trHeight w:val="300"/>
        </w:trPr>
        <w:tc>
          <w:tcPr>
            <w:tcW w:w="0" w:type="auto"/>
            <w:tcBorders>
              <w:top w:val="nil"/>
              <w:left w:val="single" w:sz="4" w:space="0" w:color="auto"/>
              <w:bottom w:val="nil"/>
              <w:right w:val="nil"/>
            </w:tcBorders>
            <w:shd w:val="clear" w:color="auto" w:fill="auto"/>
            <w:noWrap/>
            <w:vAlign w:val="bottom"/>
            <w:hideMark/>
          </w:tcPr>
          <w:p w14:paraId="52E41231" w14:textId="77777777" w:rsidR="00876A45" w:rsidRPr="00F94643" w:rsidRDefault="00876A45" w:rsidP="00876A45">
            <w:pPr>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Desired Error</w:t>
            </w:r>
          </w:p>
        </w:tc>
        <w:tc>
          <w:tcPr>
            <w:tcW w:w="0" w:type="auto"/>
            <w:tcBorders>
              <w:top w:val="nil"/>
              <w:left w:val="single" w:sz="4" w:space="0" w:color="auto"/>
              <w:bottom w:val="nil"/>
              <w:right w:val="nil"/>
            </w:tcBorders>
            <w:shd w:val="clear" w:color="auto" w:fill="auto"/>
            <w:noWrap/>
            <w:vAlign w:val="bottom"/>
            <w:hideMark/>
          </w:tcPr>
          <w:p w14:paraId="129AD33F" w14:textId="77777777" w:rsidR="00876A45" w:rsidRPr="00F94643" w:rsidRDefault="00876A45" w:rsidP="00876A45">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1,00E-04</w:t>
            </w:r>
          </w:p>
        </w:tc>
        <w:tc>
          <w:tcPr>
            <w:tcW w:w="0" w:type="auto"/>
            <w:tcBorders>
              <w:top w:val="nil"/>
              <w:left w:val="single" w:sz="4" w:space="0" w:color="auto"/>
              <w:bottom w:val="nil"/>
              <w:right w:val="nil"/>
            </w:tcBorders>
            <w:shd w:val="clear" w:color="auto" w:fill="auto"/>
            <w:noWrap/>
            <w:vAlign w:val="bottom"/>
            <w:hideMark/>
          </w:tcPr>
          <w:p w14:paraId="58A6CB83" w14:textId="77777777" w:rsidR="00876A45" w:rsidRPr="00F94643" w:rsidRDefault="00876A45" w:rsidP="00876A45">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1,00E-05</w:t>
            </w:r>
          </w:p>
        </w:tc>
        <w:tc>
          <w:tcPr>
            <w:tcW w:w="0" w:type="auto"/>
            <w:tcBorders>
              <w:top w:val="nil"/>
              <w:left w:val="single" w:sz="4" w:space="0" w:color="auto"/>
              <w:bottom w:val="nil"/>
              <w:right w:val="nil"/>
            </w:tcBorders>
            <w:shd w:val="clear" w:color="auto" w:fill="auto"/>
            <w:noWrap/>
            <w:vAlign w:val="bottom"/>
            <w:hideMark/>
          </w:tcPr>
          <w:p w14:paraId="11DA4034" w14:textId="77777777" w:rsidR="00876A45" w:rsidRPr="00F94643" w:rsidRDefault="00876A45" w:rsidP="00876A45">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1,00E-06</w:t>
            </w:r>
          </w:p>
        </w:tc>
        <w:tc>
          <w:tcPr>
            <w:tcW w:w="0" w:type="auto"/>
            <w:tcBorders>
              <w:top w:val="nil"/>
              <w:left w:val="single" w:sz="4" w:space="0" w:color="auto"/>
              <w:bottom w:val="nil"/>
              <w:right w:val="nil"/>
            </w:tcBorders>
            <w:shd w:val="clear" w:color="auto" w:fill="auto"/>
            <w:noWrap/>
            <w:vAlign w:val="bottom"/>
            <w:hideMark/>
          </w:tcPr>
          <w:p w14:paraId="7CDDB5AC" w14:textId="77777777" w:rsidR="00876A45" w:rsidRPr="00F94643" w:rsidRDefault="00876A45" w:rsidP="00876A45">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1,00E-07</w:t>
            </w:r>
          </w:p>
        </w:tc>
        <w:tc>
          <w:tcPr>
            <w:tcW w:w="0" w:type="auto"/>
            <w:tcBorders>
              <w:top w:val="nil"/>
              <w:left w:val="single" w:sz="4" w:space="0" w:color="auto"/>
              <w:bottom w:val="nil"/>
              <w:right w:val="nil"/>
            </w:tcBorders>
            <w:shd w:val="clear" w:color="auto" w:fill="auto"/>
            <w:noWrap/>
            <w:vAlign w:val="bottom"/>
            <w:hideMark/>
          </w:tcPr>
          <w:p w14:paraId="608F7CD2" w14:textId="77777777" w:rsidR="00876A45" w:rsidRPr="00F94643" w:rsidRDefault="00876A45" w:rsidP="00876A45">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1,00E-08</w:t>
            </w:r>
          </w:p>
        </w:tc>
        <w:tc>
          <w:tcPr>
            <w:tcW w:w="0" w:type="auto"/>
            <w:tcBorders>
              <w:top w:val="nil"/>
              <w:left w:val="single" w:sz="4" w:space="0" w:color="auto"/>
              <w:bottom w:val="nil"/>
              <w:right w:val="nil"/>
            </w:tcBorders>
            <w:shd w:val="clear" w:color="auto" w:fill="auto"/>
            <w:noWrap/>
            <w:vAlign w:val="bottom"/>
            <w:hideMark/>
          </w:tcPr>
          <w:p w14:paraId="7BB46F82" w14:textId="77777777" w:rsidR="00876A45" w:rsidRPr="00F94643" w:rsidRDefault="00876A45" w:rsidP="00876A45">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5426CBA8" w14:textId="77777777" w:rsidR="00876A45" w:rsidRPr="00F94643" w:rsidRDefault="00876A45" w:rsidP="00876A45">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1,00E-10</w:t>
            </w:r>
          </w:p>
        </w:tc>
      </w:tr>
      <w:tr w:rsidR="00876A45" w:rsidRPr="00F94643" w14:paraId="34A09BBE" w14:textId="77777777" w:rsidTr="00876A45">
        <w:trPr>
          <w:trHeight w:val="300"/>
        </w:trPr>
        <w:tc>
          <w:tcPr>
            <w:tcW w:w="0" w:type="auto"/>
            <w:tcBorders>
              <w:top w:val="nil"/>
              <w:left w:val="single" w:sz="4" w:space="0" w:color="auto"/>
              <w:bottom w:val="single" w:sz="4" w:space="0" w:color="auto"/>
              <w:right w:val="nil"/>
            </w:tcBorders>
            <w:shd w:val="clear" w:color="auto" w:fill="auto"/>
            <w:noWrap/>
            <w:vAlign w:val="bottom"/>
            <w:hideMark/>
          </w:tcPr>
          <w:p w14:paraId="489E4907" w14:textId="77777777" w:rsidR="00876A45" w:rsidRPr="00F94643" w:rsidRDefault="00876A45" w:rsidP="00876A45">
            <w:pPr>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Time to classify (s)</w:t>
            </w:r>
          </w:p>
        </w:tc>
        <w:tc>
          <w:tcPr>
            <w:tcW w:w="0" w:type="auto"/>
            <w:tcBorders>
              <w:top w:val="nil"/>
              <w:left w:val="single" w:sz="4" w:space="0" w:color="auto"/>
              <w:bottom w:val="single" w:sz="4" w:space="0" w:color="auto"/>
              <w:right w:val="nil"/>
            </w:tcBorders>
            <w:shd w:val="clear" w:color="auto" w:fill="auto"/>
            <w:noWrap/>
            <w:vAlign w:val="bottom"/>
            <w:hideMark/>
          </w:tcPr>
          <w:p w14:paraId="7B64702D" w14:textId="77777777" w:rsidR="00876A45" w:rsidRPr="00F94643" w:rsidRDefault="00876A45" w:rsidP="00876A45">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573057FF" w14:textId="77777777" w:rsidR="00876A45" w:rsidRPr="00F94643" w:rsidRDefault="00876A45" w:rsidP="00876A45">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74ACAFF8" w14:textId="77777777" w:rsidR="00876A45" w:rsidRPr="00F94643" w:rsidRDefault="00876A45" w:rsidP="00876A45">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1FE7B13C" w14:textId="77777777" w:rsidR="00876A45" w:rsidRPr="00F94643" w:rsidRDefault="00876A45" w:rsidP="00876A45">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16871341" w14:textId="77777777" w:rsidR="00876A45" w:rsidRPr="00F94643" w:rsidRDefault="00876A45" w:rsidP="00876A45">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56FA70E4" w14:textId="77777777" w:rsidR="00876A45" w:rsidRPr="00F94643" w:rsidRDefault="00876A45" w:rsidP="00876A45">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C9B138" w14:textId="77777777" w:rsidR="00876A45" w:rsidRPr="00F94643" w:rsidRDefault="00876A45" w:rsidP="00876A45">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2</w:t>
            </w:r>
          </w:p>
        </w:tc>
      </w:tr>
      <w:tr w:rsidR="00876A45" w:rsidRPr="00F94643" w14:paraId="7D2AB7B0" w14:textId="77777777" w:rsidTr="00876A45">
        <w:trPr>
          <w:trHeight w:val="300"/>
        </w:trPr>
        <w:tc>
          <w:tcPr>
            <w:tcW w:w="0" w:type="auto"/>
            <w:tcBorders>
              <w:top w:val="nil"/>
              <w:left w:val="nil"/>
              <w:bottom w:val="nil"/>
              <w:right w:val="nil"/>
            </w:tcBorders>
            <w:shd w:val="clear" w:color="auto" w:fill="auto"/>
            <w:noWrap/>
            <w:vAlign w:val="bottom"/>
            <w:hideMark/>
          </w:tcPr>
          <w:p w14:paraId="10839F2B" w14:textId="77777777" w:rsidR="00876A45" w:rsidRPr="00F94643" w:rsidRDefault="00876A45" w:rsidP="00876A45">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247DF19D" w14:textId="77777777" w:rsidR="00876A45" w:rsidRPr="00F94643" w:rsidRDefault="00876A45" w:rsidP="00876A45">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EAAE855" w14:textId="77777777" w:rsidR="00876A45" w:rsidRPr="00F94643" w:rsidRDefault="00876A45" w:rsidP="00876A45">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9FC59E" w14:textId="77777777" w:rsidR="00876A45" w:rsidRPr="00F94643" w:rsidRDefault="00876A45" w:rsidP="00876A45">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56D15D8" w14:textId="77777777" w:rsidR="00876A45" w:rsidRPr="00F94643" w:rsidRDefault="00876A45" w:rsidP="00876A45">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4EBB1F8" w14:textId="77777777" w:rsidR="00876A45" w:rsidRPr="00F94643" w:rsidRDefault="00876A45" w:rsidP="00876A45">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1176145" w14:textId="77777777" w:rsidR="00876A45" w:rsidRPr="00F94643" w:rsidRDefault="00876A45" w:rsidP="00876A45">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18FB564E" w14:textId="77777777" w:rsidR="00876A45" w:rsidRPr="00F94643" w:rsidRDefault="00876A45" w:rsidP="00876A45">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r>
      <w:tr w:rsidR="00876A45" w:rsidRPr="00F94643" w14:paraId="411DDACC" w14:textId="77777777" w:rsidTr="00876A45">
        <w:trPr>
          <w:trHeight w:val="300"/>
        </w:trPr>
        <w:tc>
          <w:tcPr>
            <w:tcW w:w="0" w:type="auto"/>
            <w:tcBorders>
              <w:top w:val="nil"/>
              <w:left w:val="nil"/>
              <w:bottom w:val="nil"/>
              <w:right w:val="nil"/>
            </w:tcBorders>
            <w:shd w:val="clear" w:color="auto" w:fill="auto"/>
            <w:noWrap/>
            <w:vAlign w:val="bottom"/>
            <w:hideMark/>
          </w:tcPr>
          <w:p w14:paraId="6AD5D478" w14:textId="77777777" w:rsidR="00876A45" w:rsidRPr="00F94643" w:rsidRDefault="00876A45" w:rsidP="00876A45">
            <w:pPr>
              <w:rPr>
                <w:rFonts w:ascii="Calibri" w:eastAsia="Times New Roman" w:hAnsi="Calibri" w:cs="Times New Roman"/>
                <w:color w:val="000000"/>
                <w:lang w:val="en-GB"/>
              </w:rPr>
            </w:pPr>
            <w:proofErr w:type="spellStart"/>
            <w:proofErr w:type="gramStart"/>
            <w:r w:rsidRPr="00F94643">
              <w:rPr>
                <w:rFonts w:ascii="Calibri" w:eastAsia="Times New Roman" w:hAnsi="Calibri" w:cs="Times New Roman"/>
                <w:color w:val="000000"/>
                <w:lang w:val="en-GB"/>
              </w:rPr>
              <w:t>paph</w:t>
            </w:r>
            <w:proofErr w:type="gramEnd"/>
            <w:r w:rsidRPr="00F94643">
              <w:rPr>
                <w:rFonts w:ascii="Calibri" w:eastAsia="Times New Roman" w:hAnsi="Calibri" w:cs="Times New Roman"/>
                <w:color w:val="000000"/>
                <w:lang w:val="en-GB"/>
              </w:rPr>
              <w:t>_argus</w:t>
            </w:r>
            <w:proofErr w:type="spellEnd"/>
          </w:p>
        </w:tc>
        <w:tc>
          <w:tcPr>
            <w:tcW w:w="0" w:type="auto"/>
            <w:tcBorders>
              <w:top w:val="nil"/>
              <w:left w:val="single" w:sz="4" w:space="0" w:color="auto"/>
              <w:bottom w:val="nil"/>
              <w:right w:val="nil"/>
            </w:tcBorders>
            <w:shd w:val="clear" w:color="000000" w:fill="C6EFCE"/>
            <w:noWrap/>
            <w:vAlign w:val="bottom"/>
            <w:hideMark/>
          </w:tcPr>
          <w:p w14:paraId="2844F169" w14:textId="77777777" w:rsidR="00876A45" w:rsidRPr="00F94643" w:rsidRDefault="00876A45" w:rsidP="00876A45">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7EE1FAF" w14:textId="77777777" w:rsidR="00876A45" w:rsidRPr="00F94643" w:rsidRDefault="00876A45" w:rsidP="00876A45">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54274EA" w14:textId="77777777" w:rsidR="00876A45" w:rsidRPr="00F94643" w:rsidRDefault="00876A45" w:rsidP="00876A45">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18BDDB1" w14:textId="77777777" w:rsidR="00876A45" w:rsidRPr="00F94643" w:rsidRDefault="00876A45" w:rsidP="00876A45">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DC4C157" w14:textId="77777777" w:rsidR="00876A45" w:rsidRPr="00F94643" w:rsidRDefault="00876A45" w:rsidP="00876A45">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03A11FB" w14:textId="77777777" w:rsidR="00876A45" w:rsidRPr="00F94643" w:rsidRDefault="00876A45" w:rsidP="00876A45">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ED088D3" w14:textId="77777777" w:rsidR="00876A45" w:rsidRPr="00F94643" w:rsidRDefault="00876A45" w:rsidP="00876A45">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876A45" w:rsidRPr="00F94643" w14:paraId="2A41AE7A" w14:textId="77777777" w:rsidTr="00876A45">
        <w:trPr>
          <w:trHeight w:val="300"/>
        </w:trPr>
        <w:tc>
          <w:tcPr>
            <w:tcW w:w="0" w:type="auto"/>
            <w:tcBorders>
              <w:top w:val="nil"/>
              <w:left w:val="nil"/>
              <w:bottom w:val="nil"/>
              <w:right w:val="nil"/>
            </w:tcBorders>
            <w:shd w:val="clear" w:color="auto" w:fill="auto"/>
            <w:noWrap/>
            <w:vAlign w:val="bottom"/>
            <w:hideMark/>
          </w:tcPr>
          <w:p w14:paraId="315F9D46" w14:textId="77777777" w:rsidR="00876A45" w:rsidRPr="00F94643" w:rsidRDefault="00876A45" w:rsidP="00876A45">
            <w:pPr>
              <w:rPr>
                <w:rFonts w:ascii="Calibri" w:eastAsia="Times New Roman" w:hAnsi="Calibri" w:cs="Times New Roman"/>
                <w:color w:val="000000"/>
                <w:lang w:val="en-GB"/>
              </w:rPr>
            </w:pPr>
            <w:proofErr w:type="spellStart"/>
            <w:r w:rsidRPr="00F94643">
              <w:rPr>
                <w:rFonts w:ascii="Calibri" w:eastAsia="Times New Roman" w:hAnsi="Calibri" w:cs="Times New Roman"/>
                <w:color w:val="000000"/>
                <w:lang w:val="en-GB"/>
              </w:rPr>
              <w:t>Paptonsum_blaine</w:t>
            </w:r>
            <w:proofErr w:type="spellEnd"/>
          </w:p>
        </w:tc>
        <w:tc>
          <w:tcPr>
            <w:tcW w:w="0" w:type="auto"/>
            <w:tcBorders>
              <w:top w:val="nil"/>
              <w:left w:val="single" w:sz="4" w:space="0" w:color="auto"/>
              <w:bottom w:val="nil"/>
              <w:right w:val="nil"/>
            </w:tcBorders>
            <w:shd w:val="clear" w:color="000000" w:fill="FFC7CE"/>
            <w:noWrap/>
            <w:vAlign w:val="bottom"/>
            <w:hideMark/>
          </w:tcPr>
          <w:p w14:paraId="3C21661D" w14:textId="77777777" w:rsidR="00876A45" w:rsidRPr="00F94643" w:rsidRDefault="00876A45" w:rsidP="00876A45">
            <w:pPr>
              <w:rPr>
                <w:rFonts w:ascii="Calibri" w:eastAsia="Times New Roman" w:hAnsi="Calibri" w:cs="Times New Roman"/>
                <w:color w:val="9C0006"/>
                <w:lang w:val="en-GB"/>
              </w:rPr>
            </w:pPr>
            <w:r w:rsidRPr="00F94643">
              <w:rPr>
                <w:rFonts w:ascii="Calibri" w:eastAsia="Times New Roman" w:hAnsi="Calibri" w:cs="Times New Roman"/>
                <w:color w:val="9C0006"/>
                <w:lang w:val="en-GB"/>
              </w:rPr>
              <w:t>Incorrect 1(low)</w:t>
            </w:r>
          </w:p>
        </w:tc>
        <w:tc>
          <w:tcPr>
            <w:tcW w:w="0" w:type="auto"/>
            <w:tcBorders>
              <w:top w:val="nil"/>
              <w:left w:val="single" w:sz="4" w:space="0" w:color="auto"/>
              <w:bottom w:val="nil"/>
              <w:right w:val="nil"/>
            </w:tcBorders>
            <w:shd w:val="clear" w:color="000000" w:fill="FFEB9C"/>
            <w:noWrap/>
            <w:vAlign w:val="bottom"/>
            <w:hideMark/>
          </w:tcPr>
          <w:p w14:paraId="68573EA6" w14:textId="77777777" w:rsidR="00876A45" w:rsidRPr="00F94643" w:rsidRDefault="00876A45" w:rsidP="00876A45">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60B5785" w14:textId="77777777" w:rsidR="00876A45" w:rsidRPr="00F94643" w:rsidRDefault="00876A45" w:rsidP="00876A45">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2C2974C4" w14:textId="77777777" w:rsidR="00876A45" w:rsidRPr="00F94643" w:rsidRDefault="00876A45" w:rsidP="00876A45">
            <w:pPr>
              <w:rPr>
                <w:rFonts w:ascii="Calibri" w:eastAsia="Times New Roman" w:hAnsi="Calibri" w:cs="Times New Roman"/>
                <w:color w:val="006100"/>
                <w:lang w:val="en-GB"/>
              </w:rPr>
            </w:pPr>
            <w:proofErr w:type="gramStart"/>
            <w:r w:rsidRPr="00F94643">
              <w:rPr>
                <w:rFonts w:ascii="Calibri" w:eastAsia="Times New Roman" w:hAnsi="Calibri" w:cs="Times New Roman"/>
                <w:color w:val="006100"/>
                <w:lang w:val="en-GB"/>
              </w:rPr>
              <w:t>Correct(</w:t>
            </w:r>
            <w:proofErr w:type="gramEnd"/>
            <w:r w:rsidRPr="00F94643">
              <w:rPr>
                <w:rFonts w:ascii="Calibri" w:eastAsia="Times New Roman" w:hAnsi="Calibri" w:cs="Times New Roman"/>
                <w:color w:val="006100"/>
                <w:lang w:val="en-GB"/>
              </w:rPr>
              <w:t>low)</w:t>
            </w:r>
          </w:p>
        </w:tc>
        <w:tc>
          <w:tcPr>
            <w:tcW w:w="0" w:type="auto"/>
            <w:tcBorders>
              <w:top w:val="nil"/>
              <w:left w:val="single" w:sz="4" w:space="0" w:color="auto"/>
              <w:bottom w:val="nil"/>
              <w:right w:val="nil"/>
            </w:tcBorders>
            <w:shd w:val="clear" w:color="000000" w:fill="C6EFCE"/>
            <w:noWrap/>
            <w:vAlign w:val="bottom"/>
            <w:hideMark/>
          </w:tcPr>
          <w:p w14:paraId="4D7148F6" w14:textId="77777777" w:rsidR="00876A45" w:rsidRPr="00F94643" w:rsidRDefault="00876A45" w:rsidP="00876A45">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E08E355" w14:textId="77777777" w:rsidR="00876A45" w:rsidRPr="00F94643" w:rsidRDefault="00876A45" w:rsidP="00876A45">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605DED1" w14:textId="77777777" w:rsidR="00876A45" w:rsidRPr="00F94643" w:rsidRDefault="00876A45" w:rsidP="00876A45">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876A45" w:rsidRPr="00F94643" w14:paraId="4264A11D" w14:textId="77777777" w:rsidTr="00876A45">
        <w:trPr>
          <w:trHeight w:val="300"/>
        </w:trPr>
        <w:tc>
          <w:tcPr>
            <w:tcW w:w="0" w:type="auto"/>
            <w:tcBorders>
              <w:top w:val="nil"/>
              <w:left w:val="nil"/>
              <w:bottom w:val="nil"/>
              <w:right w:val="nil"/>
            </w:tcBorders>
            <w:shd w:val="clear" w:color="auto" w:fill="auto"/>
            <w:noWrap/>
            <w:vAlign w:val="bottom"/>
            <w:hideMark/>
          </w:tcPr>
          <w:p w14:paraId="34CF3ACA" w14:textId="77777777" w:rsidR="00876A45" w:rsidRPr="00F94643" w:rsidRDefault="00876A45" w:rsidP="00876A45">
            <w:pPr>
              <w:rPr>
                <w:rFonts w:ascii="Calibri" w:eastAsia="Times New Roman" w:hAnsi="Calibri" w:cs="Times New Roman"/>
                <w:color w:val="000000"/>
                <w:lang w:val="en-GB"/>
              </w:rPr>
            </w:pPr>
            <w:proofErr w:type="spellStart"/>
            <w:r w:rsidRPr="00F94643">
              <w:rPr>
                <w:rFonts w:ascii="Calibri" w:eastAsia="Times New Roman" w:hAnsi="Calibri" w:cs="Times New Roman"/>
                <w:color w:val="000000"/>
                <w:lang w:val="en-GB"/>
              </w:rPr>
              <w:t>Paphtonsum_elle</w:t>
            </w:r>
            <w:proofErr w:type="spellEnd"/>
          </w:p>
        </w:tc>
        <w:tc>
          <w:tcPr>
            <w:tcW w:w="0" w:type="auto"/>
            <w:tcBorders>
              <w:top w:val="nil"/>
              <w:left w:val="single" w:sz="4" w:space="0" w:color="auto"/>
              <w:bottom w:val="nil"/>
              <w:right w:val="nil"/>
            </w:tcBorders>
            <w:shd w:val="clear" w:color="000000" w:fill="FFC7CE"/>
            <w:noWrap/>
            <w:vAlign w:val="bottom"/>
            <w:hideMark/>
          </w:tcPr>
          <w:p w14:paraId="0D0F2144" w14:textId="77777777" w:rsidR="00876A45" w:rsidRPr="00F94643" w:rsidRDefault="00876A45" w:rsidP="00876A45">
            <w:pPr>
              <w:rPr>
                <w:rFonts w:ascii="Calibri" w:eastAsia="Times New Roman" w:hAnsi="Calibri" w:cs="Times New Roman"/>
                <w:color w:val="9C0006"/>
                <w:lang w:val="en-GB"/>
              </w:rPr>
            </w:pPr>
            <w:r w:rsidRPr="00F94643">
              <w:rPr>
                <w:rFonts w:ascii="Calibri" w:eastAsia="Times New Roman" w:hAnsi="Calibri" w:cs="Times New Roman"/>
                <w:color w:val="9C0006"/>
                <w:lang w:val="en-GB"/>
              </w:rPr>
              <w:t>Incorrect 1</w:t>
            </w:r>
          </w:p>
        </w:tc>
        <w:tc>
          <w:tcPr>
            <w:tcW w:w="0" w:type="auto"/>
            <w:tcBorders>
              <w:top w:val="nil"/>
              <w:left w:val="single" w:sz="4" w:space="0" w:color="auto"/>
              <w:bottom w:val="nil"/>
              <w:right w:val="nil"/>
            </w:tcBorders>
            <w:shd w:val="clear" w:color="000000" w:fill="FFC7CE"/>
            <w:noWrap/>
            <w:vAlign w:val="bottom"/>
            <w:hideMark/>
          </w:tcPr>
          <w:p w14:paraId="187BE4EE" w14:textId="77777777" w:rsidR="00876A45" w:rsidRPr="00F94643" w:rsidRDefault="00876A45" w:rsidP="00876A45">
            <w:pPr>
              <w:rPr>
                <w:rFonts w:ascii="Calibri" w:eastAsia="Times New Roman" w:hAnsi="Calibri" w:cs="Times New Roman"/>
                <w:color w:val="9C0006"/>
                <w:lang w:val="en-GB"/>
              </w:rPr>
            </w:pPr>
            <w:r w:rsidRPr="00F94643">
              <w:rPr>
                <w:rFonts w:ascii="Calibri" w:eastAsia="Times New Roman" w:hAnsi="Calibri" w:cs="Times New Roman"/>
                <w:color w:val="9C0006"/>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640A2CEA" w14:textId="77777777" w:rsidR="00876A45" w:rsidRPr="00F94643" w:rsidRDefault="00876A45" w:rsidP="00876A45">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569FE85" w14:textId="77777777" w:rsidR="00876A45" w:rsidRPr="00F94643" w:rsidRDefault="00876A45" w:rsidP="00876A45">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E563BA2" w14:textId="77777777" w:rsidR="00876A45" w:rsidRPr="00F94643" w:rsidRDefault="00876A45" w:rsidP="00876A45">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4D3AB7DA" w14:textId="77777777" w:rsidR="00876A45" w:rsidRPr="00F94643" w:rsidRDefault="00876A45" w:rsidP="00876A45">
            <w:pPr>
              <w:rPr>
                <w:rFonts w:ascii="Calibri" w:eastAsia="Times New Roman" w:hAnsi="Calibri" w:cs="Times New Roman"/>
                <w:color w:val="9C0006"/>
                <w:lang w:val="en-GB"/>
              </w:rPr>
            </w:pPr>
            <w:r w:rsidRPr="00F94643">
              <w:rPr>
                <w:rFonts w:ascii="Calibri" w:eastAsia="Times New Roman" w:hAnsi="Calibri" w:cs="Times New Roman"/>
                <w:color w:val="9C0006"/>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60AC05BA" w14:textId="77777777" w:rsidR="00876A45" w:rsidRPr="00F94643" w:rsidRDefault="00876A45" w:rsidP="00876A45">
            <w:pPr>
              <w:rPr>
                <w:rFonts w:ascii="Calibri" w:eastAsia="Times New Roman" w:hAnsi="Calibri" w:cs="Times New Roman"/>
                <w:color w:val="9C0006"/>
                <w:lang w:val="en-GB"/>
              </w:rPr>
            </w:pPr>
            <w:r w:rsidRPr="00F94643">
              <w:rPr>
                <w:rFonts w:ascii="Calibri" w:eastAsia="Times New Roman" w:hAnsi="Calibri" w:cs="Times New Roman"/>
                <w:color w:val="9C0006"/>
                <w:lang w:val="en-GB"/>
              </w:rPr>
              <w:t>Incorrect 1(low)</w:t>
            </w:r>
          </w:p>
        </w:tc>
      </w:tr>
      <w:tr w:rsidR="00876A45" w:rsidRPr="00F94643" w14:paraId="621A9632" w14:textId="77777777" w:rsidTr="00876A45">
        <w:trPr>
          <w:trHeight w:val="300"/>
        </w:trPr>
        <w:tc>
          <w:tcPr>
            <w:tcW w:w="0" w:type="auto"/>
            <w:tcBorders>
              <w:top w:val="nil"/>
              <w:left w:val="nil"/>
              <w:bottom w:val="nil"/>
              <w:right w:val="nil"/>
            </w:tcBorders>
            <w:shd w:val="clear" w:color="auto" w:fill="auto"/>
            <w:noWrap/>
            <w:vAlign w:val="bottom"/>
            <w:hideMark/>
          </w:tcPr>
          <w:p w14:paraId="2985A8A2" w14:textId="77777777" w:rsidR="00876A45" w:rsidRPr="00F94643" w:rsidRDefault="00876A45" w:rsidP="00876A45">
            <w:pPr>
              <w:rPr>
                <w:rFonts w:ascii="Calibri" w:eastAsia="Times New Roman" w:hAnsi="Calibri" w:cs="Times New Roman"/>
                <w:color w:val="000000"/>
                <w:lang w:val="en-GB"/>
              </w:rPr>
            </w:pPr>
            <w:proofErr w:type="spellStart"/>
            <w:r w:rsidRPr="00F94643">
              <w:rPr>
                <w:rFonts w:ascii="Calibri" w:eastAsia="Times New Roman" w:hAnsi="Calibri" w:cs="Times New Roman"/>
                <w:color w:val="000000"/>
                <w:lang w:val="en-GB"/>
              </w:rPr>
              <w:t>Paphwardii</w:t>
            </w:r>
            <w:proofErr w:type="spellEnd"/>
          </w:p>
        </w:tc>
        <w:tc>
          <w:tcPr>
            <w:tcW w:w="0" w:type="auto"/>
            <w:tcBorders>
              <w:top w:val="nil"/>
              <w:left w:val="single" w:sz="4" w:space="0" w:color="auto"/>
              <w:bottom w:val="nil"/>
              <w:right w:val="nil"/>
            </w:tcBorders>
            <w:shd w:val="clear" w:color="000000" w:fill="FFC7CE"/>
            <w:noWrap/>
            <w:vAlign w:val="bottom"/>
            <w:hideMark/>
          </w:tcPr>
          <w:p w14:paraId="07A31331" w14:textId="77777777" w:rsidR="00876A45" w:rsidRPr="00F94643" w:rsidRDefault="00876A45" w:rsidP="00876A45">
            <w:pPr>
              <w:rPr>
                <w:rFonts w:ascii="Calibri" w:eastAsia="Times New Roman" w:hAnsi="Calibri" w:cs="Times New Roman"/>
                <w:color w:val="9C0006"/>
                <w:lang w:val="en-GB"/>
              </w:rPr>
            </w:pPr>
            <w:r w:rsidRPr="00F94643">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1623E518" w14:textId="77777777" w:rsidR="00876A45" w:rsidRPr="00F94643" w:rsidRDefault="00876A45" w:rsidP="00876A45">
            <w:pPr>
              <w:rPr>
                <w:rFonts w:ascii="Calibri" w:eastAsia="Times New Roman" w:hAnsi="Calibri" w:cs="Times New Roman"/>
                <w:color w:val="9C0006"/>
                <w:lang w:val="en-GB"/>
              </w:rPr>
            </w:pPr>
            <w:r w:rsidRPr="00F94643">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EB9C"/>
            <w:noWrap/>
            <w:vAlign w:val="bottom"/>
            <w:hideMark/>
          </w:tcPr>
          <w:p w14:paraId="7A187639" w14:textId="77777777" w:rsidR="00876A45" w:rsidRPr="00F94643" w:rsidRDefault="00876A45" w:rsidP="00876A45">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 3/6</w:t>
            </w:r>
          </w:p>
        </w:tc>
        <w:tc>
          <w:tcPr>
            <w:tcW w:w="0" w:type="auto"/>
            <w:tcBorders>
              <w:top w:val="nil"/>
              <w:left w:val="single" w:sz="4" w:space="0" w:color="auto"/>
              <w:bottom w:val="nil"/>
              <w:right w:val="nil"/>
            </w:tcBorders>
            <w:shd w:val="clear" w:color="000000" w:fill="FFC7CE"/>
            <w:noWrap/>
            <w:vAlign w:val="bottom"/>
            <w:hideMark/>
          </w:tcPr>
          <w:p w14:paraId="177C64DE" w14:textId="77777777" w:rsidR="00876A45" w:rsidRPr="00F94643" w:rsidRDefault="00876A45" w:rsidP="00876A45">
            <w:pPr>
              <w:rPr>
                <w:rFonts w:ascii="Calibri" w:eastAsia="Times New Roman" w:hAnsi="Calibri" w:cs="Times New Roman"/>
                <w:color w:val="9C0006"/>
                <w:lang w:val="en-GB"/>
              </w:rPr>
            </w:pPr>
            <w:r w:rsidRPr="00F94643">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EB9C"/>
            <w:noWrap/>
            <w:vAlign w:val="bottom"/>
            <w:hideMark/>
          </w:tcPr>
          <w:p w14:paraId="1A364B61" w14:textId="77777777" w:rsidR="00876A45" w:rsidRPr="00F94643" w:rsidRDefault="00876A45" w:rsidP="00876A45">
            <w:pPr>
              <w:rPr>
                <w:rFonts w:ascii="Calibri" w:eastAsia="Times New Roman" w:hAnsi="Calibri" w:cs="Times New Roman"/>
                <w:color w:val="008000"/>
                <w:lang w:val="en-GB"/>
              </w:rPr>
            </w:pPr>
            <w:r w:rsidRPr="00F94643">
              <w:rPr>
                <w:rFonts w:ascii="Calibri" w:eastAsia="Times New Roman" w:hAnsi="Calibri" w:cs="Times New Roman"/>
                <w:color w:val="008000"/>
                <w:lang w:val="en-GB"/>
              </w:rPr>
              <w:t>Unknown 3/7</w:t>
            </w:r>
          </w:p>
        </w:tc>
        <w:tc>
          <w:tcPr>
            <w:tcW w:w="0" w:type="auto"/>
            <w:tcBorders>
              <w:top w:val="nil"/>
              <w:left w:val="single" w:sz="4" w:space="0" w:color="auto"/>
              <w:bottom w:val="nil"/>
              <w:right w:val="nil"/>
            </w:tcBorders>
            <w:shd w:val="clear" w:color="000000" w:fill="FFEB9C"/>
            <w:noWrap/>
            <w:vAlign w:val="bottom"/>
            <w:hideMark/>
          </w:tcPr>
          <w:p w14:paraId="2FF67A97" w14:textId="77777777" w:rsidR="00876A45" w:rsidRPr="00F94643" w:rsidRDefault="00876A45" w:rsidP="00876A45">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1DC9CF18" w14:textId="77777777" w:rsidR="00876A45" w:rsidRPr="00F94643" w:rsidRDefault="00876A45" w:rsidP="00876A45">
            <w:pPr>
              <w:rPr>
                <w:rFonts w:ascii="Calibri" w:eastAsia="Times New Roman" w:hAnsi="Calibri" w:cs="Times New Roman"/>
                <w:color w:val="9C0006"/>
                <w:lang w:val="en-GB"/>
              </w:rPr>
            </w:pPr>
            <w:r w:rsidRPr="00F94643">
              <w:rPr>
                <w:rFonts w:ascii="Calibri" w:eastAsia="Times New Roman" w:hAnsi="Calibri" w:cs="Times New Roman"/>
                <w:color w:val="9C0006"/>
                <w:lang w:val="en-GB"/>
              </w:rPr>
              <w:t>Incorrect 3</w:t>
            </w:r>
          </w:p>
        </w:tc>
      </w:tr>
      <w:tr w:rsidR="00876A45" w:rsidRPr="00F94643" w14:paraId="0E41527A" w14:textId="77777777" w:rsidTr="00876A45">
        <w:trPr>
          <w:trHeight w:val="300"/>
        </w:trPr>
        <w:tc>
          <w:tcPr>
            <w:tcW w:w="0" w:type="auto"/>
            <w:tcBorders>
              <w:top w:val="nil"/>
              <w:left w:val="nil"/>
              <w:bottom w:val="nil"/>
              <w:right w:val="nil"/>
            </w:tcBorders>
            <w:shd w:val="clear" w:color="auto" w:fill="auto"/>
            <w:noWrap/>
            <w:vAlign w:val="bottom"/>
            <w:hideMark/>
          </w:tcPr>
          <w:p w14:paraId="3100EB22" w14:textId="77777777" w:rsidR="00876A45" w:rsidRPr="00F94643" w:rsidRDefault="00876A45" w:rsidP="00876A45">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B495192" w14:textId="77777777" w:rsidR="00876A45" w:rsidRPr="00F94643" w:rsidRDefault="00876A45" w:rsidP="00876A45">
            <w:pPr>
              <w:rPr>
                <w:rFonts w:ascii="Calibri" w:eastAsia="Times New Roman" w:hAnsi="Calibri" w:cs="Times New Roman"/>
                <w:color w:val="006100"/>
                <w:lang w:val="en-GB"/>
              </w:rPr>
            </w:pPr>
            <w:r w:rsidRPr="00F94643">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16CAF5D4" w14:textId="77777777" w:rsidR="00876A45" w:rsidRPr="00F94643" w:rsidRDefault="00876A45" w:rsidP="00876A45">
            <w:pPr>
              <w:rPr>
                <w:rFonts w:ascii="Calibri" w:eastAsia="Times New Roman" w:hAnsi="Calibri" w:cs="Times New Roman"/>
                <w:color w:val="006100"/>
                <w:lang w:val="en-GB"/>
              </w:rPr>
            </w:pPr>
            <w:r w:rsidRPr="00F94643">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03458ACE" w14:textId="77777777" w:rsidR="00876A45" w:rsidRPr="00F94643" w:rsidRDefault="00876A45" w:rsidP="00876A45">
            <w:pPr>
              <w:rPr>
                <w:rFonts w:ascii="Calibri" w:eastAsia="Times New Roman" w:hAnsi="Calibri" w:cs="Times New Roman"/>
                <w:color w:val="9C6500"/>
                <w:lang w:val="en-GB"/>
              </w:rPr>
            </w:pPr>
            <w:r w:rsidRPr="00F94643">
              <w:rPr>
                <w:rFonts w:ascii="Calibri" w:eastAsia="Times New Roman" w:hAnsi="Calibri" w:cs="Times New Roman"/>
                <w:color w:val="9C6500"/>
                <w:lang w:val="en-GB"/>
              </w:rPr>
              <w:t> </w:t>
            </w:r>
          </w:p>
        </w:tc>
        <w:tc>
          <w:tcPr>
            <w:tcW w:w="0" w:type="auto"/>
            <w:tcBorders>
              <w:top w:val="nil"/>
              <w:left w:val="single" w:sz="4" w:space="0" w:color="auto"/>
              <w:bottom w:val="nil"/>
              <w:right w:val="nil"/>
            </w:tcBorders>
            <w:shd w:val="clear" w:color="auto" w:fill="auto"/>
            <w:noWrap/>
            <w:vAlign w:val="bottom"/>
            <w:hideMark/>
          </w:tcPr>
          <w:p w14:paraId="1DEAAA93" w14:textId="77777777" w:rsidR="00876A45" w:rsidRPr="00F94643" w:rsidRDefault="00876A45" w:rsidP="00876A45">
            <w:pPr>
              <w:rPr>
                <w:rFonts w:ascii="Calibri" w:eastAsia="Times New Roman" w:hAnsi="Calibri" w:cs="Times New Roman"/>
                <w:color w:val="006100"/>
                <w:lang w:val="en-GB"/>
              </w:rPr>
            </w:pPr>
            <w:r w:rsidRPr="00F94643">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4E9E838C" w14:textId="77777777" w:rsidR="00876A45" w:rsidRPr="00F94643" w:rsidRDefault="00876A45" w:rsidP="00876A45">
            <w:pPr>
              <w:rPr>
                <w:rFonts w:ascii="Calibri" w:eastAsia="Times New Roman" w:hAnsi="Calibri" w:cs="Times New Roman"/>
                <w:color w:val="9C6500"/>
                <w:lang w:val="en-GB"/>
              </w:rPr>
            </w:pPr>
            <w:r w:rsidRPr="00F94643">
              <w:rPr>
                <w:rFonts w:ascii="Calibri" w:eastAsia="Times New Roman" w:hAnsi="Calibri" w:cs="Times New Roman"/>
                <w:color w:val="9C6500"/>
                <w:lang w:val="en-GB"/>
              </w:rPr>
              <w:t> </w:t>
            </w:r>
          </w:p>
        </w:tc>
        <w:tc>
          <w:tcPr>
            <w:tcW w:w="0" w:type="auto"/>
            <w:tcBorders>
              <w:top w:val="nil"/>
              <w:left w:val="single" w:sz="4" w:space="0" w:color="auto"/>
              <w:bottom w:val="nil"/>
              <w:right w:val="nil"/>
            </w:tcBorders>
            <w:shd w:val="clear" w:color="auto" w:fill="auto"/>
            <w:noWrap/>
            <w:vAlign w:val="bottom"/>
            <w:hideMark/>
          </w:tcPr>
          <w:p w14:paraId="322980E7" w14:textId="77777777" w:rsidR="00876A45" w:rsidRPr="00F94643" w:rsidRDefault="00876A45" w:rsidP="00876A45">
            <w:pPr>
              <w:rPr>
                <w:rFonts w:ascii="Calibri" w:eastAsia="Times New Roman" w:hAnsi="Calibri" w:cs="Times New Roman"/>
                <w:color w:val="006100"/>
                <w:lang w:val="en-GB"/>
              </w:rPr>
            </w:pPr>
            <w:r w:rsidRPr="00F94643">
              <w:rPr>
                <w:rFonts w:ascii="Calibri" w:eastAsia="Times New Roman" w:hAnsi="Calibri" w:cs="Times New Roman"/>
                <w:color w:val="0061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D42FF19" w14:textId="77777777" w:rsidR="00876A45" w:rsidRPr="00F94643" w:rsidRDefault="00876A45" w:rsidP="00876A45">
            <w:pPr>
              <w:rPr>
                <w:rFonts w:ascii="Calibri" w:eastAsia="Times New Roman" w:hAnsi="Calibri" w:cs="Times New Roman"/>
                <w:color w:val="006100"/>
                <w:lang w:val="en-GB"/>
              </w:rPr>
            </w:pPr>
            <w:r w:rsidRPr="00F94643">
              <w:rPr>
                <w:rFonts w:ascii="Calibri" w:eastAsia="Times New Roman" w:hAnsi="Calibri" w:cs="Times New Roman"/>
                <w:color w:val="006100"/>
                <w:lang w:val="en-GB"/>
              </w:rPr>
              <w:t> </w:t>
            </w:r>
          </w:p>
        </w:tc>
      </w:tr>
      <w:tr w:rsidR="00876A45" w:rsidRPr="00F94643" w14:paraId="0EB34ACF" w14:textId="77777777" w:rsidTr="00876A45">
        <w:trPr>
          <w:trHeight w:val="300"/>
        </w:trPr>
        <w:tc>
          <w:tcPr>
            <w:tcW w:w="0" w:type="auto"/>
            <w:tcBorders>
              <w:top w:val="nil"/>
              <w:left w:val="nil"/>
              <w:bottom w:val="nil"/>
              <w:right w:val="nil"/>
            </w:tcBorders>
            <w:shd w:val="clear" w:color="auto" w:fill="auto"/>
            <w:noWrap/>
            <w:vAlign w:val="bottom"/>
            <w:hideMark/>
          </w:tcPr>
          <w:p w14:paraId="7B05D77A" w14:textId="77777777" w:rsidR="00876A45" w:rsidRPr="00F94643"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2A285643" w14:textId="77777777" w:rsidR="00876A45" w:rsidRPr="00F94643" w:rsidRDefault="00876A45" w:rsidP="00876A45">
            <w:pPr>
              <w:rPr>
                <w:rFonts w:ascii="Calibri" w:eastAsia="Times New Roman" w:hAnsi="Calibri" w:cs="Times New Roman"/>
                <w:color w:val="006100"/>
                <w:sz w:val="22"/>
                <w:lang w:val="en-GB"/>
              </w:rPr>
            </w:pPr>
            <w:r w:rsidRPr="00F94643">
              <w:rPr>
                <w:rFonts w:ascii="Calibri" w:eastAsia="Times New Roman" w:hAnsi="Calibri" w:cs="Times New Roman"/>
                <w:color w:val="006100"/>
                <w:sz w:val="22"/>
                <w:lang w:val="en-GB"/>
              </w:rPr>
              <w:t> </w:t>
            </w:r>
          </w:p>
        </w:tc>
        <w:tc>
          <w:tcPr>
            <w:tcW w:w="0" w:type="auto"/>
            <w:tcBorders>
              <w:top w:val="nil"/>
              <w:left w:val="single" w:sz="4" w:space="0" w:color="auto"/>
              <w:bottom w:val="nil"/>
              <w:right w:val="nil"/>
            </w:tcBorders>
            <w:shd w:val="clear" w:color="auto" w:fill="auto"/>
            <w:noWrap/>
            <w:vAlign w:val="bottom"/>
            <w:hideMark/>
          </w:tcPr>
          <w:p w14:paraId="68821464" w14:textId="77777777" w:rsidR="00876A45" w:rsidRPr="00F94643" w:rsidRDefault="00876A45" w:rsidP="00876A45">
            <w:pPr>
              <w:rPr>
                <w:rFonts w:ascii="Calibri" w:eastAsia="Times New Roman" w:hAnsi="Calibri" w:cs="Times New Roman"/>
                <w:color w:val="006100"/>
                <w:sz w:val="22"/>
                <w:lang w:val="en-GB"/>
              </w:rPr>
            </w:pPr>
            <w:r w:rsidRPr="00F94643">
              <w:rPr>
                <w:rFonts w:ascii="Calibri" w:eastAsia="Times New Roman" w:hAnsi="Calibri" w:cs="Times New Roman"/>
                <w:color w:val="006100"/>
                <w:sz w:val="22"/>
                <w:lang w:val="en-GB"/>
              </w:rPr>
              <w:t> </w:t>
            </w:r>
          </w:p>
        </w:tc>
        <w:tc>
          <w:tcPr>
            <w:tcW w:w="0" w:type="auto"/>
            <w:gridSpan w:val="2"/>
            <w:tcBorders>
              <w:top w:val="single" w:sz="4" w:space="0" w:color="auto"/>
              <w:left w:val="single" w:sz="4" w:space="0" w:color="auto"/>
              <w:bottom w:val="nil"/>
              <w:right w:val="nil"/>
            </w:tcBorders>
            <w:shd w:val="clear" w:color="auto" w:fill="auto"/>
            <w:noWrap/>
            <w:vAlign w:val="bottom"/>
            <w:hideMark/>
          </w:tcPr>
          <w:p w14:paraId="6155282D" w14:textId="3DDA451F" w:rsidR="00876A45" w:rsidRPr="00F94643" w:rsidRDefault="00097A11" w:rsidP="00876A45">
            <w:pPr>
              <w:rPr>
                <w:rFonts w:ascii="Calibri" w:eastAsia="Times New Roman" w:hAnsi="Calibri" w:cs="Times New Roman"/>
                <w:color w:val="000000"/>
                <w:sz w:val="22"/>
                <w:lang w:val="en-GB"/>
              </w:rPr>
            </w:pPr>
            <w:r w:rsidRPr="00F94643">
              <w:rPr>
                <w:rFonts w:ascii="Calibri" w:eastAsia="Times New Roman" w:hAnsi="Calibri" w:cs="Times New Roman"/>
                <w:color w:val="000000"/>
                <w:sz w:val="22"/>
                <w:lang w:val="en-GB"/>
              </w:rPr>
              <w:t>Legend</w:t>
            </w:r>
            <w:r w:rsidR="00876A45" w:rsidRPr="00F94643">
              <w:rPr>
                <w:rFonts w:ascii="Calibri" w:eastAsia="Times New Roman" w:hAnsi="Calibri" w:cs="Times New Roman"/>
                <w:color w:val="000000"/>
                <w:sz w:val="22"/>
                <w:lang w:val="en-GB"/>
              </w:rPr>
              <w:t xml:space="preserve"> Incorrect/Unknown</w:t>
            </w:r>
          </w:p>
        </w:tc>
        <w:tc>
          <w:tcPr>
            <w:tcW w:w="0" w:type="auto"/>
            <w:tcBorders>
              <w:top w:val="single" w:sz="4" w:space="0" w:color="auto"/>
              <w:left w:val="nil"/>
              <w:bottom w:val="nil"/>
              <w:right w:val="nil"/>
            </w:tcBorders>
            <w:shd w:val="clear" w:color="auto" w:fill="auto"/>
            <w:noWrap/>
            <w:vAlign w:val="bottom"/>
            <w:hideMark/>
          </w:tcPr>
          <w:p w14:paraId="1AF33D1D" w14:textId="77777777" w:rsidR="00876A45" w:rsidRPr="00F94643" w:rsidRDefault="00876A45" w:rsidP="00876A45">
            <w:pPr>
              <w:rPr>
                <w:rFonts w:ascii="Calibri" w:eastAsia="Times New Roman" w:hAnsi="Calibri" w:cs="Times New Roman"/>
                <w:color w:val="000000"/>
                <w:sz w:val="22"/>
                <w:lang w:val="en-GB"/>
              </w:rPr>
            </w:pPr>
            <w:r w:rsidRPr="00F94643">
              <w:rPr>
                <w:rFonts w:ascii="Calibri" w:eastAsia="Times New Roman" w:hAnsi="Calibri" w:cs="Times New Roman"/>
                <w:color w:val="000000"/>
                <w:sz w:val="22"/>
                <w:lang w:val="en-GB"/>
              </w:rPr>
              <w:t> </w:t>
            </w:r>
          </w:p>
        </w:tc>
        <w:tc>
          <w:tcPr>
            <w:tcW w:w="0" w:type="auto"/>
            <w:tcBorders>
              <w:top w:val="single" w:sz="4" w:space="0" w:color="auto"/>
              <w:left w:val="nil"/>
              <w:bottom w:val="nil"/>
              <w:right w:val="nil"/>
            </w:tcBorders>
            <w:shd w:val="clear" w:color="auto" w:fill="auto"/>
            <w:noWrap/>
            <w:vAlign w:val="bottom"/>
            <w:hideMark/>
          </w:tcPr>
          <w:p w14:paraId="007C3132" w14:textId="77777777" w:rsidR="00876A45" w:rsidRPr="00F94643" w:rsidRDefault="00876A45" w:rsidP="00876A45">
            <w:pPr>
              <w:rPr>
                <w:rFonts w:ascii="Calibri" w:eastAsia="Times New Roman" w:hAnsi="Calibri" w:cs="Times New Roman"/>
                <w:color w:val="000000"/>
                <w:sz w:val="22"/>
                <w:lang w:val="en-GB"/>
              </w:rPr>
            </w:pPr>
            <w:r w:rsidRPr="00F94643">
              <w:rPr>
                <w:rFonts w:ascii="Calibri" w:eastAsia="Times New Roman" w:hAnsi="Calibri" w:cs="Times New Roman"/>
                <w:color w:val="000000"/>
                <w:sz w:val="22"/>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3777EC5C" w14:textId="77777777" w:rsidR="00876A45" w:rsidRPr="00F94643" w:rsidRDefault="00876A45" w:rsidP="00876A45">
            <w:pPr>
              <w:rPr>
                <w:rFonts w:ascii="Calibri" w:eastAsia="Times New Roman" w:hAnsi="Calibri" w:cs="Times New Roman"/>
                <w:color w:val="000000"/>
                <w:sz w:val="22"/>
                <w:lang w:val="en-GB"/>
              </w:rPr>
            </w:pPr>
            <w:r w:rsidRPr="00F94643">
              <w:rPr>
                <w:rFonts w:ascii="Calibri" w:eastAsia="Times New Roman" w:hAnsi="Calibri" w:cs="Times New Roman"/>
                <w:color w:val="000000"/>
                <w:sz w:val="22"/>
                <w:lang w:val="en-GB"/>
              </w:rPr>
              <w:t> </w:t>
            </w:r>
          </w:p>
        </w:tc>
      </w:tr>
      <w:tr w:rsidR="00876A45" w:rsidRPr="00F94643" w14:paraId="2384E9AC" w14:textId="77777777" w:rsidTr="00876A45">
        <w:trPr>
          <w:trHeight w:val="300"/>
        </w:trPr>
        <w:tc>
          <w:tcPr>
            <w:tcW w:w="0" w:type="auto"/>
            <w:tcBorders>
              <w:top w:val="nil"/>
              <w:left w:val="nil"/>
              <w:bottom w:val="nil"/>
              <w:right w:val="nil"/>
            </w:tcBorders>
            <w:shd w:val="clear" w:color="auto" w:fill="auto"/>
            <w:noWrap/>
            <w:vAlign w:val="bottom"/>
            <w:hideMark/>
          </w:tcPr>
          <w:p w14:paraId="0F49ADC9" w14:textId="77777777" w:rsidR="00876A45" w:rsidRPr="00F94643"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189CAF8B" w14:textId="77777777" w:rsidR="00876A45" w:rsidRPr="00F94643" w:rsidRDefault="00876A45" w:rsidP="00876A45">
            <w:pPr>
              <w:rPr>
                <w:rFonts w:ascii="Calibri" w:eastAsia="Times New Roman" w:hAnsi="Calibri" w:cs="Times New Roman"/>
                <w:color w:val="000000"/>
                <w:sz w:val="22"/>
                <w:lang w:val="en-GB"/>
              </w:rPr>
            </w:pPr>
            <w:r w:rsidRPr="00F94643">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4E0731D3" w14:textId="77777777" w:rsidR="00876A45" w:rsidRPr="00F94643" w:rsidRDefault="00876A45" w:rsidP="00876A45">
            <w:pPr>
              <w:rPr>
                <w:rFonts w:ascii="Calibri" w:eastAsia="Times New Roman" w:hAnsi="Calibri" w:cs="Times New Roman"/>
                <w:color w:val="000000"/>
                <w:sz w:val="22"/>
                <w:lang w:val="en-GB"/>
              </w:rPr>
            </w:pPr>
            <w:r w:rsidRPr="00F94643">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050F4CB0" w14:textId="77777777" w:rsidR="00876A45" w:rsidRPr="00F94643" w:rsidRDefault="00876A45" w:rsidP="00876A45">
            <w:pPr>
              <w:rPr>
                <w:rFonts w:ascii="Calibri" w:eastAsia="Times New Roman" w:hAnsi="Calibri" w:cs="Times New Roman"/>
                <w:color w:val="000000"/>
                <w:sz w:val="22"/>
                <w:lang w:val="en-GB"/>
              </w:rPr>
            </w:pPr>
            <w:r w:rsidRPr="00F94643">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36FDB808" w14:textId="77777777" w:rsidR="00876A45" w:rsidRPr="00F94643" w:rsidRDefault="00876A45" w:rsidP="00876A45">
            <w:pPr>
              <w:rPr>
                <w:rFonts w:ascii="Calibri" w:eastAsia="Times New Roman" w:hAnsi="Calibri" w:cs="Times New Roman"/>
                <w:color w:val="000000"/>
                <w:sz w:val="22"/>
                <w:lang w:val="en-GB"/>
              </w:rPr>
            </w:pPr>
          </w:p>
        </w:tc>
        <w:tc>
          <w:tcPr>
            <w:tcW w:w="0" w:type="auto"/>
            <w:tcBorders>
              <w:top w:val="nil"/>
              <w:left w:val="nil"/>
              <w:bottom w:val="nil"/>
              <w:right w:val="nil"/>
            </w:tcBorders>
            <w:shd w:val="clear" w:color="auto" w:fill="auto"/>
            <w:noWrap/>
            <w:vAlign w:val="bottom"/>
            <w:hideMark/>
          </w:tcPr>
          <w:p w14:paraId="3E89D84F" w14:textId="77777777" w:rsidR="00876A45" w:rsidRPr="00F94643" w:rsidRDefault="00876A45" w:rsidP="00876A45">
            <w:pPr>
              <w:rPr>
                <w:rFonts w:ascii="Calibri" w:eastAsia="Times New Roman" w:hAnsi="Calibri" w:cs="Times New Roman"/>
                <w:color w:val="000000"/>
                <w:sz w:val="22"/>
                <w:lang w:val="en-GB"/>
              </w:rPr>
            </w:pPr>
          </w:p>
        </w:tc>
        <w:tc>
          <w:tcPr>
            <w:tcW w:w="0" w:type="auto"/>
            <w:tcBorders>
              <w:top w:val="nil"/>
              <w:left w:val="nil"/>
              <w:bottom w:val="nil"/>
              <w:right w:val="nil"/>
            </w:tcBorders>
            <w:shd w:val="clear" w:color="auto" w:fill="auto"/>
            <w:noWrap/>
            <w:vAlign w:val="bottom"/>
            <w:hideMark/>
          </w:tcPr>
          <w:p w14:paraId="493C1A87" w14:textId="77777777" w:rsidR="00876A45" w:rsidRPr="00F94643" w:rsidRDefault="00876A45" w:rsidP="00876A45">
            <w:pPr>
              <w:rPr>
                <w:rFonts w:ascii="Calibri" w:eastAsia="Times New Roman" w:hAnsi="Calibri" w:cs="Times New Roman"/>
                <w:color w:val="000000"/>
                <w:sz w:val="22"/>
                <w:lang w:val="en-GB"/>
              </w:rPr>
            </w:pPr>
          </w:p>
        </w:tc>
        <w:tc>
          <w:tcPr>
            <w:tcW w:w="0" w:type="auto"/>
            <w:tcBorders>
              <w:top w:val="nil"/>
              <w:left w:val="nil"/>
              <w:bottom w:val="nil"/>
              <w:right w:val="single" w:sz="4" w:space="0" w:color="auto"/>
            </w:tcBorders>
            <w:shd w:val="clear" w:color="auto" w:fill="auto"/>
            <w:noWrap/>
            <w:vAlign w:val="bottom"/>
            <w:hideMark/>
          </w:tcPr>
          <w:p w14:paraId="21D27FFE" w14:textId="77777777" w:rsidR="00876A45" w:rsidRPr="00F94643" w:rsidRDefault="00876A45" w:rsidP="00876A45">
            <w:pPr>
              <w:rPr>
                <w:rFonts w:ascii="Calibri" w:eastAsia="Times New Roman" w:hAnsi="Calibri" w:cs="Times New Roman"/>
                <w:color w:val="000000"/>
                <w:sz w:val="22"/>
                <w:lang w:val="en-GB"/>
              </w:rPr>
            </w:pPr>
            <w:r w:rsidRPr="00F94643">
              <w:rPr>
                <w:rFonts w:ascii="Calibri" w:eastAsia="Times New Roman" w:hAnsi="Calibri" w:cs="Times New Roman"/>
                <w:color w:val="000000"/>
                <w:sz w:val="22"/>
                <w:lang w:val="en-GB"/>
              </w:rPr>
              <w:t> </w:t>
            </w:r>
          </w:p>
        </w:tc>
      </w:tr>
      <w:tr w:rsidR="00876A45" w:rsidRPr="00F94643" w14:paraId="1FC126F8" w14:textId="77777777" w:rsidTr="00876A45">
        <w:trPr>
          <w:trHeight w:val="300"/>
        </w:trPr>
        <w:tc>
          <w:tcPr>
            <w:tcW w:w="0" w:type="auto"/>
            <w:tcBorders>
              <w:top w:val="nil"/>
              <w:left w:val="nil"/>
              <w:bottom w:val="nil"/>
              <w:right w:val="nil"/>
            </w:tcBorders>
            <w:shd w:val="clear" w:color="auto" w:fill="auto"/>
            <w:noWrap/>
            <w:vAlign w:val="bottom"/>
            <w:hideMark/>
          </w:tcPr>
          <w:p w14:paraId="3D054061" w14:textId="77777777" w:rsidR="00876A45" w:rsidRPr="00F94643"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0D839B5D" w14:textId="77777777" w:rsidR="00876A45" w:rsidRPr="00F94643" w:rsidRDefault="00876A45" w:rsidP="00876A45">
            <w:pPr>
              <w:rPr>
                <w:rFonts w:ascii="Calibri" w:eastAsia="Times New Roman" w:hAnsi="Calibri" w:cs="Times New Roman"/>
                <w:color w:val="000000"/>
                <w:sz w:val="22"/>
                <w:lang w:val="en-GB"/>
              </w:rPr>
            </w:pPr>
            <w:r w:rsidRPr="00F94643">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0CEBF543" w14:textId="77777777" w:rsidR="00876A45" w:rsidRPr="00F94643" w:rsidRDefault="00876A45" w:rsidP="00876A45">
            <w:pPr>
              <w:rPr>
                <w:rFonts w:ascii="Calibri" w:eastAsia="Times New Roman" w:hAnsi="Calibri" w:cs="Times New Roman"/>
                <w:color w:val="000000"/>
                <w:sz w:val="22"/>
                <w:lang w:val="en-GB"/>
              </w:rPr>
            </w:pPr>
            <w:r w:rsidRPr="00F94643">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532CC0D6" w14:textId="77777777" w:rsidR="00876A45" w:rsidRPr="00F94643" w:rsidRDefault="00876A45" w:rsidP="00876A45">
            <w:pPr>
              <w:rPr>
                <w:rFonts w:ascii="Calibri" w:eastAsia="Times New Roman" w:hAnsi="Calibri" w:cs="Times New Roman"/>
                <w:color w:val="000000"/>
                <w:sz w:val="22"/>
                <w:lang w:val="en-GB"/>
              </w:rPr>
            </w:pPr>
            <w:r w:rsidRPr="00F94643">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76EEC61A" w14:textId="77777777" w:rsidR="00876A45" w:rsidRPr="00F94643" w:rsidRDefault="00876A45" w:rsidP="00876A45">
            <w:pPr>
              <w:jc w:val="right"/>
              <w:rPr>
                <w:rFonts w:ascii="Calibri" w:eastAsia="Times New Roman" w:hAnsi="Calibri" w:cs="Times New Roman"/>
                <w:color w:val="000000"/>
                <w:sz w:val="22"/>
                <w:lang w:val="en-GB"/>
              </w:rPr>
            </w:pPr>
            <w:r w:rsidRPr="00F94643">
              <w:rPr>
                <w:rFonts w:ascii="Calibri" w:eastAsia="Times New Roman" w:hAnsi="Calibri" w:cs="Times New Roman"/>
                <w:color w:val="000000"/>
                <w:sz w:val="22"/>
                <w:lang w:val="en-GB"/>
              </w:rPr>
              <w:t>1</w:t>
            </w:r>
          </w:p>
        </w:tc>
        <w:tc>
          <w:tcPr>
            <w:tcW w:w="0" w:type="auto"/>
            <w:tcBorders>
              <w:top w:val="nil"/>
              <w:left w:val="nil"/>
              <w:bottom w:val="nil"/>
              <w:right w:val="nil"/>
            </w:tcBorders>
            <w:shd w:val="clear" w:color="auto" w:fill="auto"/>
            <w:noWrap/>
            <w:vAlign w:val="bottom"/>
            <w:hideMark/>
          </w:tcPr>
          <w:p w14:paraId="4132D705" w14:textId="77777777" w:rsidR="00876A45" w:rsidRPr="00F94643" w:rsidRDefault="00876A45" w:rsidP="00876A45">
            <w:pPr>
              <w:rPr>
                <w:rFonts w:ascii="Calibri" w:eastAsia="Times New Roman" w:hAnsi="Calibri" w:cs="Times New Roman"/>
                <w:i/>
                <w:iCs/>
                <w:color w:val="000000"/>
                <w:sz w:val="22"/>
                <w:lang w:val="en-GB"/>
              </w:rPr>
            </w:pPr>
            <w:proofErr w:type="spellStart"/>
            <w:r w:rsidRPr="00F94643">
              <w:rPr>
                <w:rFonts w:ascii="Calibri" w:eastAsia="Times New Roman" w:hAnsi="Calibri" w:cs="Times New Roman"/>
                <w:i/>
                <w:iCs/>
                <w:color w:val="000000"/>
                <w:sz w:val="22"/>
                <w:lang w:val="en-GB"/>
              </w:rPr>
              <w:t>Parvisepalum</w:t>
            </w:r>
            <w:proofErr w:type="spellEnd"/>
          </w:p>
        </w:tc>
        <w:tc>
          <w:tcPr>
            <w:tcW w:w="0" w:type="auto"/>
            <w:tcBorders>
              <w:top w:val="nil"/>
              <w:left w:val="nil"/>
              <w:bottom w:val="nil"/>
              <w:right w:val="nil"/>
            </w:tcBorders>
            <w:shd w:val="clear" w:color="auto" w:fill="auto"/>
            <w:noWrap/>
            <w:vAlign w:val="bottom"/>
            <w:hideMark/>
          </w:tcPr>
          <w:p w14:paraId="566FB328" w14:textId="77777777" w:rsidR="00876A45" w:rsidRPr="00F94643" w:rsidRDefault="00876A45" w:rsidP="00876A45">
            <w:pPr>
              <w:jc w:val="right"/>
              <w:rPr>
                <w:rFonts w:ascii="Calibri" w:eastAsia="Times New Roman" w:hAnsi="Calibri" w:cs="Times New Roman"/>
                <w:color w:val="000000"/>
                <w:sz w:val="22"/>
                <w:lang w:val="en-GB"/>
              </w:rPr>
            </w:pPr>
            <w:r w:rsidRPr="00F94643">
              <w:rPr>
                <w:rFonts w:ascii="Calibri" w:eastAsia="Times New Roman" w:hAnsi="Calibri" w:cs="Times New Roman"/>
                <w:color w:val="000000"/>
                <w:sz w:val="22"/>
                <w:lang w:val="en-GB"/>
              </w:rPr>
              <w:t>2</w:t>
            </w:r>
          </w:p>
        </w:tc>
        <w:tc>
          <w:tcPr>
            <w:tcW w:w="0" w:type="auto"/>
            <w:tcBorders>
              <w:top w:val="nil"/>
              <w:left w:val="nil"/>
              <w:bottom w:val="nil"/>
              <w:right w:val="single" w:sz="4" w:space="0" w:color="auto"/>
            </w:tcBorders>
            <w:shd w:val="clear" w:color="auto" w:fill="auto"/>
            <w:noWrap/>
            <w:vAlign w:val="bottom"/>
            <w:hideMark/>
          </w:tcPr>
          <w:p w14:paraId="1638E54B" w14:textId="77777777" w:rsidR="00876A45" w:rsidRPr="00F94643" w:rsidRDefault="00876A45" w:rsidP="00876A45">
            <w:pPr>
              <w:rPr>
                <w:rFonts w:ascii="Calibri" w:eastAsia="Times New Roman" w:hAnsi="Calibri" w:cs="Times New Roman"/>
                <w:i/>
                <w:iCs/>
                <w:color w:val="000000"/>
                <w:sz w:val="22"/>
                <w:lang w:val="en-GB"/>
              </w:rPr>
            </w:pPr>
            <w:proofErr w:type="spellStart"/>
            <w:r w:rsidRPr="00F94643">
              <w:rPr>
                <w:rFonts w:ascii="Calibri" w:eastAsia="Times New Roman" w:hAnsi="Calibri" w:cs="Times New Roman"/>
                <w:i/>
                <w:iCs/>
                <w:color w:val="000000"/>
                <w:sz w:val="22"/>
                <w:lang w:val="en-GB"/>
              </w:rPr>
              <w:t>Pardalopetalum</w:t>
            </w:r>
            <w:proofErr w:type="spellEnd"/>
          </w:p>
        </w:tc>
      </w:tr>
      <w:tr w:rsidR="00876A45" w:rsidRPr="00F94643" w14:paraId="183E8D4A" w14:textId="77777777" w:rsidTr="00876A45">
        <w:trPr>
          <w:trHeight w:val="300"/>
        </w:trPr>
        <w:tc>
          <w:tcPr>
            <w:tcW w:w="0" w:type="auto"/>
            <w:tcBorders>
              <w:top w:val="nil"/>
              <w:left w:val="nil"/>
              <w:bottom w:val="nil"/>
              <w:right w:val="nil"/>
            </w:tcBorders>
            <w:shd w:val="clear" w:color="auto" w:fill="auto"/>
            <w:noWrap/>
            <w:vAlign w:val="bottom"/>
            <w:hideMark/>
          </w:tcPr>
          <w:p w14:paraId="5000BED3" w14:textId="77777777" w:rsidR="00876A45" w:rsidRPr="00F94643"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47A59079" w14:textId="77777777" w:rsidR="00876A45" w:rsidRPr="00F94643" w:rsidRDefault="00876A45" w:rsidP="00876A45">
            <w:pPr>
              <w:rPr>
                <w:rFonts w:ascii="Calibri" w:eastAsia="Times New Roman" w:hAnsi="Calibri" w:cs="Times New Roman"/>
                <w:color w:val="000000"/>
                <w:sz w:val="22"/>
                <w:lang w:val="en-GB"/>
              </w:rPr>
            </w:pPr>
            <w:r w:rsidRPr="00F94643">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35A45A68" w14:textId="77777777" w:rsidR="00876A45" w:rsidRPr="00F94643" w:rsidRDefault="00876A45" w:rsidP="00876A45">
            <w:pPr>
              <w:rPr>
                <w:rFonts w:ascii="Calibri" w:eastAsia="Times New Roman" w:hAnsi="Calibri" w:cs="Times New Roman"/>
                <w:color w:val="000000"/>
                <w:sz w:val="22"/>
                <w:lang w:val="en-GB"/>
              </w:rPr>
            </w:pPr>
            <w:r w:rsidRPr="00F94643">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7D2D298F" w14:textId="77777777" w:rsidR="00876A45" w:rsidRPr="00F94643" w:rsidRDefault="00876A45" w:rsidP="00876A45">
            <w:pPr>
              <w:rPr>
                <w:rFonts w:ascii="Calibri" w:eastAsia="Times New Roman" w:hAnsi="Calibri" w:cs="Times New Roman"/>
                <w:color w:val="000000"/>
                <w:sz w:val="22"/>
                <w:lang w:val="en-GB"/>
              </w:rPr>
            </w:pPr>
            <w:r w:rsidRPr="00F94643">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48A054BA" w14:textId="77777777" w:rsidR="00876A45" w:rsidRPr="00F94643" w:rsidRDefault="00876A45" w:rsidP="00876A45">
            <w:pPr>
              <w:jc w:val="right"/>
              <w:rPr>
                <w:rFonts w:ascii="Calibri" w:eastAsia="Times New Roman" w:hAnsi="Calibri" w:cs="Times New Roman"/>
                <w:color w:val="000000"/>
                <w:sz w:val="22"/>
                <w:lang w:val="en-GB"/>
              </w:rPr>
            </w:pPr>
            <w:r w:rsidRPr="00F94643">
              <w:rPr>
                <w:rFonts w:ascii="Calibri" w:eastAsia="Times New Roman" w:hAnsi="Calibri" w:cs="Times New Roman"/>
                <w:color w:val="000000"/>
                <w:sz w:val="22"/>
                <w:lang w:val="en-GB"/>
              </w:rPr>
              <w:t>3</w:t>
            </w:r>
          </w:p>
        </w:tc>
        <w:tc>
          <w:tcPr>
            <w:tcW w:w="0" w:type="auto"/>
            <w:tcBorders>
              <w:top w:val="nil"/>
              <w:left w:val="nil"/>
              <w:bottom w:val="nil"/>
              <w:right w:val="nil"/>
            </w:tcBorders>
            <w:shd w:val="clear" w:color="auto" w:fill="auto"/>
            <w:noWrap/>
            <w:vAlign w:val="bottom"/>
            <w:hideMark/>
          </w:tcPr>
          <w:p w14:paraId="49DF2E20" w14:textId="77777777" w:rsidR="00876A45" w:rsidRPr="00F94643" w:rsidRDefault="00876A45" w:rsidP="00876A45">
            <w:pPr>
              <w:rPr>
                <w:rFonts w:ascii="Calibri" w:eastAsia="Times New Roman" w:hAnsi="Calibri" w:cs="Times New Roman"/>
                <w:i/>
                <w:iCs/>
                <w:color w:val="000000"/>
                <w:sz w:val="22"/>
                <w:lang w:val="en-GB"/>
              </w:rPr>
            </w:pPr>
            <w:proofErr w:type="spellStart"/>
            <w:r w:rsidRPr="00F94643">
              <w:rPr>
                <w:rFonts w:ascii="Calibri" w:eastAsia="Times New Roman" w:hAnsi="Calibri" w:cs="Times New Roman"/>
                <w:i/>
                <w:iCs/>
                <w:color w:val="000000"/>
                <w:sz w:val="22"/>
                <w:lang w:val="en-GB"/>
              </w:rPr>
              <w:t>Paphiopedilum</w:t>
            </w:r>
            <w:proofErr w:type="spellEnd"/>
          </w:p>
        </w:tc>
        <w:tc>
          <w:tcPr>
            <w:tcW w:w="0" w:type="auto"/>
            <w:tcBorders>
              <w:top w:val="nil"/>
              <w:left w:val="nil"/>
              <w:bottom w:val="nil"/>
              <w:right w:val="nil"/>
            </w:tcBorders>
            <w:shd w:val="clear" w:color="auto" w:fill="auto"/>
            <w:noWrap/>
            <w:vAlign w:val="bottom"/>
            <w:hideMark/>
          </w:tcPr>
          <w:p w14:paraId="11F95134" w14:textId="77777777" w:rsidR="00876A45" w:rsidRPr="00F94643" w:rsidRDefault="00876A45" w:rsidP="00876A45">
            <w:pPr>
              <w:jc w:val="right"/>
              <w:rPr>
                <w:rFonts w:ascii="Calibri" w:eastAsia="Times New Roman" w:hAnsi="Calibri" w:cs="Times New Roman"/>
                <w:color w:val="000000"/>
                <w:sz w:val="22"/>
                <w:lang w:val="en-GB"/>
              </w:rPr>
            </w:pPr>
            <w:r w:rsidRPr="00F94643">
              <w:rPr>
                <w:rFonts w:ascii="Calibri" w:eastAsia="Times New Roman" w:hAnsi="Calibri" w:cs="Times New Roman"/>
                <w:color w:val="000000"/>
                <w:sz w:val="22"/>
                <w:lang w:val="en-GB"/>
              </w:rPr>
              <w:t>4</w:t>
            </w:r>
          </w:p>
        </w:tc>
        <w:tc>
          <w:tcPr>
            <w:tcW w:w="0" w:type="auto"/>
            <w:tcBorders>
              <w:top w:val="nil"/>
              <w:left w:val="nil"/>
              <w:bottom w:val="nil"/>
              <w:right w:val="single" w:sz="4" w:space="0" w:color="auto"/>
            </w:tcBorders>
            <w:shd w:val="clear" w:color="auto" w:fill="auto"/>
            <w:noWrap/>
            <w:vAlign w:val="bottom"/>
            <w:hideMark/>
          </w:tcPr>
          <w:p w14:paraId="24ACE79F" w14:textId="77777777" w:rsidR="00876A45" w:rsidRPr="00F94643" w:rsidRDefault="00876A45" w:rsidP="00876A45">
            <w:pPr>
              <w:rPr>
                <w:rFonts w:ascii="Calibri" w:eastAsia="Times New Roman" w:hAnsi="Calibri" w:cs="Times New Roman"/>
                <w:i/>
                <w:iCs/>
                <w:color w:val="000000"/>
                <w:sz w:val="22"/>
                <w:lang w:val="en-GB"/>
              </w:rPr>
            </w:pPr>
            <w:proofErr w:type="spellStart"/>
            <w:r w:rsidRPr="00F94643">
              <w:rPr>
                <w:rFonts w:ascii="Calibri" w:eastAsia="Times New Roman" w:hAnsi="Calibri" w:cs="Times New Roman"/>
                <w:i/>
                <w:iCs/>
                <w:color w:val="000000"/>
                <w:sz w:val="22"/>
                <w:lang w:val="en-GB"/>
              </w:rPr>
              <w:t>Coryopedilum</w:t>
            </w:r>
            <w:proofErr w:type="spellEnd"/>
          </w:p>
        </w:tc>
      </w:tr>
      <w:tr w:rsidR="00876A45" w:rsidRPr="00F94643" w14:paraId="1333A885" w14:textId="77777777" w:rsidTr="00876A45">
        <w:trPr>
          <w:trHeight w:val="300"/>
        </w:trPr>
        <w:tc>
          <w:tcPr>
            <w:tcW w:w="0" w:type="auto"/>
            <w:tcBorders>
              <w:top w:val="nil"/>
              <w:left w:val="nil"/>
              <w:bottom w:val="nil"/>
              <w:right w:val="nil"/>
            </w:tcBorders>
            <w:shd w:val="clear" w:color="auto" w:fill="auto"/>
            <w:noWrap/>
            <w:vAlign w:val="bottom"/>
            <w:hideMark/>
          </w:tcPr>
          <w:p w14:paraId="32BF1126" w14:textId="77777777" w:rsidR="00876A45" w:rsidRPr="00F94643"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67019A4C" w14:textId="77777777" w:rsidR="00876A45" w:rsidRPr="00F94643" w:rsidRDefault="00876A45" w:rsidP="00876A45">
            <w:pPr>
              <w:rPr>
                <w:rFonts w:ascii="Calibri" w:eastAsia="Times New Roman" w:hAnsi="Calibri" w:cs="Times New Roman"/>
                <w:color w:val="000000"/>
                <w:sz w:val="22"/>
                <w:lang w:val="en-GB"/>
              </w:rPr>
            </w:pPr>
            <w:r w:rsidRPr="00F94643">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438937FE" w14:textId="77777777" w:rsidR="00876A45" w:rsidRPr="00F94643" w:rsidRDefault="00876A45" w:rsidP="00876A45">
            <w:pPr>
              <w:rPr>
                <w:rFonts w:ascii="Calibri" w:eastAsia="Times New Roman" w:hAnsi="Calibri" w:cs="Times New Roman"/>
                <w:color w:val="000000"/>
                <w:sz w:val="22"/>
                <w:lang w:val="en-GB"/>
              </w:rPr>
            </w:pPr>
            <w:r w:rsidRPr="00F94643">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0235D1B6" w14:textId="77777777" w:rsidR="00876A45" w:rsidRPr="00F94643" w:rsidRDefault="00876A45" w:rsidP="00876A45">
            <w:pPr>
              <w:rPr>
                <w:rFonts w:ascii="Calibri" w:eastAsia="Times New Roman" w:hAnsi="Calibri" w:cs="Times New Roman"/>
                <w:color w:val="000000"/>
                <w:sz w:val="22"/>
                <w:lang w:val="en-GB"/>
              </w:rPr>
            </w:pPr>
            <w:r w:rsidRPr="00F94643">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65BADCB3" w14:textId="77777777" w:rsidR="00876A45" w:rsidRPr="00F94643" w:rsidRDefault="00876A45" w:rsidP="00876A45">
            <w:pPr>
              <w:jc w:val="right"/>
              <w:rPr>
                <w:rFonts w:ascii="Calibri" w:eastAsia="Times New Roman" w:hAnsi="Calibri" w:cs="Times New Roman"/>
                <w:color w:val="000000"/>
                <w:sz w:val="22"/>
                <w:lang w:val="en-GB"/>
              </w:rPr>
            </w:pPr>
            <w:r w:rsidRPr="00F94643">
              <w:rPr>
                <w:rFonts w:ascii="Calibri" w:eastAsia="Times New Roman" w:hAnsi="Calibri" w:cs="Times New Roman"/>
                <w:color w:val="000000"/>
                <w:sz w:val="22"/>
                <w:lang w:val="en-GB"/>
              </w:rPr>
              <w:t>5</w:t>
            </w:r>
          </w:p>
        </w:tc>
        <w:tc>
          <w:tcPr>
            <w:tcW w:w="0" w:type="auto"/>
            <w:tcBorders>
              <w:top w:val="nil"/>
              <w:left w:val="nil"/>
              <w:bottom w:val="nil"/>
              <w:right w:val="nil"/>
            </w:tcBorders>
            <w:shd w:val="clear" w:color="auto" w:fill="auto"/>
            <w:noWrap/>
            <w:vAlign w:val="bottom"/>
            <w:hideMark/>
          </w:tcPr>
          <w:p w14:paraId="4CB1B7F7" w14:textId="77777777" w:rsidR="00876A45" w:rsidRPr="00F94643" w:rsidRDefault="00876A45" w:rsidP="00876A45">
            <w:pPr>
              <w:rPr>
                <w:rFonts w:ascii="Calibri" w:eastAsia="Times New Roman" w:hAnsi="Calibri" w:cs="Times New Roman"/>
                <w:i/>
                <w:iCs/>
                <w:color w:val="000000"/>
                <w:sz w:val="22"/>
                <w:lang w:val="en-GB"/>
              </w:rPr>
            </w:pPr>
            <w:proofErr w:type="spellStart"/>
            <w:r w:rsidRPr="00F94643">
              <w:rPr>
                <w:rFonts w:ascii="Calibri" w:eastAsia="Times New Roman" w:hAnsi="Calibri" w:cs="Times New Roman"/>
                <w:i/>
                <w:iCs/>
                <w:color w:val="000000"/>
                <w:sz w:val="22"/>
                <w:lang w:val="en-GB"/>
              </w:rPr>
              <w:t>Cochlopetalum</w:t>
            </w:r>
            <w:proofErr w:type="spellEnd"/>
          </w:p>
        </w:tc>
        <w:tc>
          <w:tcPr>
            <w:tcW w:w="0" w:type="auto"/>
            <w:tcBorders>
              <w:top w:val="nil"/>
              <w:left w:val="nil"/>
              <w:bottom w:val="nil"/>
              <w:right w:val="nil"/>
            </w:tcBorders>
            <w:shd w:val="clear" w:color="auto" w:fill="auto"/>
            <w:noWrap/>
            <w:vAlign w:val="bottom"/>
            <w:hideMark/>
          </w:tcPr>
          <w:p w14:paraId="58EB4FA7" w14:textId="77777777" w:rsidR="00876A45" w:rsidRPr="00F94643" w:rsidRDefault="00876A45" w:rsidP="00876A45">
            <w:pPr>
              <w:jc w:val="right"/>
              <w:rPr>
                <w:rFonts w:ascii="Calibri" w:eastAsia="Times New Roman" w:hAnsi="Calibri" w:cs="Times New Roman"/>
                <w:color w:val="000000"/>
                <w:sz w:val="22"/>
                <w:lang w:val="en-GB"/>
              </w:rPr>
            </w:pPr>
            <w:r w:rsidRPr="00F94643">
              <w:rPr>
                <w:rFonts w:ascii="Calibri" w:eastAsia="Times New Roman" w:hAnsi="Calibri" w:cs="Times New Roman"/>
                <w:color w:val="000000"/>
                <w:sz w:val="22"/>
                <w:lang w:val="en-GB"/>
              </w:rPr>
              <w:t>6</w:t>
            </w:r>
          </w:p>
        </w:tc>
        <w:tc>
          <w:tcPr>
            <w:tcW w:w="0" w:type="auto"/>
            <w:tcBorders>
              <w:top w:val="nil"/>
              <w:left w:val="nil"/>
              <w:bottom w:val="nil"/>
              <w:right w:val="single" w:sz="4" w:space="0" w:color="auto"/>
            </w:tcBorders>
            <w:shd w:val="clear" w:color="auto" w:fill="auto"/>
            <w:noWrap/>
            <w:vAlign w:val="bottom"/>
            <w:hideMark/>
          </w:tcPr>
          <w:p w14:paraId="565B9A1A" w14:textId="77777777" w:rsidR="00876A45" w:rsidRPr="00F94643" w:rsidRDefault="00876A45" w:rsidP="00876A45">
            <w:pPr>
              <w:rPr>
                <w:rFonts w:ascii="Calibri" w:eastAsia="Times New Roman" w:hAnsi="Calibri" w:cs="Times New Roman"/>
                <w:i/>
                <w:iCs/>
                <w:color w:val="000000"/>
                <w:sz w:val="22"/>
                <w:lang w:val="en-GB"/>
              </w:rPr>
            </w:pPr>
            <w:proofErr w:type="spellStart"/>
            <w:r w:rsidRPr="00F94643">
              <w:rPr>
                <w:rFonts w:ascii="Calibri" w:eastAsia="Times New Roman" w:hAnsi="Calibri" w:cs="Times New Roman"/>
                <w:i/>
                <w:iCs/>
                <w:color w:val="000000"/>
                <w:sz w:val="22"/>
                <w:lang w:val="en-GB"/>
              </w:rPr>
              <w:t>Brachypetalum</w:t>
            </w:r>
            <w:proofErr w:type="spellEnd"/>
          </w:p>
        </w:tc>
      </w:tr>
      <w:tr w:rsidR="00876A45" w:rsidRPr="00F94643" w14:paraId="320DC9B3" w14:textId="77777777" w:rsidTr="00876A45">
        <w:trPr>
          <w:trHeight w:val="300"/>
        </w:trPr>
        <w:tc>
          <w:tcPr>
            <w:tcW w:w="0" w:type="auto"/>
            <w:tcBorders>
              <w:top w:val="nil"/>
              <w:left w:val="nil"/>
              <w:bottom w:val="nil"/>
              <w:right w:val="nil"/>
            </w:tcBorders>
            <w:shd w:val="clear" w:color="auto" w:fill="auto"/>
            <w:noWrap/>
            <w:vAlign w:val="bottom"/>
            <w:hideMark/>
          </w:tcPr>
          <w:p w14:paraId="3FD4BE53" w14:textId="77777777" w:rsidR="00876A45" w:rsidRPr="00F94643"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5F963EFB" w14:textId="77777777" w:rsidR="00876A45" w:rsidRPr="00F94643" w:rsidRDefault="00876A45" w:rsidP="00876A45">
            <w:pPr>
              <w:rPr>
                <w:rFonts w:ascii="Calibri" w:eastAsia="Times New Roman" w:hAnsi="Calibri" w:cs="Times New Roman"/>
                <w:color w:val="000000"/>
                <w:sz w:val="22"/>
                <w:lang w:val="en-GB"/>
              </w:rPr>
            </w:pPr>
            <w:r w:rsidRPr="00F94643">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21FB124E" w14:textId="77777777" w:rsidR="00876A45" w:rsidRPr="00F94643" w:rsidRDefault="00876A45" w:rsidP="00876A45">
            <w:pPr>
              <w:rPr>
                <w:rFonts w:ascii="Calibri" w:eastAsia="Times New Roman" w:hAnsi="Calibri" w:cs="Times New Roman"/>
                <w:color w:val="000000"/>
                <w:sz w:val="22"/>
                <w:lang w:val="en-GB"/>
              </w:rPr>
            </w:pPr>
            <w:r w:rsidRPr="00F94643">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37F9FC20" w14:textId="77777777" w:rsidR="00876A45" w:rsidRPr="00F94643" w:rsidRDefault="00876A45" w:rsidP="00876A45">
            <w:pPr>
              <w:rPr>
                <w:rFonts w:ascii="Calibri" w:eastAsia="Times New Roman" w:hAnsi="Calibri" w:cs="Times New Roman"/>
                <w:color w:val="000000"/>
                <w:sz w:val="22"/>
                <w:lang w:val="en-GB"/>
              </w:rPr>
            </w:pPr>
            <w:r w:rsidRPr="00F94643">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0C4A1D89" w14:textId="77777777" w:rsidR="00876A45" w:rsidRPr="00F94643" w:rsidRDefault="00876A45" w:rsidP="00876A45">
            <w:pPr>
              <w:jc w:val="right"/>
              <w:rPr>
                <w:rFonts w:ascii="Calibri" w:eastAsia="Times New Roman" w:hAnsi="Calibri" w:cs="Times New Roman"/>
                <w:color w:val="000000"/>
                <w:sz w:val="22"/>
                <w:lang w:val="en-GB"/>
              </w:rPr>
            </w:pPr>
            <w:r w:rsidRPr="00F94643">
              <w:rPr>
                <w:rFonts w:ascii="Calibri" w:eastAsia="Times New Roman" w:hAnsi="Calibri" w:cs="Times New Roman"/>
                <w:color w:val="000000"/>
                <w:sz w:val="22"/>
                <w:lang w:val="en-GB"/>
              </w:rPr>
              <w:t>7</w:t>
            </w:r>
          </w:p>
        </w:tc>
        <w:tc>
          <w:tcPr>
            <w:tcW w:w="0" w:type="auto"/>
            <w:tcBorders>
              <w:top w:val="nil"/>
              <w:left w:val="nil"/>
              <w:bottom w:val="nil"/>
              <w:right w:val="nil"/>
            </w:tcBorders>
            <w:shd w:val="clear" w:color="auto" w:fill="auto"/>
            <w:noWrap/>
            <w:vAlign w:val="bottom"/>
            <w:hideMark/>
          </w:tcPr>
          <w:p w14:paraId="125BD64E" w14:textId="77777777" w:rsidR="00876A45" w:rsidRPr="00F94643" w:rsidRDefault="00876A45" w:rsidP="00876A45">
            <w:pPr>
              <w:rPr>
                <w:rFonts w:ascii="Calibri" w:eastAsia="Times New Roman" w:hAnsi="Calibri" w:cs="Times New Roman"/>
                <w:i/>
                <w:iCs/>
                <w:color w:val="000000"/>
                <w:sz w:val="22"/>
                <w:lang w:val="en-GB"/>
              </w:rPr>
            </w:pPr>
            <w:proofErr w:type="spellStart"/>
            <w:r w:rsidRPr="00F94643">
              <w:rPr>
                <w:rFonts w:ascii="Calibri" w:eastAsia="Times New Roman" w:hAnsi="Calibri" w:cs="Times New Roman"/>
                <w:i/>
                <w:iCs/>
                <w:color w:val="000000"/>
                <w:sz w:val="22"/>
                <w:lang w:val="en-GB"/>
              </w:rPr>
              <w:t>Barbata</w:t>
            </w:r>
            <w:proofErr w:type="spellEnd"/>
          </w:p>
        </w:tc>
        <w:tc>
          <w:tcPr>
            <w:tcW w:w="0" w:type="auto"/>
            <w:tcBorders>
              <w:top w:val="nil"/>
              <w:left w:val="nil"/>
              <w:bottom w:val="nil"/>
              <w:right w:val="nil"/>
            </w:tcBorders>
            <w:shd w:val="clear" w:color="auto" w:fill="auto"/>
            <w:noWrap/>
            <w:vAlign w:val="bottom"/>
            <w:hideMark/>
          </w:tcPr>
          <w:p w14:paraId="68393764" w14:textId="77777777" w:rsidR="00876A45" w:rsidRPr="00F94643" w:rsidRDefault="00876A45" w:rsidP="00876A45">
            <w:pPr>
              <w:rPr>
                <w:rFonts w:ascii="Calibri" w:eastAsia="Times New Roman" w:hAnsi="Calibri" w:cs="Times New Roman"/>
                <w:color w:val="000000"/>
                <w:sz w:val="22"/>
                <w:lang w:val="en-GB"/>
              </w:rPr>
            </w:pPr>
            <w:r w:rsidRPr="00F94643">
              <w:rPr>
                <w:rFonts w:ascii="Calibri" w:eastAsia="Times New Roman" w:hAnsi="Calibri" w:cs="Times New Roman"/>
                <w:color w:val="000000"/>
                <w:sz w:val="22"/>
                <w:lang w:val="en-GB"/>
              </w:rPr>
              <w:t> </w:t>
            </w:r>
          </w:p>
        </w:tc>
        <w:tc>
          <w:tcPr>
            <w:tcW w:w="0" w:type="auto"/>
            <w:tcBorders>
              <w:top w:val="nil"/>
              <w:left w:val="nil"/>
              <w:bottom w:val="nil"/>
              <w:right w:val="single" w:sz="4" w:space="0" w:color="auto"/>
            </w:tcBorders>
            <w:shd w:val="clear" w:color="auto" w:fill="auto"/>
            <w:noWrap/>
            <w:vAlign w:val="bottom"/>
            <w:hideMark/>
          </w:tcPr>
          <w:p w14:paraId="760ED4FC" w14:textId="77777777" w:rsidR="00876A45" w:rsidRPr="00F94643" w:rsidRDefault="00876A45" w:rsidP="00876A45">
            <w:pPr>
              <w:rPr>
                <w:rFonts w:ascii="Calibri" w:eastAsia="Times New Roman" w:hAnsi="Calibri" w:cs="Times New Roman"/>
                <w:color w:val="000000"/>
                <w:sz w:val="22"/>
                <w:lang w:val="en-GB"/>
              </w:rPr>
            </w:pPr>
            <w:r w:rsidRPr="00F94643">
              <w:rPr>
                <w:rFonts w:ascii="Calibri" w:eastAsia="Times New Roman" w:hAnsi="Calibri" w:cs="Times New Roman"/>
                <w:color w:val="000000"/>
                <w:sz w:val="22"/>
                <w:lang w:val="en-GB"/>
              </w:rPr>
              <w:t> </w:t>
            </w:r>
          </w:p>
        </w:tc>
      </w:tr>
      <w:tr w:rsidR="00876A45" w:rsidRPr="00F94643" w14:paraId="0E8C41CF" w14:textId="77777777" w:rsidTr="00D01C7D">
        <w:trPr>
          <w:trHeight w:val="300"/>
        </w:trPr>
        <w:tc>
          <w:tcPr>
            <w:tcW w:w="0" w:type="auto"/>
            <w:tcBorders>
              <w:top w:val="nil"/>
              <w:left w:val="nil"/>
              <w:bottom w:val="nil"/>
              <w:right w:val="nil"/>
            </w:tcBorders>
            <w:shd w:val="clear" w:color="auto" w:fill="auto"/>
            <w:noWrap/>
            <w:vAlign w:val="bottom"/>
          </w:tcPr>
          <w:p w14:paraId="0501CB56" w14:textId="77777777" w:rsidR="00876A45" w:rsidRPr="00F94643"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tcPr>
          <w:p w14:paraId="30E24CA7" w14:textId="77777777" w:rsidR="00876A45" w:rsidRPr="00F94643"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tcPr>
          <w:p w14:paraId="74A37529" w14:textId="77777777" w:rsidR="00876A45" w:rsidRPr="00F94643" w:rsidRDefault="00876A45" w:rsidP="00876A45">
            <w:pPr>
              <w:rPr>
                <w:rFonts w:ascii="Calibri" w:eastAsia="Times New Roman" w:hAnsi="Calibri" w:cs="Times New Roman"/>
                <w:color w:val="000000"/>
                <w:sz w:val="22"/>
                <w:lang w:val="en-GB"/>
              </w:rPr>
            </w:pP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535C1486" w14:textId="1723B70D" w:rsidR="00876A45" w:rsidRPr="00F94643" w:rsidRDefault="00876A45" w:rsidP="00876A45">
            <w:pPr>
              <w:rPr>
                <w:rFonts w:ascii="Calibri" w:eastAsia="Times New Roman" w:hAnsi="Calibri" w:cs="Times New Roman"/>
                <w:color w:val="000000"/>
                <w:sz w:val="22"/>
                <w:lang w:val="en-GB"/>
              </w:rPr>
            </w:pPr>
            <w:r w:rsidRPr="00F94643">
              <w:rPr>
                <w:rFonts w:ascii="Calibri" w:eastAsia="Times New Roman" w:hAnsi="Calibri" w:cs="Times New Roman"/>
                <w:color w:val="000000"/>
                <w:sz w:val="22"/>
                <w:lang w:val="en-GB"/>
              </w:rPr>
              <w:t>The order in Unknown x/y is &lt;</w:t>
            </w:r>
            <w:proofErr w:type="spellStart"/>
            <w:r w:rsidRPr="00F94643">
              <w:rPr>
                <w:rFonts w:ascii="Calibri" w:eastAsia="Times New Roman" w:hAnsi="Calibri" w:cs="Times New Roman"/>
                <w:color w:val="000000"/>
                <w:sz w:val="22"/>
                <w:lang w:val="en-GB"/>
              </w:rPr>
              <w:t>best_score</w:t>
            </w:r>
            <w:proofErr w:type="spellEnd"/>
            <w:r w:rsidRPr="00F94643">
              <w:rPr>
                <w:rFonts w:ascii="Calibri" w:eastAsia="Times New Roman" w:hAnsi="Calibri" w:cs="Times New Roman"/>
                <w:color w:val="000000"/>
                <w:sz w:val="22"/>
                <w:lang w:val="en-GB"/>
              </w:rPr>
              <w:t>&gt;/&lt;</w:t>
            </w:r>
            <w:proofErr w:type="spellStart"/>
            <w:r w:rsidRPr="00F94643">
              <w:rPr>
                <w:rFonts w:ascii="Calibri" w:eastAsia="Times New Roman" w:hAnsi="Calibri" w:cs="Times New Roman"/>
                <w:color w:val="000000"/>
                <w:sz w:val="22"/>
                <w:lang w:val="en-GB"/>
              </w:rPr>
              <w:t>lower_score</w:t>
            </w:r>
            <w:proofErr w:type="spellEnd"/>
            <w:r w:rsidRPr="00F94643">
              <w:rPr>
                <w:rFonts w:ascii="Calibri" w:eastAsia="Times New Roman" w:hAnsi="Calibri" w:cs="Times New Roman"/>
                <w:color w:val="000000"/>
                <w:sz w:val="22"/>
                <w:lang w:val="en-GB"/>
              </w:rPr>
              <w:t>&gt;/ No numbers? All scores are negative</w:t>
            </w:r>
          </w:p>
        </w:tc>
      </w:tr>
    </w:tbl>
    <w:p w14:paraId="26F6BF68" w14:textId="77777777" w:rsidR="00876A45" w:rsidRPr="00F94643" w:rsidRDefault="00876A45" w:rsidP="00D42B4A">
      <w:pPr>
        <w:pStyle w:val="Bijschrift"/>
        <w:keepNext/>
        <w:rPr>
          <w:lang w:val="en-GB"/>
        </w:rPr>
        <w:sectPr w:rsidR="00876A45" w:rsidRPr="00F94643" w:rsidSect="00D42B4A">
          <w:pgSz w:w="16840" w:h="11900" w:orient="landscape"/>
          <w:pgMar w:top="993" w:right="1417" w:bottom="851" w:left="1417" w:header="708" w:footer="708" w:gutter="0"/>
          <w:cols w:space="708"/>
          <w:docGrid w:linePitch="360"/>
        </w:sectPr>
      </w:pPr>
    </w:p>
    <w:p w14:paraId="3B594293" w14:textId="2E5AA0D2" w:rsidR="00D42B4A" w:rsidRPr="00F94643" w:rsidRDefault="00D42B4A" w:rsidP="00D42B4A">
      <w:pPr>
        <w:pStyle w:val="Bijschrift"/>
        <w:keepNext/>
        <w:rPr>
          <w:lang w:val="en-GB"/>
        </w:rPr>
      </w:pPr>
      <w:r w:rsidRPr="00F94643">
        <w:rPr>
          <w:lang w:val="en-GB"/>
        </w:rPr>
        <w:lastRenderedPageBreak/>
        <w:t xml:space="preserve">Table </w:t>
      </w:r>
      <w:r w:rsidR="000A64B8" w:rsidRPr="00F94643">
        <w:rPr>
          <w:lang w:val="en-GB"/>
        </w:rPr>
        <w:fldChar w:fldCharType="begin"/>
      </w:r>
      <w:r w:rsidR="000A64B8" w:rsidRPr="00F94643">
        <w:rPr>
          <w:lang w:val="en-GB"/>
        </w:rPr>
        <w:instrText xml:space="preserve"> SEQ Table \* ARABIC </w:instrText>
      </w:r>
      <w:r w:rsidR="000A64B8" w:rsidRPr="00F94643">
        <w:rPr>
          <w:lang w:val="en-GB"/>
        </w:rPr>
        <w:fldChar w:fldCharType="separate"/>
      </w:r>
      <w:r w:rsidR="00020E87">
        <w:rPr>
          <w:noProof/>
          <w:lang w:val="en-GB"/>
        </w:rPr>
        <w:t>10</w:t>
      </w:r>
      <w:r w:rsidR="000A64B8" w:rsidRPr="00F94643">
        <w:rPr>
          <w:lang w:val="en-GB"/>
        </w:rPr>
        <w:fldChar w:fldCharType="end"/>
      </w:r>
      <w:r w:rsidRPr="00F94643">
        <w:rPr>
          <w:lang w:val="en-GB"/>
        </w:rPr>
        <w:t xml:space="preserve"> Results of second test run of </w:t>
      </w:r>
      <w:proofErr w:type="spellStart"/>
      <w:r w:rsidR="0083173E" w:rsidRPr="008A650E">
        <w:rPr>
          <w:rFonts w:ascii="Calibri" w:eastAsia="Times New Roman" w:hAnsi="Calibri" w:cs="Times New Roman"/>
          <w:bCs w:val="0"/>
          <w:i/>
          <w:lang w:val="en-GB"/>
        </w:rPr>
        <w:t>Paphiopedilum</w:t>
      </w:r>
      <w:proofErr w:type="spellEnd"/>
      <w:r w:rsidR="0083173E" w:rsidRPr="00F94643">
        <w:rPr>
          <w:rFonts w:ascii="Calibri" w:eastAsia="Times New Roman" w:hAnsi="Calibri" w:cs="Times New Roman"/>
          <w:b w:val="0"/>
          <w:bCs w:val="0"/>
          <w:lang w:val="en-GB"/>
        </w:rPr>
        <w:t xml:space="preserve"> </w:t>
      </w:r>
      <w:r w:rsidRPr="00F94643">
        <w:rPr>
          <w:lang w:val="en-GB"/>
        </w:rPr>
        <w:t xml:space="preserve">section </w:t>
      </w:r>
      <w:proofErr w:type="spellStart"/>
      <w:r w:rsidRPr="00F94643">
        <w:rPr>
          <w:i/>
          <w:lang w:val="en-GB"/>
        </w:rPr>
        <w:t>Brachypetalum</w:t>
      </w:r>
      <w:proofErr w:type="spellEnd"/>
      <w:r w:rsidRPr="00F94643">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Layout w:type="fixed"/>
        <w:tblCellMar>
          <w:left w:w="70" w:type="dxa"/>
          <w:right w:w="70" w:type="dxa"/>
        </w:tblCellMar>
        <w:tblLook w:val="04A0" w:firstRow="1" w:lastRow="0" w:firstColumn="1" w:lastColumn="0" w:noHBand="0" w:noVBand="1"/>
      </w:tblPr>
      <w:tblGrid>
        <w:gridCol w:w="2000"/>
        <w:gridCol w:w="1134"/>
        <w:gridCol w:w="1599"/>
        <w:gridCol w:w="2255"/>
        <w:gridCol w:w="2015"/>
        <w:gridCol w:w="1760"/>
        <w:gridCol w:w="1760"/>
        <w:gridCol w:w="1568"/>
      </w:tblGrid>
      <w:tr w:rsidR="00D42B4A" w:rsidRPr="00F94643" w14:paraId="5A0FFDB6" w14:textId="77777777" w:rsidTr="00162CCC">
        <w:trPr>
          <w:trHeight w:val="100"/>
        </w:trPr>
        <w:tc>
          <w:tcPr>
            <w:tcW w:w="2000" w:type="dxa"/>
            <w:tcBorders>
              <w:top w:val="nil"/>
              <w:left w:val="nil"/>
              <w:bottom w:val="nil"/>
              <w:right w:val="nil"/>
            </w:tcBorders>
            <w:shd w:val="clear" w:color="auto" w:fill="auto"/>
            <w:noWrap/>
            <w:vAlign w:val="bottom"/>
            <w:hideMark/>
          </w:tcPr>
          <w:p w14:paraId="31D849E3" w14:textId="77777777" w:rsidR="00D42B4A" w:rsidRPr="00F94643" w:rsidRDefault="00D42B4A" w:rsidP="00D42B4A">
            <w:pPr>
              <w:rPr>
                <w:rFonts w:ascii="Calibri" w:eastAsia="Times New Roman" w:hAnsi="Calibri" w:cs="Times New Roman"/>
                <w:lang w:val="en-GB"/>
              </w:rPr>
            </w:pPr>
          </w:p>
        </w:tc>
        <w:tc>
          <w:tcPr>
            <w:tcW w:w="1134" w:type="dxa"/>
            <w:tcBorders>
              <w:top w:val="nil"/>
              <w:left w:val="single" w:sz="4" w:space="0" w:color="auto"/>
              <w:bottom w:val="nil"/>
              <w:right w:val="nil"/>
            </w:tcBorders>
            <w:shd w:val="clear" w:color="auto" w:fill="auto"/>
            <w:noWrap/>
            <w:vAlign w:val="bottom"/>
            <w:hideMark/>
          </w:tcPr>
          <w:p w14:paraId="5197621B" w14:textId="77777777" w:rsidR="00D42B4A" w:rsidRPr="00F94643" w:rsidRDefault="00D42B4A" w:rsidP="00D42B4A">
            <w:pPr>
              <w:rPr>
                <w:rFonts w:ascii="Calibri" w:eastAsia="Times New Roman" w:hAnsi="Calibri" w:cs="Times New Roman"/>
                <w:b/>
                <w:bCs/>
                <w:lang w:val="en-GB"/>
              </w:rPr>
            </w:pPr>
            <w:r w:rsidRPr="00F94643">
              <w:rPr>
                <w:rFonts w:ascii="Calibri" w:eastAsia="Times New Roman" w:hAnsi="Calibri" w:cs="Times New Roman"/>
                <w:b/>
                <w:bCs/>
                <w:lang w:val="en-GB"/>
              </w:rPr>
              <w:t> </w:t>
            </w:r>
          </w:p>
        </w:tc>
        <w:tc>
          <w:tcPr>
            <w:tcW w:w="5869" w:type="dxa"/>
            <w:gridSpan w:val="3"/>
            <w:tcBorders>
              <w:top w:val="nil"/>
              <w:left w:val="single" w:sz="4" w:space="0" w:color="auto"/>
              <w:bottom w:val="nil"/>
              <w:right w:val="single" w:sz="4" w:space="0" w:color="000000"/>
            </w:tcBorders>
            <w:shd w:val="clear" w:color="auto" w:fill="auto"/>
            <w:noWrap/>
            <w:vAlign w:val="bottom"/>
            <w:hideMark/>
          </w:tcPr>
          <w:p w14:paraId="379B7B14" w14:textId="6379C979" w:rsidR="00D42B4A" w:rsidRPr="00553570" w:rsidRDefault="0083173E" w:rsidP="00162CCC">
            <w:pPr>
              <w:jc w:val="center"/>
              <w:rPr>
                <w:rFonts w:ascii="Calibri" w:eastAsia="Times New Roman" w:hAnsi="Calibri" w:cs="Times New Roman"/>
                <w:b/>
                <w:bCs/>
                <w:sz w:val="32"/>
                <w:szCs w:val="32"/>
                <w:lang w:val="en-GB"/>
              </w:rPr>
            </w:pPr>
            <w:proofErr w:type="spellStart"/>
            <w:r w:rsidRPr="00553570">
              <w:rPr>
                <w:rFonts w:ascii="Calibri" w:eastAsia="Times New Roman" w:hAnsi="Calibri" w:cs="Times New Roman"/>
                <w:b/>
                <w:bCs/>
                <w:i/>
                <w:sz w:val="32"/>
                <w:szCs w:val="32"/>
                <w:lang w:val="en-GB"/>
              </w:rPr>
              <w:t>Paphiopedilum</w:t>
            </w:r>
            <w:proofErr w:type="spellEnd"/>
            <w:r w:rsidRPr="00553570">
              <w:rPr>
                <w:rFonts w:ascii="Calibri" w:eastAsia="Times New Roman" w:hAnsi="Calibri" w:cs="Times New Roman"/>
                <w:b/>
                <w:bCs/>
                <w:sz w:val="32"/>
                <w:szCs w:val="32"/>
                <w:lang w:val="en-GB"/>
              </w:rPr>
              <w:t xml:space="preserve"> sect. </w:t>
            </w:r>
            <w:proofErr w:type="spellStart"/>
            <w:r w:rsidR="00D42B4A" w:rsidRPr="00553570">
              <w:rPr>
                <w:rFonts w:ascii="Calibri" w:eastAsia="Times New Roman" w:hAnsi="Calibri" w:cs="Times New Roman"/>
                <w:b/>
                <w:bCs/>
                <w:i/>
                <w:sz w:val="32"/>
                <w:szCs w:val="32"/>
                <w:lang w:val="en-GB"/>
              </w:rPr>
              <w:t>Brachypetalum</w:t>
            </w:r>
            <w:proofErr w:type="spellEnd"/>
            <w:r w:rsidR="00D42B4A" w:rsidRPr="00553570">
              <w:rPr>
                <w:rFonts w:ascii="Calibri" w:eastAsia="Times New Roman" w:hAnsi="Calibri" w:cs="Times New Roman"/>
                <w:b/>
                <w:bCs/>
                <w:sz w:val="32"/>
                <w:szCs w:val="32"/>
                <w:lang w:val="en-GB"/>
              </w:rPr>
              <w:t xml:space="preserve"> run2</w:t>
            </w:r>
          </w:p>
        </w:tc>
        <w:tc>
          <w:tcPr>
            <w:tcW w:w="1760" w:type="dxa"/>
            <w:tcBorders>
              <w:top w:val="nil"/>
              <w:left w:val="nil"/>
              <w:bottom w:val="nil"/>
              <w:right w:val="nil"/>
            </w:tcBorders>
            <w:shd w:val="clear" w:color="auto" w:fill="auto"/>
            <w:noWrap/>
            <w:vAlign w:val="bottom"/>
            <w:hideMark/>
          </w:tcPr>
          <w:p w14:paraId="62CD7CDD" w14:textId="77777777" w:rsidR="00D42B4A" w:rsidRPr="00F94643" w:rsidRDefault="00D42B4A" w:rsidP="00D42B4A">
            <w:pPr>
              <w:rPr>
                <w:rFonts w:ascii="Calibri" w:eastAsia="Times New Roman" w:hAnsi="Calibri" w:cs="Times New Roman"/>
                <w:b/>
                <w:bCs/>
                <w:lang w:val="en-GB"/>
              </w:rPr>
            </w:pPr>
            <w:r w:rsidRPr="00F94643">
              <w:rPr>
                <w:rFonts w:ascii="Calibri" w:eastAsia="Times New Roman" w:hAnsi="Calibri" w:cs="Times New Roman"/>
                <w:b/>
                <w:bCs/>
                <w:lang w:val="en-GB"/>
              </w:rPr>
              <w:t> </w:t>
            </w:r>
          </w:p>
        </w:tc>
        <w:tc>
          <w:tcPr>
            <w:tcW w:w="1760" w:type="dxa"/>
            <w:tcBorders>
              <w:top w:val="nil"/>
              <w:left w:val="single" w:sz="4" w:space="0" w:color="auto"/>
              <w:bottom w:val="nil"/>
              <w:right w:val="nil"/>
            </w:tcBorders>
            <w:shd w:val="clear" w:color="auto" w:fill="auto"/>
            <w:noWrap/>
            <w:vAlign w:val="bottom"/>
            <w:hideMark/>
          </w:tcPr>
          <w:p w14:paraId="003C18E2" w14:textId="77777777" w:rsidR="00D42B4A" w:rsidRPr="00F94643" w:rsidRDefault="00D42B4A" w:rsidP="00D42B4A">
            <w:pPr>
              <w:rPr>
                <w:rFonts w:ascii="Calibri" w:eastAsia="Times New Roman" w:hAnsi="Calibri" w:cs="Times New Roman"/>
                <w:b/>
                <w:bCs/>
                <w:lang w:val="en-GB"/>
              </w:rPr>
            </w:pPr>
            <w:r w:rsidRPr="00F94643">
              <w:rPr>
                <w:rFonts w:ascii="Calibri" w:eastAsia="Times New Roman" w:hAnsi="Calibri" w:cs="Times New Roman"/>
                <w:b/>
                <w:bCs/>
                <w:lang w:val="en-GB"/>
              </w:rPr>
              <w:t> </w:t>
            </w:r>
          </w:p>
        </w:tc>
        <w:tc>
          <w:tcPr>
            <w:tcW w:w="1568" w:type="dxa"/>
            <w:tcBorders>
              <w:top w:val="nil"/>
              <w:left w:val="single" w:sz="4" w:space="0" w:color="auto"/>
              <w:bottom w:val="nil"/>
              <w:right w:val="single" w:sz="4" w:space="0" w:color="auto"/>
            </w:tcBorders>
            <w:shd w:val="clear" w:color="auto" w:fill="auto"/>
            <w:noWrap/>
            <w:vAlign w:val="bottom"/>
            <w:hideMark/>
          </w:tcPr>
          <w:p w14:paraId="1C934D7A" w14:textId="77777777" w:rsidR="00D42B4A" w:rsidRPr="00F94643" w:rsidRDefault="00D42B4A" w:rsidP="00D42B4A">
            <w:pPr>
              <w:rPr>
                <w:rFonts w:ascii="Calibri" w:eastAsia="Times New Roman" w:hAnsi="Calibri" w:cs="Times New Roman"/>
                <w:b/>
                <w:bCs/>
                <w:lang w:val="en-GB"/>
              </w:rPr>
            </w:pPr>
            <w:r w:rsidRPr="00F94643">
              <w:rPr>
                <w:rFonts w:ascii="Calibri" w:eastAsia="Times New Roman" w:hAnsi="Calibri" w:cs="Times New Roman"/>
                <w:b/>
                <w:bCs/>
                <w:lang w:val="en-GB"/>
              </w:rPr>
              <w:t> </w:t>
            </w:r>
          </w:p>
        </w:tc>
      </w:tr>
      <w:tr w:rsidR="00D42B4A" w:rsidRPr="00F94643" w14:paraId="1BDE6232" w14:textId="77777777" w:rsidTr="00162CCC">
        <w:trPr>
          <w:trHeight w:val="300"/>
        </w:trPr>
        <w:tc>
          <w:tcPr>
            <w:tcW w:w="2000" w:type="dxa"/>
            <w:tcBorders>
              <w:top w:val="nil"/>
              <w:left w:val="nil"/>
              <w:bottom w:val="nil"/>
              <w:right w:val="nil"/>
            </w:tcBorders>
            <w:shd w:val="clear" w:color="auto" w:fill="auto"/>
            <w:noWrap/>
            <w:vAlign w:val="bottom"/>
            <w:hideMark/>
          </w:tcPr>
          <w:p w14:paraId="328526C7" w14:textId="77777777" w:rsidR="00D42B4A" w:rsidRPr="00F94643" w:rsidRDefault="00D42B4A" w:rsidP="00D42B4A">
            <w:pPr>
              <w:rPr>
                <w:rFonts w:ascii="Calibri" w:eastAsia="Times New Roman" w:hAnsi="Calibri" w:cs="Times New Roman"/>
                <w:lang w:val="en-GB"/>
              </w:rPr>
            </w:pPr>
          </w:p>
        </w:tc>
        <w:tc>
          <w:tcPr>
            <w:tcW w:w="1134" w:type="dxa"/>
            <w:tcBorders>
              <w:top w:val="nil"/>
              <w:left w:val="single" w:sz="4" w:space="0" w:color="auto"/>
              <w:bottom w:val="nil"/>
              <w:right w:val="nil"/>
            </w:tcBorders>
            <w:shd w:val="clear" w:color="auto" w:fill="auto"/>
            <w:noWrap/>
            <w:vAlign w:val="bottom"/>
            <w:hideMark/>
          </w:tcPr>
          <w:p w14:paraId="392D7D34" w14:textId="77777777" w:rsidR="00D42B4A" w:rsidRPr="00F94643" w:rsidRDefault="00D42B4A" w:rsidP="00D42B4A">
            <w:pPr>
              <w:rPr>
                <w:rFonts w:ascii="Calibri" w:eastAsia="Times New Roman" w:hAnsi="Calibri" w:cs="Times New Roman"/>
                <w:lang w:val="en-GB"/>
              </w:rPr>
            </w:pPr>
            <w:r w:rsidRPr="00F94643">
              <w:rPr>
                <w:rFonts w:ascii="Calibri" w:eastAsia="Times New Roman" w:hAnsi="Calibri" w:cs="Times New Roman"/>
                <w:lang w:val="en-GB"/>
              </w:rPr>
              <w:t> </w:t>
            </w:r>
          </w:p>
        </w:tc>
        <w:tc>
          <w:tcPr>
            <w:tcW w:w="1599" w:type="dxa"/>
            <w:tcBorders>
              <w:top w:val="nil"/>
              <w:left w:val="single" w:sz="4" w:space="0" w:color="auto"/>
              <w:bottom w:val="nil"/>
              <w:right w:val="nil"/>
            </w:tcBorders>
            <w:shd w:val="clear" w:color="auto" w:fill="auto"/>
            <w:noWrap/>
            <w:vAlign w:val="bottom"/>
            <w:hideMark/>
          </w:tcPr>
          <w:p w14:paraId="212916B9" w14:textId="77777777" w:rsidR="00D42B4A" w:rsidRPr="00F94643" w:rsidRDefault="00D42B4A" w:rsidP="00D42B4A">
            <w:pPr>
              <w:rPr>
                <w:rFonts w:ascii="Calibri" w:eastAsia="Times New Roman" w:hAnsi="Calibri" w:cs="Times New Roman"/>
                <w:lang w:val="en-GB"/>
              </w:rPr>
            </w:pPr>
            <w:r w:rsidRPr="00F94643">
              <w:rPr>
                <w:rFonts w:ascii="Calibri" w:eastAsia="Times New Roman" w:hAnsi="Calibri" w:cs="Times New Roman"/>
                <w:lang w:val="en-GB"/>
              </w:rPr>
              <w:t> </w:t>
            </w:r>
          </w:p>
        </w:tc>
        <w:tc>
          <w:tcPr>
            <w:tcW w:w="2255" w:type="dxa"/>
            <w:tcBorders>
              <w:top w:val="nil"/>
              <w:left w:val="single" w:sz="4" w:space="0" w:color="auto"/>
              <w:bottom w:val="nil"/>
              <w:right w:val="nil"/>
            </w:tcBorders>
            <w:shd w:val="clear" w:color="auto" w:fill="auto"/>
            <w:noWrap/>
            <w:vAlign w:val="bottom"/>
            <w:hideMark/>
          </w:tcPr>
          <w:p w14:paraId="40598116" w14:textId="77777777" w:rsidR="00D42B4A" w:rsidRPr="00F94643" w:rsidRDefault="00D42B4A" w:rsidP="00D42B4A">
            <w:pPr>
              <w:rPr>
                <w:rFonts w:ascii="Calibri" w:eastAsia="Times New Roman" w:hAnsi="Calibri" w:cs="Times New Roman"/>
                <w:lang w:val="en-GB"/>
              </w:rPr>
            </w:pPr>
            <w:r w:rsidRPr="00F94643">
              <w:rPr>
                <w:rFonts w:ascii="Calibri" w:eastAsia="Times New Roman" w:hAnsi="Calibri" w:cs="Times New Roman"/>
                <w:lang w:val="en-GB"/>
              </w:rPr>
              <w:t> </w:t>
            </w:r>
          </w:p>
        </w:tc>
        <w:tc>
          <w:tcPr>
            <w:tcW w:w="2015" w:type="dxa"/>
            <w:tcBorders>
              <w:top w:val="nil"/>
              <w:left w:val="single" w:sz="4" w:space="0" w:color="auto"/>
              <w:bottom w:val="nil"/>
              <w:right w:val="nil"/>
            </w:tcBorders>
            <w:shd w:val="clear" w:color="auto" w:fill="auto"/>
            <w:noWrap/>
            <w:vAlign w:val="bottom"/>
            <w:hideMark/>
          </w:tcPr>
          <w:p w14:paraId="44BA0694" w14:textId="77777777" w:rsidR="00D42B4A" w:rsidRPr="00F94643" w:rsidRDefault="00D42B4A" w:rsidP="00D42B4A">
            <w:pPr>
              <w:rPr>
                <w:rFonts w:ascii="Calibri" w:eastAsia="Times New Roman" w:hAnsi="Calibri" w:cs="Times New Roman"/>
                <w:lang w:val="en-GB"/>
              </w:rPr>
            </w:pPr>
            <w:r w:rsidRPr="00F94643">
              <w:rPr>
                <w:rFonts w:ascii="Calibri" w:eastAsia="Times New Roman" w:hAnsi="Calibri" w:cs="Times New Roman"/>
                <w:lang w:val="en-GB"/>
              </w:rPr>
              <w:t> </w:t>
            </w:r>
          </w:p>
        </w:tc>
        <w:tc>
          <w:tcPr>
            <w:tcW w:w="1760" w:type="dxa"/>
            <w:tcBorders>
              <w:top w:val="nil"/>
              <w:left w:val="single" w:sz="4" w:space="0" w:color="auto"/>
              <w:bottom w:val="nil"/>
              <w:right w:val="nil"/>
            </w:tcBorders>
            <w:shd w:val="clear" w:color="auto" w:fill="auto"/>
            <w:noWrap/>
            <w:vAlign w:val="bottom"/>
            <w:hideMark/>
          </w:tcPr>
          <w:p w14:paraId="2F9B3096" w14:textId="77777777" w:rsidR="00D42B4A" w:rsidRPr="00F94643" w:rsidRDefault="00D42B4A" w:rsidP="00D42B4A">
            <w:pPr>
              <w:rPr>
                <w:rFonts w:ascii="Calibri" w:eastAsia="Times New Roman" w:hAnsi="Calibri" w:cs="Times New Roman"/>
                <w:lang w:val="en-GB"/>
              </w:rPr>
            </w:pPr>
            <w:r w:rsidRPr="00F94643">
              <w:rPr>
                <w:rFonts w:ascii="Calibri" w:eastAsia="Times New Roman" w:hAnsi="Calibri" w:cs="Times New Roman"/>
                <w:lang w:val="en-GB"/>
              </w:rPr>
              <w:t> </w:t>
            </w:r>
          </w:p>
        </w:tc>
        <w:tc>
          <w:tcPr>
            <w:tcW w:w="1760" w:type="dxa"/>
            <w:tcBorders>
              <w:top w:val="nil"/>
              <w:left w:val="single" w:sz="4" w:space="0" w:color="auto"/>
              <w:bottom w:val="nil"/>
              <w:right w:val="nil"/>
            </w:tcBorders>
            <w:shd w:val="clear" w:color="auto" w:fill="auto"/>
            <w:noWrap/>
            <w:vAlign w:val="bottom"/>
            <w:hideMark/>
          </w:tcPr>
          <w:p w14:paraId="6FA3B5A5" w14:textId="77777777" w:rsidR="00D42B4A" w:rsidRPr="00F94643" w:rsidRDefault="00D42B4A" w:rsidP="00D42B4A">
            <w:pPr>
              <w:rPr>
                <w:rFonts w:ascii="Calibri" w:eastAsia="Times New Roman" w:hAnsi="Calibri" w:cs="Times New Roman"/>
                <w:lang w:val="en-GB"/>
              </w:rPr>
            </w:pPr>
            <w:r w:rsidRPr="00F94643">
              <w:rPr>
                <w:rFonts w:ascii="Calibri" w:eastAsia="Times New Roman" w:hAnsi="Calibri" w:cs="Times New Roman"/>
                <w:lang w:val="en-GB"/>
              </w:rPr>
              <w:t> </w:t>
            </w:r>
          </w:p>
        </w:tc>
        <w:tc>
          <w:tcPr>
            <w:tcW w:w="1568" w:type="dxa"/>
            <w:tcBorders>
              <w:top w:val="nil"/>
              <w:left w:val="single" w:sz="4" w:space="0" w:color="auto"/>
              <w:bottom w:val="nil"/>
              <w:right w:val="single" w:sz="4" w:space="0" w:color="auto"/>
            </w:tcBorders>
            <w:shd w:val="clear" w:color="auto" w:fill="auto"/>
            <w:noWrap/>
            <w:vAlign w:val="bottom"/>
            <w:hideMark/>
          </w:tcPr>
          <w:p w14:paraId="767C5BE5" w14:textId="77777777" w:rsidR="00D42B4A" w:rsidRPr="00F94643" w:rsidRDefault="00D42B4A" w:rsidP="00D42B4A">
            <w:pPr>
              <w:rPr>
                <w:rFonts w:ascii="Calibri" w:eastAsia="Times New Roman" w:hAnsi="Calibri" w:cs="Times New Roman"/>
                <w:lang w:val="en-GB"/>
              </w:rPr>
            </w:pPr>
            <w:r w:rsidRPr="00F94643">
              <w:rPr>
                <w:rFonts w:ascii="Calibri" w:eastAsia="Times New Roman" w:hAnsi="Calibri" w:cs="Times New Roman"/>
                <w:lang w:val="en-GB"/>
              </w:rPr>
              <w:t> </w:t>
            </w:r>
          </w:p>
        </w:tc>
      </w:tr>
      <w:tr w:rsidR="00D42B4A" w:rsidRPr="00F94643" w14:paraId="118E22DB" w14:textId="77777777" w:rsidTr="00162CCC">
        <w:trPr>
          <w:trHeight w:val="300"/>
        </w:trPr>
        <w:tc>
          <w:tcPr>
            <w:tcW w:w="2000" w:type="dxa"/>
            <w:tcBorders>
              <w:top w:val="nil"/>
              <w:left w:val="nil"/>
              <w:bottom w:val="single" w:sz="4" w:space="0" w:color="auto"/>
              <w:right w:val="nil"/>
            </w:tcBorders>
            <w:shd w:val="clear" w:color="auto" w:fill="auto"/>
            <w:noWrap/>
            <w:vAlign w:val="bottom"/>
            <w:hideMark/>
          </w:tcPr>
          <w:p w14:paraId="3D69D156" w14:textId="77777777" w:rsidR="00D42B4A" w:rsidRPr="00F94643" w:rsidRDefault="00D42B4A" w:rsidP="00D42B4A">
            <w:pPr>
              <w:rPr>
                <w:rFonts w:ascii="Calibri" w:eastAsia="Times New Roman" w:hAnsi="Calibri" w:cs="Times New Roman"/>
                <w:b/>
                <w:bCs/>
                <w:lang w:val="en-GB"/>
              </w:rPr>
            </w:pPr>
            <w:r w:rsidRPr="00F94643">
              <w:rPr>
                <w:rFonts w:ascii="Calibri" w:eastAsia="Times New Roman" w:hAnsi="Calibri" w:cs="Times New Roman"/>
                <w:b/>
                <w:bCs/>
                <w:lang w:val="en-GB"/>
              </w:rPr>
              <w:t>ANN</w:t>
            </w:r>
          </w:p>
        </w:tc>
        <w:tc>
          <w:tcPr>
            <w:tcW w:w="1134" w:type="dxa"/>
            <w:tcBorders>
              <w:top w:val="nil"/>
              <w:left w:val="single" w:sz="4" w:space="0" w:color="auto"/>
              <w:bottom w:val="single" w:sz="4" w:space="0" w:color="auto"/>
              <w:right w:val="nil"/>
            </w:tcBorders>
            <w:shd w:val="clear" w:color="auto" w:fill="auto"/>
            <w:noWrap/>
            <w:vAlign w:val="bottom"/>
            <w:hideMark/>
          </w:tcPr>
          <w:p w14:paraId="1F909A6C" w14:textId="77777777" w:rsidR="00D42B4A" w:rsidRPr="00F94643" w:rsidRDefault="00D42B4A" w:rsidP="00D42B4A">
            <w:pPr>
              <w:jc w:val="right"/>
              <w:rPr>
                <w:rFonts w:ascii="Calibri" w:eastAsia="Times New Roman" w:hAnsi="Calibri" w:cs="Times New Roman"/>
                <w:b/>
                <w:bCs/>
                <w:lang w:val="en-GB"/>
              </w:rPr>
            </w:pPr>
            <w:r w:rsidRPr="00F94643">
              <w:rPr>
                <w:rFonts w:ascii="Calibri" w:eastAsia="Times New Roman" w:hAnsi="Calibri" w:cs="Times New Roman"/>
                <w:b/>
                <w:bCs/>
                <w:lang w:val="en-GB"/>
              </w:rPr>
              <w:t>51</w:t>
            </w:r>
          </w:p>
        </w:tc>
        <w:tc>
          <w:tcPr>
            <w:tcW w:w="1599" w:type="dxa"/>
            <w:tcBorders>
              <w:top w:val="nil"/>
              <w:left w:val="single" w:sz="4" w:space="0" w:color="auto"/>
              <w:bottom w:val="single" w:sz="4" w:space="0" w:color="auto"/>
              <w:right w:val="nil"/>
            </w:tcBorders>
            <w:shd w:val="clear" w:color="auto" w:fill="auto"/>
            <w:noWrap/>
            <w:vAlign w:val="bottom"/>
            <w:hideMark/>
          </w:tcPr>
          <w:p w14:paraId="0980F455" w14:textId="77777777" w:rsidR="00D42B4A" w:rsidRPr="00F94643" w:rsidRDefault="00D42B4A" w:rsidP="00D42B4A">
            <w:pPr>
              <w:jc w:val="right"/>
              <w:rPr>
                <w:rFonts w:ascii="Calibri" w:eastAsia="Times New Roman" w:hAnsi="Calibri" w:cs="Times New Roman"/>
                <w:b/>
                <w:bCs/>
                <w:lang w:val="en-GB"/>
              </w:rPr>
            </w:pPr>
            <w:r w:rsidRPr="00F94643">
              <w:rPr>
                <w:rFonts w:ascii="Calibri" w:eastAsia="Times New Roman" w:hAnsi="Calibri" w:cs="Times New Roman"/>
                <w:b/>
                <w:bCs/>
                <w:lang w:val="en-GB"/>
              </w:rPr>
              <w:t>52</w:t>
            </w:r>
          </w:p>
        </w:tc>
        <w:tc>
          <w:tcPr>
            <w:tcW w:w="2255" w:type="dxa"/>
            <w:tcBorders>
              <w:top w:val="nil"/>
              <w:left w:val="single" w:sz="4" w:space="0" w:color="auto"/>
              <w:bottom w:val="single" w:sz="4" w:space="0" w:color="auto"/>
              <w:right w:val="nil"/>
            </w:tcBorders>
            <w:shd w:val="clear" w:color="auto" w:fill="auto"/>
            <w:noWrap/>
            <w:vAlign w:val="bottom"/>
            <w:hideMark/>
          </w:tcPr>
          <w:p w14:paraId="332A2537" w14:textId="77777777" w:rsidR="00D42B4A" w:rsidRPr="00F94643" w:rsidRDefault="00D42B4A" w:rsidP="00D42B4A">
            <w:pPr>
              <w:jc w:val="right"/>
              <w:rPr>
                <w:rFonts w:ascii="Calibri" w:eastAsia="Times New Roman" w:hAnsi="Calibri" w:cs="Times New Roman"/>
                <w:b/>
                <w:bCs/>
                <w:lang w:val="en-GB"/>
              </w:rPr>
            </w:pPr>
            <w:r w:rsidRPr="00F94643">
              <w:rPr>
                <w:rFonts w:ascii="Calibri" w:eastAsia="Times New Roman" w:hAnsi="Calibri" w:cs="Times New Roman"/>
                <w:b/>
                <w:bCs/>
                <w:lang w:val="en-GB"/>
              </w:rPr>
              <w:t>53</w:t>
            </w:r>
          </w:p>
        </w:tc>
        <w:tc>
          <w:tcPr>
            <w:tcW w:w="2015" w:type="dxa"/>
            <w:tcBorders>
              <w:top w:val="nil"/>
              <w:left w:val="single" w:sz="4" w:space="0" w:color="auto"/>
              <w:bottom w:val="single" w:sz="4" w:space="0" w:color="auto"/>
              <w:right w:val="nil"/>
            </w:tcBorders>
            <w:shd w:val="clear" w:color="auto" w:fill="auto"/>
            <w:noWrap/>
            <w:vAlign w:val="bottom"/>
            <w:hideMark/>
          </w:tcPr>
          <w:p w14:paraId="72E27BA1" w14:textId="77777777" w:rsidR="00D42B4A" w:rsidRPr="00F94643" w:rsidRDefault="00D42B4A" w:rsidP="00D42B4A">
            <w:pPr>
              <w:jc w:val="right"/>
              <w:rPr>
                <w:rFonts w:ascii="Calibri" w:eastAsia="Times New Roman" w:hAnsi="Calibri" w:cs="Times New Roman"/>
                <w:b/>
                <w:bCs/>
                <w:lang w:val="en-GB"/>
              </w:rPr>
            </w:pPr>
            <w:r w:rsidRPr="00F94643">
              <w:rPr>
                <w:rFonts w:ascii="Calibri" w:eastAsia="Times New Roman" w:hAnsi="Calibri" w:cs="Times New Roman"/>
                <w:b/>
                <w:bCs/>
                <w:lang w:val="en-GB"/>
              </w:rPr>
              <w:t>54</w:t>
            </w:r>
          </w:p>
        </w:tc>
        <w:tc>
          <w:tcPr>
            <w:tcW w:w="1760" w:type="dxa"/>
            <w:tcBorders>
              <w:top w:val="nil"/>
              <w:left w:val="single" w:sz="4" w:space="0" w:color="auto"/>
              <w:bottom w:val="single" w:sz="4" w:space="0" w:color="auto"/>
              <w:right w:val="nil"/>
            </w:tcBorders>
            <w:shd w:val="clear" w:color="auto" w:fill="auto"/>
            <w:noWrap/>
            <w:vAlign w:val="bottom"/>
            <w:hideMark/>
          </w:tcPr>
          <w:p w14:paraId="75ADC8B8" w14:textId="77777777" w:rsidR="00D42B4A" w:rsidRPr="00F94643" w:rsidRDefault="00D42B4A" w:rsidP="00D42B4A">
            <w:pPr>
              <w:jc w:val="right"/>
              <w:rPr>
                <w:rFonts w:ascii="Calibri" w:eastAsia="Times New Roman" w:hAnsi="Calibri" w:cs="Times New Roman"/>
                <w:b/>
                <w:bCs/>
                <w:lang w:val="en-GB"/>
              </w:rPr>
            </w:pPr>
            <w:r w:rsidRPr="00F94643">
              <w:rPr>
                <w:rFonts w:ascii="Calibri" w:eastAsia="Times New Roman" w:hAnsi="Calibri" w:cs="Times New Roman"/>
                <w:b/>
                <w:bCs/>
                <w:lang w:val="en-GB"/>
              </w:rPr>
              <w:t>55</w:t>
            </w:r>
          </w:p>
        </w:tc>
        <w:tc>
          <w:tcPr>
            <w:tcW w:w="1760" w:type="dxa"/>
            <w:tcBorders>
              <w:top w:val="nil"/>
              <w:left w:val="single" w:sz="4" w:space="0" w:color="auto"/>
              <w:bottom w:val="single" w:sz="4" w:space="0" w:color="auto"/>
              <w:right w:val="nil"/>
            </w:tcBorders>
            <w:shd w:val="clear" w:color="auto" w:fill="auto"/>
            <w:noWrap/>
            <w:vAlign w:val="bottom"/>
            <w:hideMark/>
          </w:tcPr>
          <w:p w14:paraId="26FA3727" w14:textId="77777777" w:rsidR="00D42B4A" w:rsidRPr="00F94643" w:rsidRDefault="00D42B4A" w:rsidP="00D42B4A">
            <w:pPr>
              <w:jc w:val="right"/>
              <w:rPr>
                <w:rFonts w:ascii="Calibri" w:eastAsia="Times New Roman" w:hAnsi="Calibri" w:cs="Times New Roman"/>
                <w:b/>
                <w:bCs/>
                <w:lang w:val="en-GB"/>
              </w:rPr>
            </w:pPr>
            <w:r w:rsidRPr="00F94643">
              <w:rPr>
                <w:rFonts w:ascii="Calibri" w:eastAsia="Times New Roman" w:hAnsi="Calibri" w:cs="Times New Roman"/>
                <w:b/>
                <w:bCs/>
                <w:lang w:val="en-GB"/>
              </w:rPr>
              <w:t>56</w:t>
            </w:r>
          </w:p>
        </w:tc>
        <w:tc>
          <w:tcPr>
            <w:tcW w:w="1568" w:type="dxa"/>
            <w:tcBorders>
              <w:top w:val="nil"/>
              <w:left w:val="single" w:sz="4" w:space="0" w:color="auto"/>
              <w:bottom w:val="single" w:sz="4" w:space="0" w:color="auto"/>
              <w:right w:val="single" w:sz="4" w:space="0" w:color="auto"/>
            </w:tcBorders>
            <w:shd w:val="clear" w:color="auto" w:fill="auto"/>
            <w:noWrap/>
            <w:vAlign w:val="bottom"/>
            <w:hideMark/>
          </w:tcPr>
          <w:p w14:paraId="682293D4" w14:textId="77777777" w:rsidR="00D42B4A" w:rsidRPr="00F94643" w:rsidRDefault="00D42B4A" w:rsidP="00D42B4A">
            <w:pPr>
              <w:jc w:val="right"/>
              <w:rPr>
                <w:rFonts w:ascii="Calibri" w:eastAsia="Times New Roman" w:hAnsi="Calibri" w:cs="Times New Roman"/>
                <w:b/>
                <w:bCs/>
                <w:lang w:val="en-GB"/>
              </w:rPr>
            </w:pPr>
            <w:r w:rsidRPr="00F94643">
              <w:rPr>
                <w:rFonts w:ascii="Calibri" w:eastAsia="Times New Roman" w:hAnsi="Calibri" w:cs="Times New Roman"/>
                <w:b/>
                <w:bCs/>
                <w:lang w:val="en-GB"/>
              </w:rPr>
              <w:t>57</w:t>
            </w:r>
          </w:p>
        </w:tc>
      </w:tr>
      <w:tr w:rsidR="00D42B4A" w:rsidRPr="00F94643" w14:paraId="30E05498" w14:textId="77777777" w:rsidTr="00162CCC">
        <w:trPr>
          <w:trHeight w:val="300"/>
        </w:trPr>
        <w:tc>
          <w:tcPr>
            <w:tcW w:w="2000" w:type="dxa"/>
            <w:tcBorders>
              <w:top w:val="nil"/>
              <w:left w:val="single" w:sz="4" w:space="0" w:color="auto"/>
              <w:bottom w:val="nil"/>
              <w:right w:val="nil"/>
            </w:tcBorders>
            <w:shd w:val="clear" w:color="auto" w:fill="auto"/>
            <w:noWrap/>
            <w:vAlign w:val="bottom"/>
            <w:hideMark/>
          </w:tcPr>
          <w:p w14:paraId="14DBE22F" w14:textId="77777777" w:rsidR="00D42B4A" w:rsidRPr="00F94643" w:rsidRDefault="00D42B4A" w:rsidP="00D42B4A">
            <w:pPr>
              <w:rPr>
                <w:rFonts w:ascii="Calibri" w:eastAsia="Times New Roman" w:hAnsi="Calibri" w:cs="Times New Roman"/>
                <w:b/>
                <w:bCs/>
                <w:lang w:val="en-GB"/>
              </w:rPr>
            </w:pPr>
            <w:r w:rsidRPr="00F94643">
              <w:rPr>
                <w:rFonts w:ascii="Calibri" w:eastAsia="Times New Roman" w:hAnsi="Calibri" w:cs="Times New Roman"/>
                <w:b/>
                <w:bCs/>
                <w:lang w:val="en-GB"/>
              </w:rPr>
              <w:t>Desired Error</w:t>
            </w:r>
          </w:p>
        </w:tc>
        <w:tc>
          <w:tcPr>
            <w:tcW w:w="1134" w:type="dxa"/>
            <w:tcBorders>
              <w:top w:val="nil"/>
              <w:left w:val="single" w:sz="4" w:space="0" w:color="auto"/>
              <w:bottom w:val="nil"/>
              <w:right w:val="nil"/>
            </w:tcBorders>
            <w:shd w:val="clear" w:color="auto" w:fill="auto"/>
            <w:noWrap/>
            <w:vAlign w:val="bottom"/>
            <w:hideMark/>
          </w:tcPr>
          <w:p w14:paraId="5280E882" w14:textId="77777777" w:rsidR="00D42B4A" w:rsidRPr="00F94643" w:rsidRDefault="00D42B4A" w:rsidP="00D42B4A">
            <w:pPr>
              <w:jc w:val="right"/>
              <w:rPr>
                <w:rFonts w:ascii="Calibri" w:eastAsia="Times New Roman" w:hAnsi="Calibri" w:cs="Times New Roman"/>
                <w:lang w:val="en-GB"/>
              </w:rPr>
            </w:pPr>
            <w:r w:rsidRPr="00F94643">
              <w:rPr>
                <w:rFonts w:ascii="Calibri" w:eastAsia="Times New Roman" w:hAnsi="Calibri" w:cs="Times New Roman"/>
                <w:lang w:val="en-GB"/>
              </w:rPr>
              <w:t>1,00E-04</w:t>
            </w:r>
          </w:p>
        </w:tc>
        <w:tc>
          <w:tcPr>
            <w:tcW w:w="1599" w:type="dxa"/>
            <w:tcBorders>
              <w:top w:val="nil"/>
              <w:left w:val="single" w:sz="4" w:space="0" w:color="auto"/>
              <w:bottom w:val="nil"/>
              <w:right w:val="nil"/>
            </w:tcBorders>
            <w:shd w:val="clear" w:color="auto" w:fill="auto"/>
            <w:noWrap/>
            <w:vAlign w:val="bottom"/>
            <w:hideMark/>
          </w:tcPr>
          <w:p w14:paraId="3664AF59" w14:textId="77777777" w:rsidR="00D42B4A" w:rsidRPr="00F94643" w:rsidRDefault="00D42B4A" w:rsidP="00D42B4A">
            <w:pPr>
              <w:jc w:val="right"/>
              <w:rPr>
                <w:rFonts w:ascii="Calibri" w:eastAsia="Times New Roman" w:hAnsi="Calibri" w:cs="Times New Roman"/>
                <w:lang w:val="en-GB"/>
              </w:rPr>
            </w:pPr>
            <w:r w:rsidRPr="00F94643">
              <w:rPr>
                <w:rFonts w:ascii="Calibri" w:eastAsia="Times New Roman" w:hAnsi="Calibri" w:cs="Times New Roman"/>
                <w:lang w:val="en-GB"/>
              </w:rPr>
              <w:t>1,00E-05</w:t>
            </w:r>
          </w:p>
        </w:tc>
        <w:tc>
          <w:tcPr>
            <w:tcW w:w="2255" w:type="dxa"/>
            <w:tcBorders>
              <w:top w:val="nil"/>
              <w:left w:val="single" w:sz="4" w:space="0" w:color="auto"/>
              <w:bottom w:val="nil"/>
              <w:right w:val="nil"/>
            </w:tcBorders>
            <w:shd w:val="clear" w:color="auto" w:fill="auto"/>
            <w:noWrap/>
            <w:vAlign w:val="bottom"/>
            <w:hideMark/>
          </w:tcPr>
          <w:p w14:paraId="4FA7C74B" w14:textId="77777777" w:rsidR="00D42B4A" w:rsidRPr="00F94643" w:rsidRDefault="00D42B4A" w:rsidP="00D42B4A">
            <w:pPr>
              <w:jc w:val="right"/>
              <w:rPr>
                <w:rFonts w:ascii="Calibri" w:eastAsia="Times New Roman" w:hAnsi="Calibri" w:cs="Times New Roman"/>
                <w:lang w:val="en-GB"/>
              </w:rPr>
            </w:pPr>
            <w:r w:rsidRPr="00F94643">
              <w:rPr>
                <w:rFonts w:ascii="Calibri" w:eastAsia="Times New Roman" w:hAnsi="Calibri" w:cs="Times New Roman"/>
                <w:lang w:val="en-GB"/>
              </w:rPr>
              <w:t>1,00E-06</w:t>
            </w:r>
          </w:p>
        </w:tc>
        <w:tc>
          <w:tcPr>
            <w:tcW w:w="2015" w:type="dxa"/>
            <w:tcBorders>
              <w:top w:val="nil"/>
              <w:left w:val="single" w:sz="4" w:space="0" w:color="auto"/>
              <w:bottom w:val="nil"/>
              <w:right w:val="nil"/>
            </w:tcBorders>
            <w:shd w:val="clear" w:color="auto" w:fill="auto"/>
            <w:noWrap/>
            <w:vAlign w:val="bottom"/>
            <w:hideMark/>
          </w:tcPr>
          <w:p w14:paraId="7295598A" w14:textId="77777777" w:rsidR="00D42B4A" w:rsidRPr="00F94643" w:rsidRDefault="00D42B4A" w:rsidP="00D42B4A">
            <w:pPr>
              <w:jc w:val="right"/>
              <w:rPr>
                <w:rFonts w:ascii="Calibri" w:eastAsia="Times New Roman" w:hAnsi="Calibri" w:cs="Times New Roman"/>
                <w:lang w:val="en-GB"/>
              </w:rPr>
            </w:pPr>
            <w:r w:rsidRPr="00F94643">
              <w:rPr>
                <w:rFonts w:ascii="Calibri" w:eastAsia="Times New Roman" w:hAnsi="Calibri" w:cs="Times New Roman"/>
                <w:lang w:val="en-GB"/>
              </w:rPr>
              <w:t>1,00E-07</w:t>
            </w:r>
          </w:p>
        </w:tc>
        <w:tc>
          <w:tcPr>
            <w:tcW w:w="1760" w:type="dxa"/>
            <w:tcBorders>
              <w:top w:val="nil"/>
              <w:left w:val="single" w:sz="4" w:space="0" w:color="auto"/>
              <w:bottom w:val="nil"/>
              <w:right w:val="nil"/>
            </w:tcBorders>
            <w:shd w:val="clear" w:color="auto" w:fill="auto"/>
            <w:noWrap/>
            <w:vAlign w:val="bottom"/>
            <w:hideMark/>
          </w:tcPr>
          <w:p w14:paraId="66990668" w14:textId="77777777" w:rsidR="00D42B4A" w:rsidRPr="00F94643" w:rsidRDefault="00D42B4A" w:rsidP="00D42B4A">
            <w:pPr>
              <w:jc w:val="right"/>
              <w:rPr>
                <w:rFonts w:ascii="Calibri" w:eastAsia="Times New Roman" w:hAnsi="Calibri" w:cs="Times New Roman"/>
                <w:lang w:val="en-GB"/>
              </w:rPr>
            </w:pPr>
            <w:r w:rsidRPr="00F94643">
              <w:rPr>
                <w:rFonts w:ascii="Calibri" w:eastAsia="Times New Roman" w:hAnsi="Calibri" w:cs="Times New Roman"/>
                <w:lang w:val="en-GB"/>
              </w:rPr>
              <w:t>1,00E-08</w:t>
            </w:r>
          </w:p>
        </w:tc>
        <w:tc>
          <w:tcPr>
            <w:tcW w:w="1760" w:type="dxa"/>
            <w:tcBorders>
              <w:top w:val="nil"/>
              <w:left w:val="single" w:sz="4" w:space="0" w:color="auto"/>
              <w:bottom w:val="nil"/>
              <w:right w:val="nil"/>
            </w:tcBorders>
            <w:shd w:val="clear" w:color="auto" w:fill="auto"/>
            <w:noWrap/>
            <w:vAlign w:val="bottom"/>
            <w:hideMark/>
          </w:tcPr>
          <w:p w14:paraId="1797A69D" w14:textId="77777777" w:rsidR="00D42B4A" w:rsidRPr="00F94643" w:rsidRDefault="00D42B4A" w:rsidP="00D42B4A">
            <w:pPr>
              <w:jc w:val="right"/>
              <w:rPr>
                <w:rFonts w:ascii="Calibri" w:eastAsia="Times New Roman" w:hAnsi="Calibri" w:cs="Times New Roman"/>
                <w:lang w:val="en-GB"/>
              </w:rPr>
            </w:pPr>
            <w:r w:rsidRPr="00F94643">
              <w:rPr>
                <w:rFonts w:ascii="Calibri" w:eastAsia="Times New Roman" w:hAnsi="Calibri" w:cs="Times New Roman"/>
                <w:lang w:val="en-GB"/>
              </w:rPr>
              <w:t>1,00E-09</w:t>
            </w:r>
          </w:p>
        </w:tc>
        <w:tc>
          <w:tcPr>
            <w:tcW w:w="1568" w:type="dxa"/>
            <w:tcBorders>
              <w:top w:val="nil"/>
              <w:left w:val="single" w:sz="4" w:space="0" w:color="auto"/>
              <w:bottom w:val="nil"/>
              <w:right w:val="single" w:sz="4" w:space="0" w:color="auto"/>
            </w:tcBorders>
            <w:shd w:val="clear" w:color="auto" w:fill="auto"/>
            <w:noWrap/>
            <w:vAlign w:val="bottom"/>
            <w:hideMark/>
          </w:tcPr>
          <w:p w14:paraId="2FDF9EEA" w14:textId="77777777" w:rsidR="00D42B4A" w:rsidRPr="00F94643" w:rsidRDefault="00D42B4A" w:rsidP="00D42B4A">
            <w:pPr>
              <w:jc w:val="right"/>
              <w:rPr>
                <w:rFonts w:ascii="Calibri" w:eastAsia="Times New Roman" w:hAnsi="Calibri" w:cs="Times New Roman"/>
                <w:lang w:val="en-GB"/>
              </w:rPr>
            </w:pPr>
            <w:r w:rsidRPr="00F94643">
              <w:rPr>
                <w:rFonts w:ascii="Calibri" w:eastAsia="Times New Roman" w:hAnsi="Calibri" w:cs="Times New Roman"/>
                <w:lang w:val="en-GB"/>
              </w:rPr>
              <w:t>1,00E-10</w:t>
            </w:r>
          </w:p>
        </w:tc>
      </w:tr>
      <w:tr w:rsidR="00D42B4A" w:rsidRPr="00F94643" w14:paraId="3394BDFA" w14:textId="77777777" w:rsidTr="00162CCC">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291A200A" w14:textId="77777777" w:rsidR="00D42B4A" w:rsidRPr="00F94643" w:rsidRDefault="00D42B4A" w:rsidP="00D42B4A">
            <w:pPr>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Time to classify (s)</w:t>
            </w:r>
          </w:p>
        </w:tc>
        <w:tc>
          <w:tcPr>
            <w:tcW w:w="1134" w:type="dxa"/>
            <w:tcBorders>
              <w:top w:val="nil"/>
              <w:left w:val="nil"/>
              <w:bottom w:val="single" w:sz="4" w:space="0" w:color="auto"/>
              <w:right w:val="nil"/>
            </w:tcBorders>
            <w:shd w:val="clear" w:color="auto" w:fill="auto"/>
            <w:noWrap/>
            <w:vAlign w:val="bottom"/>
            <w:hideMark/>
          </w:tcPr>
          <w:p w14:paraId="6A4BEAC9" w14:textId="77777777" w:rsidR="00D42B4A" w:rsidRPr="00F94643" w:rsidRDefault="00D42B4A" w:rsidP="00D42B4A">
            <w:pPr>
              <w:jc w:val="right"/>
              <w:rPr>
                <w:rFonts w:ascii="Calibri" w:eastAsia="Times New Roman" w:hAnsi="Calibri" w:cs="Times New Roman"/>
                <w:lang w:val="en-GB"/>
              </w:rPr>
            </w:pPr>
            <w:r w:rsidRPr="00F94643">
              <w:rPr>
                <w:rFonts w:ascii="Calibri" w:eastAsia="Times New Roman" w:hAnsi="Calibri" w:cs="Times New Roman"/>
                <w:lang w:val="en-GB"/>
              </w:rPr>
              <w:t>7</w:t>
            </w:r>
          </w:p>
        </w:tc>
        <w:tc>
          <w:tcPr>
            <w:tcW w:w="1599" w:type="dxa"/>
            <w:tcBorders>
              <w:top w:val="nil"/>
              <w:left w:val="single" w:sz="4" w:space="0" w:color="auto"/>
              <w:bottom w:val="single" w:sz="4" w:space="0" w:color="auto"/>
              <w:right w:val="nil"/>
            </w:tcBorders>
            <w:shd w:val="clear" w:color="auto" w:fill="auto"/>
            <w:noWrap/>
            <w:vAlign w:val="bottom"/>
            <w:hideMark/>
          </w:tcPr>
          <w:p w14:paraId="7D7B01F9" w14:textId="77777777" w:rsidR="00D42B4A" w:rsidRPr="00F94643" w:rsidRDefault="00D42B4A" w:rsidP="00D42B4A">
            <w:pPr>
              <w:jc w:val="right"/>
              <w:rPr>
                <w:rFonts w:ascii="Calibri" w:eastAsia="Times New Roman" w:hAnsi="Calibri" w:cs="Times New Roman"/>
                <w:lang w:val="en-GB"/>
              </w:rPr>
            </w:pPr>
            <w:r w:rsidRPr="00F94643">
              <w:rPr>
                <w:rFonts w:ascii="Calibri" w:eastAsia="Times New Roman" w:hAnsi="Calibri" w:cs="Times New Roman"/>
                <w:lang w:val="en-GB"/>
              </w:rPr>
              <w:t>7</w:t>
            </w:r>
          </w:p>
        </w:tc>
        <w:tc>
          <w:tcPr>
            <w:tcW w:w="2255" w:type="dxa"/>
            <w:tcBorders>
              <w:top w:val="nil"/>
              <w:left w:val="single" w:sz="4" w:space="0" w:color="auto"/>
              <w:bottom w:val="single" w:sz="4" w:space="0" w:color="auto"/>
              <w:right w:val="nil"/>
            </w:tcBorders>
            <w:shd w:val="clear" w:color="auto" w:fill="auto"/>
            <w:noWrap/>
            <w:vAlign w:val="bottom"/>
            <w:hideMark/>
          </w:tcPr>
          <w:p w14:paraId="7307AF4E" w14:textId="77777777" w:rsidR="00D42B4A" w:rsidRPr="00F94643" w:rsidRDefault="00D42B4A" w:rsidP="00D42B4A">
            <w:pPr>
              <w:jc w:val="right"/>
              <w:rPr>
                <w:rFonts w:ascii="Calibri" w:eastAsia="Times New Roman" w:hAnsi="Calibri" w:cs="Times New Roman"/>
                <w:lang w:val="en-GB"/>
              </w:rPr>
            </w:pPr>
            <w:r w:rsidRPr="00F94643">
              <w:rPr>
                <w:rFonts w:ascii="Calibri" w:eastAsia="Times New Roman" w:hAnsi="Calibri" w:cs="Times New Roman"/>
                <w:lang w:val="en-GB"/>
              </w:rPr>
              <w:t>8</w:t>
            </w:r>
          </w:p>
        </w:tc>
        <w:tc>
          <w:tcPr>
            <w:tcW w:w="2015" w:type="dxa"/>
            <w:tcBorders>
              <w:top w:val="nil"/>
              <w:left w:val="single" w:sz="4" w:space="0" w:color="auto"/>
              <w:bottom w:val="single" w:sz="4" w:space="0" w:color="auto"/>
              <w:right w:val="nil"/>
            </w:tcBorders>
            <w:shd w:val="clear" w:color="auto" w:fill="auto"/>
            <w:noWrap/>
            <w:vAlign w:val="bottom"/>
            <w:hideMark/>
          </w:tcPr>
          <w:p w14:paraId="08DD3B4D" w14:textId="77777777" w:rsidR="00D42B4A" w:rsidRPr="00F94643" w:rsidRDefault="00D42B4A" w:rsidP="00D42B4A">
            <w:pPr>
              <w:jc w:val="right"/>
              <w:rPr>
                <w:rFonts w:ascii="Calibri" w:eastAsia="Times New Roman" w:hAnsi="Calibri" w:cs="Times New Roman"/>
                <w:lang w:val="en-GB"/>
              </w:rPr>
            </w:pPr>
            <w:r w:rsidRPr="00F94643">
              <w:rPr>
                <w:rFonts w:ascii="Calibri" w:eastAsia="Times New Roman" w:hAnsi="Calibri" w:cs="Times New Roman"/>
                <w:lang w:val="en-GB"/>
              </w:rPr>
              <w:t>7</w:t>
            </w:r>
          </w:p>
        </w:tc>
        <w:tc>
          <w:tcPr>
            <w:tcW w:w="1760" w:type="dxa"/>
            <w:tcBorders>
              <w:top w:val="nil"/>
              <w:left w:val="single" w:sz="4" w:space="0" w:color="auto"/>
              <w:bottom w:val="single" w:sz="4" w:space="0" w:color="auto"/>
              <w:right w:val="nil"/>
            </w:tcBorders>
            <w:shd w:val="clear" w:color="auto" w:fill="auto"/>
            <w:noWrap/>
            <w:vAlign w:val="bottom"/>
            <w:hideMark/>
          </w:tcPr>
          <w:p w14:paraId="2A38A51B" w14:textId="77777777" w:rsidR="00D42B4A" w:rsidRPr="00F94643" w:rsidRDefault="00D42B4A" w:rsidP="00D42B4A">
            <w:pPr>
              <w:jc w:val="right"/>
              <w:rPr>
                <w:rFonts w:ascii="Calibri" w:eastAsia="Times New Roman" w:hAnsi="Calibri" w:cs="Times New Roman"/>
                <w:lang w:val="en-GB"/>
              </w:rPr>
            </w:pPr>
            <w:r w:rsidRPr="00F94643">
              <w:rPr>
                <w:rFonts w:ascii="Calibri" w:eastAsia="Times New Roman" w:hAnsi="Calibri" w:cs="Times New Roman"/>
                <w:lang w:val="en-GB"/>
              </w:rPr>
              <w:t>7</w:t>
            </w:r>
          </w:p>
        </w:tc>
        <w:tc>
          <w:tcPr>
            <w:tcW w:w="1760" w:type="dxa"/>
            <w:tcBorders>
              <w:top w:val="nil"/>
              <w:left w:val="single" w:sz="4" w:space="0" w:color="auto"/>
              <w:bottom w:val="single" w:sz="4" w:space="0" w:color="auto"/>
              <w:right w:val="nil"/>
            </w:tcBorders>
            <w:shd w:val="clear" w:color="auto" w:fill="auto"/>
            <w:noWrap/>
            <w:vAlign w:val="bottom"/>
            <w:hideMark/>
          </w:tcPr>
          <w:p w14:paraId="5A22D61F" w14:textId="77777777" w:rsidR="00D42B4A" w:rsidRPr="00F94643" w:rsidRDefault="00D42B4A" w:rsidP="00D42B4A">
            <w:pPr>
              <w:jc w:val="right"/>
              <w:rPr>
                <w:rFonts w:ascii="Calibri" w:eastAsia="Times New Roman" w:hAnsi="Calibri" w:cs="Times New Roman"/>
                <w:lang w:val="en-GB"/>
              </w:rPr>
            </w:pPr>
            <w:r w:rsidRPr="00F94643">
              <w:rPr>
                <w:rFonts w:ascii="Calibri" w:eastAsia="Times New Roman" w:hAnsi="Calibri" w:cs="Times New Roman"/>
                <w:lang w:val="en-GB"/>
              </w:rPr>
              <w:t>6</w:t>
            </w:r>
          </w:p>
        </w:tc>
        <w:tc>
          <w:tcPr>
            <w:tcW w:w="1568" w:type="dxa"/>
            <w:tcBorders>
              <w:top w:val="nil"/>
              <w:left w:val="single" w:sz="4" w:space="0" w:color="auto"/>
              <w:bottom w:val="single" w:sz="4" w:space="0" w:color="auto"/>
              <w:right w:val="single" w:sz="4" w:space="0" w:color="auto"/>
            </w:tcBorders>
            <w:shd w:val="clear" w:color="auto" w:fill="auto"/>
            <w:noWrap/>
            <w:vAlign w:val="bottom"/>
            <w:hideMark/>
          </w:tcPr>
          <w:p w14:paraId="057D50E3" w14:textId="77777777" w:rsidR="00D42B4A" w:rsidRPr="00F94643" w:rsidRDefault="00D42B4A" w:rsidP="00D42B4A">
            <w:pPr>
              <w:jc w:val="right"/>
              <w:rPr>
                <w:rFonts w:ascii="Calibri" w:eastAsia="Times New Roman" w:hAnsi="Calibri" w:cs="Times New Roman"/>
                <w:lang w:val="en-GB"/>
              </w:rPr>
            </w:pPr>
            <w:r w:rsidRPr="00F94643">
              <w:rPr>
                <w:rFonts w:ascii="Calibri" w:eastAsia="Times New Roman" w:hAnsi="Calibri" w:cs="Times New Roman"/>
                <w:lang w:val="en-GB"/>
              </w:rPr>
              <w:t>7</w:t>
            </w:r>
          </w:p>
        </w:tc>
      </w:tr>
      <w:tr w:rsidR="00D42B4A" w:rsidRPr="00F94643" w14:paraId="55A680DC" w14:textId="77777777" w:rsidTr="00162CCC">
        <w:trPr>
          <w:trHeight w:val="300"/>
        </w:trPr>
        <w:tc>
          <w:tcPr>
            <w:tcW w:w="2000" w:type="dxa"/>
            <w:tcBorders>
              <w:top w:val="nil"/>
              <w:left w:val="nil"/>
              <w:bottom w:val="nil"/>
              <w:right w:val="nil"/>
            </w:tcBorders>
            <w:shd w:val="clear" w:color="auto" w:fill="auto"/>
            <w:noWrap/>
            <w:vAlign w:val="bottom"/>
            <w:hideMark/>
          </w:tcPr>
          <w:p w14:paraId="6C48EB6C" w14:textId="47C4EABF" w:rsidR="00D42B4A" w:rsidRPr="00F94643" w:rsidRDefault="00D42B4A" w:rsidP="00D42B4A">
            <w:pPr>
              <w:rPr>
                <w:rFonts w:ascii="Calibri" w:eastAsia="Times New Roman" w:hAnsi="Calibri" w:cs="Times New Roman"/>
                <w:b/>
                <w:lang w:val="en-GB"/>
              </w:rPr>
            </w:pPr>
            <w:r w:rsidRPr="00F94643">
              <w:rPr>
                <w:rFonts w:ascii="Calibri" w:eastAsia="Times New Roman" w:hAnsi="Calibri" w:cs="Times New Roman"/>
                <w:b/>
                <w:lang w:val="en-GB"/>
              </w:rPr>
              <w:t>Pictures</w:t>
            </w:r>
          </w:p>
        </w:tc>
        <w:tc>
          <w:tcPr>
            <w:tcW w:w="1134" w:type="dxa"/>
            <w:tcBorders>
              <w:top w:val="nil"/>
              <w:left w:val="single" w:sz="4" w:space="0" w:color="auto"/>
              <w:bottom w:val="nil"/>
              <w:right w:val="nil"/>
            </w:tcBorders>
            <w:shd w:val="clear" w:color="auto" w:fill="auto"/>
            <w:noWrap/>
            <w:vAlign w:val="bottom"/>
            <w:hideMark/>
          </w:tcPr>
          <w:p w14:paraId="447C72A3" w14:textId="77777777" w:rsidR="00D42B4A" w:rsidRPr="00F94643" w:rsidRDefault="00D42B4A" w:rsidP="00D42B4A">
            <w:pPr>
              <w:rPr>
                <w:rFonts w:ascii="Calibri" w:eastAsia="Times New Roman" w:hAnsi="Calibri" w:cs="Times New Roman"/>
                <w:lang w:val="en-GB"/>
              </w:rPr>
            </w:pPr>
            <w:r w:rsidRPr="00F94643">
              <w:rPr>
                <w:rFonts w:ascii="Calibri" w:eastAsia="Times New Roman" w:hAnsi="Calibri" w:cs="Times New Roman"/>
                <w:lang w:val="en-GB"/>
              </w:rPr>
              <w:t> </w:t>
            </w:r>
          </w:p>
        </w:tc>
        <w:tc>
          <w:tcPr>
            <w:tcW w:w="1599" w:type="dxa"/>
            <w:tcBorders>
              <w:top w:val="nil"/>
              <w:left w:val="single" w:sz="4" w:space="0" w:color="auto"/>
              <w:bottom w:val="nil"/>
              <w:right w:val="nil"/>
            </w:tcBorders>
            <w:shd w:val="clear" w:color="auto" w:fill="auto"/>
            <w:noWrap/>
            <w:vAlign w:val="bottom"/>
            <w:hideMark/>
          </w:tcPr>
          <w:p w14:paraId="7546C056" w14:textId="77777777" w:rsidR="00D42B4A" w:rsidRPr="00F94643" w:rsidRDefault="00D42B4A" w:rsidP="00D42B4A">
            <w:pPr>
              <w:rPr>
                <w:rFonts w:ascii="Calibri" w:eastAsia="Times New Roman" w:hAnsi="Calibri" w:cs="Times New Roman"/>
                <w:lang w:val="en-GB"/>
              </w:rPr>
            </w:pPr>
            <w:r w:rsidRPr="00F94643">
              <w:rPr>
                <w:rFonts w:ascii="Calibri" w:eastAsia="Times New Roman" w:hAnsi="Calibri" w:cs="Times New Roman"/>
                <w:lang w:val="en-GB"/>
              </w:rPr>
              <w:t> </w:t>
            </w:r>
          </w:p>
        </w:tc>
        <w:tc>
          <w:tcPr>
            <w:tcW w:w="2255" w:type="dxa"/>
            <w:tcBorders>
              <w:top w:val="nil"/>
              <w:left w:val="single" w:sz="4" w:space="0" w:color="auto"/>
              <w:bottom w:val="nil"/>
              <w:right w:val="nil"/>
            </w:tcBorders>
            <w:shd w:val="clear" w:color="auto" w:fill="auto"/>
            <w:noWrap/>
            <w:vAlign w:val="bottom"/>
            <w:hideMark/>
          </w:tcPr>
          <w:p w14:paraId="364D9D60" w14:textId="77777777" w:rsidR="00D42B4A" w:rsidRPr="00F94643" w:rsidRDefault="00D42B4A" w:rsidP="00D42B4A">
            <w:pPr>
              <w:rPr>
                <w:rFonts w:ascii="Calibri" w:eastAsia="Times New Roman" w:hAnsi="Calibri" w:cs="Times New Roman"/>
                <w:lang w:val="en-GB"/>
              </w:rPr>
            </w:pPr>
            <w:r w:rsidRPr="00F94643">
              <w:rPr>
                <w:rFonts w:ascii="Calibri" w:eastAsia="Times New Roman" w:hAnsi="Calibri" w:cs="Times New Roman"/>
                <w:lang w:val="en-GB"/>
              </w:rPr>
              <w:t> </w:t>
            </w:r>
          </w:p>
        </w:tc>
        <w:tc>
          <w:tcPr>
            <w:tcW w:w="2015" w:type="dxa"/>
            <w:tcBorders>
              <w:top w:val="nil"/>
              <w:left w:val="single" w:sz="4" w:space="0" w:color="auto"/>
              <w:bottom w:val="nil"/>
              <w:right w:val="nil"/>
            </w:tcBorders>
            <w:shd w:val="clear" w:color="auto" w:fill="auto"/>
            <w:noWrap/>
            <w:vAlign w:val="bottom"/>
            <w:hideMark/>
          </w:tcPr>
          <w:p w14:paraId="5A9B48B6" w14:textId="77777777" w:rsidR="00D42B4A" w:rsidRPr="00F94643" w:rsidRDefault="00D42B4A" w:rsidP="00D42B4A">
            <w:pPr>
              <w:rPr>
                <w:rFonts w:ascii="Calibri" w:eastAsia="Times New Roman" w:hAnsi="Calibri" w:cs="Times New Roman"/>
                <w:lang w:val="en-GB"/>
              </w:rPr>
            </w:pPr>
            <w:r w:rsidRPr="00F94643">
              <w:rPr>
                <w:rFonts w:ascii="Calibri" w:eastAsia="Times New Roman" w:hAnsi="Calibri" w:cs="Times New Roman"/>
                <w:lang w:val="en-GB"/>
              </w:rPr>
              <w:t> </w:t>
            </w:r>
          </w:p>
        </w:tc>
        <w:tc>
          <w:tcPr>
            <w:tcW w:w="1760" w:type="dxa"/>
            <w:tcBorders>
              <w:top w:val="nil"/>
              <w:left w:val="single" w:sz="4" w:space="0" w:color="auto"/>
              <w:bottom w:val="nil"/>
              <w:right w:val="nil"/>
            </w:tcBorders>
            <w:shd w:val="clear" w:color="auto" w:fill="auto"/>
            <w:noWrap/>
            <w:vAlign w:val="bottom"/>
            <w:hideMark/>
          </w:tcPr>
          <w:p w14:paraId="124149FB" w14:textId="77777777" w:rsidR="00D42B4A" w:rsidRPr="00F94643" w:rsidRDefault="00D42B4A" w:rsidP="00D42B4A">
            <w:pPr>
              <w:rPr>
                <w:rFonts w:ascii="Calibri" w:eastAsia="Times New Roman" w:hAnsi="Calibri" w:cs="Times New Roman"/>
                <w:lang w:val="en-GB"/>
              </w:rPr>
            </w:pPr>
            <w:r w:rsidRPr="00F94643">
              <w:rPr>
                <w:rFonts w:ascii="Calibri" w:eastAsia="Times New Roman" w:hAnsi="Calibri" w:cs="Times New Roman"/>
                <w:lang w:val="en-GB"/>
              </w:rPr>
              <w:t> </w:t>
            </w:r>
          </w:p>
        </w:tc>
        <w:tc>
          <w:tcPr>
            <w:tcW w:w="1760" w:type="dxa"/>
            <w:tcBorders>
              <w:top w:val="nil"/>
              <w:left w:val="single" w:sz="4" w:space="0" w:color="auto"/>
              <w:bottom w:val="nil"/>
              <w:right w:val="nil"/>
            </w:tcBorders>
            <w:shd w:val="clear" w:color="auto" w:fill="auto"/>
            <w:noWrap/>
            <w:vAlign w:val="bottom"/>
            <w:hideMark/>
          </w:tcPr>
          <w:p w14:paraId="6DBFF02E" w14:textId="77777777" w:rsidR="00D42B4A" w:rsidRPr="00F94643" w:rsidRDefault="00D42B4A" w:rsidP="00D42B4A">
            <w:pPr>
              <w:rPr>
                <w:rFonts w:ascii="Calibri" w:eastAsia="Times New Roman" w:hAnsi="Calibri" w:cs="Times New Roman"/>
                <w:lang w:val="en-GB"/>
              </w:rPr>
            </w:pPr>
            <w:r w:rsidRPr="00F94643">
              <w:rPr>
                <w:rFonts w:ascii="Calibri" w:eastAsia="Times New Roman" w:hAnsi="Calibri" w:cs="Times New Roman"/>
                <w:lang w:val="en-GB"/>
              </w:rPr>
              <w:t> </w:t>
            </w:r>
          </w:p>
        </w:tc>
        <w:tc>
          <w:tcPr>
            <w:tcW w:w="1568" w:type="dxa"/>
            <w:tcBorders>
              <w:top w:val="nil"/>
              <w:left w:val="single" w:sz="4" w:space="0" w:color="auto"/>
              <w:bottom w:val="nil"/>
              <w:right w:val="single" w:sz="4" w:space="0" w:color="auto"/>
            </w:tcBorders>
            <w:shd w:val="clear" w:color="auto" w:fill="auto"/>
            <w:noWrap/>
            <w:vAlign w:val="bottom"/>
            <w:hideMark/>
          </w:tcPr>
          <w:p w14:paraId="776E1848" w14:textId="77777777" w:rsidR="00D42B4A" w:rsidRPr="00F94643" w:rsidRDefault="00D42B4A" w:rsidP="00D42B4A">
            <w:pPr>
              <w:rPr>
                <w:rFonts w:ascii="Calibri" w:eastAsia="Times New Roman" w:hAnsi="Calibri" w:cs="Times New Roman"/>
                <w:lang w:val="en-GB"/>
              </w:rPr>
            </w:pPr>
            <w:r w:rsidRPr="00F94643">
              <w:rPr>
                <w:rFonts w:ascii="Calibri" w:eastAsia="Times New Roman" w:hAnsi="Calibri" w:cs="Times New Roman"/>
                <w:lang w:val="en-GB"/>
              </w:rPr>
              <w:t> </w:t>
            </w:r>
          </w:p>
        </w:tc>
      </w:tr>
      <w:tr w:rsidR="00D42B4A" w:rsidRPr="00F94643" w14:paraId="42874B1A" w14:textId="77777777" w:rsidTr="00162CCC">
        <w:trPr>
          <w:trHeight w:val="300"/>
        </w:trPr>
        <w:tc>
          <w:tcPr>
            <w:tcW w:w="2000" w:type="dxa"/>
            <w:tcBorders>
              <w:top w:val="nil"/>
              <w:left w:val="nil"/>
              <w:bottom w:val="nil"/>
              <w:right w:val="nil"/>
            </w:tcBorders>
            <w:shd w:val="clear" w:color="auto" w:fill="auto"/>
            <w:noWrap/>
            <w:vAlign w:val="bottom"/>
            <w:hideMark/>
          </w:tcPr>
          <w:p w14:paraId="6FAA57C1" w14:textId="77777777" w:rsidR="00D42B4A" w:rsidRPr="00F94643" w:rsidRDefault="00D42B4A" w:rsidP="00D42B4A">
            <w:pPr>
              <w:rPr>
                <w:rFonts w:ascii="Calibri" w:eastAsia="Times New Roman" w:hAnsi="Calibri" w:cs="Times New Roman"/>
                <w:lang w:val="en-GB"/>
              </w:rPr>
            </w:pPr>
            <w:proofErr w:type="gramStart"/>
            <w:r w:rsidRPr="00F94643">
              <w:rPr>
                <w:rFonts w:ascii="Calibri" w:eastAsia="Times New Roman" w:hAnsi="Calibri" w:cs="Times New Roman"/>
                <w:lang w:val="en-GB"/>
              </w:rPr>
              <w:t>bellatum1</w:t>
            </w:r>
            <w:proofErr w:type="gramEnd"/>
          </w:p>
        </w:tc>
        <w:tc>
          <w:tcPr>
            <w:tcW w:w="1134" w:type="dxa"/>
            <w:tcBorders>
              <w:top w:val="nil"/>
              <w:left w:val="single" w:sz="4" w:space="0" w:color="auto"/>
              <w:bottom w:val="nil"/>
              <w:right w:val="nil"/>
            </w:tcBorders>
            <w:shd w:val="clear" w:color="000000" w:fill="C6EFCE"/>
            <w:noWrap/>
            <w:vAlign w:val="bottom"/>
            <w:hideMark/>
          </w:tcPr>
          <w:p w14:paraId="74F56D2A"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0669CD63"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23F8FC73"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21F98512"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7C72CD57"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5B3C7F96"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3AF7766F"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42B4A" w:rsidRPr="00F94643" w14:paraId="1AA16FCD" w14:textId="77777777" w:rsidTr="00162CCC">
        <w:trPr>
          <w:trHeight w:val="300"/>
        </w:trPr>
        <w:tc>
          <w:tcPr>
            <w:tcW w:w="2000" w:type="dxa"/>
            <w:tcBorders>
              <w:top w:val="nil"/>
              <w:left w:val="nil"/>
              <w:bottom w:val="nil"/>
              <w:right w:val="nil"/>
            </w:tcBorders>
            <w:shd w:val="clear" w:color="auto" w:fill="auto"/>
            <w:noWrap/>
            <w:vAlign w:val="bottom"/>
            <w:hideMark/>
          </w:tcPr>
          <w:p w14:paraId="5B5908EC" w14:textId="77777777" w:rsidR="00D42B4A" w:rsidRPr="00F94643" w:rsidRDefault="00D42B4A" w:rsidP="00D42B4A">
            <w:pPr>
              <w:rPr>
                <w:rFonts w:ascii="Calibri" w:eastAsia="Times New Roman" w:hAnsi="Calibri" w:cs="Times New Roman"/>
                <w:lang w:val="en-GB"/>
              </w:rPr>
            </w:pPr>
            <w:proofErr w:type="gramStart"/>
            <w:r w:rsidRPr="00F94643">
              <w:rPr>
                <w:rFonts w:ascii="Calibri" w:eastAsia="Times New Roman" w:hAnsi="Calibri" w:cs="Times New Roman"/>
                <w:lang w:val="en-GB"/>
              </w:rPr>
              <w:t>concolor1</w:t>
            </w:r>
            <w:proofErr w:type="gramEnd"/>
          </w:p>
        </w:tc>
        <w:tc>
          <w:tcPr>
            <w:tcW w:w="1134" w:type="dxa"/>
            <w:tcBorders>
              <w:top w:val="nil"/>
              <w:left w:val="single" w:sz="4" w:space="0" w:color="auto"/>
              <w:bottom w:val="nil"/>
              <w:right w:val="nil"/>
            </w:tcBorders>
            <w:shd w:val="clear" w:color="000000" w:fill="C6EFCE"/>
            <w:noWrap/>
            <w:vAlign w:val="bottom"/>
            <w:hideMark/>
          </w:tcPr>
          <w:p w14:paraId="01B835D5"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12F5D5AB"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7C12B7D1"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FFEB9C"/>
            <w:noWrap/>
            <w:vAlign w:val="bottom"/>
            <w:hideMark/>
          </w:tcPr>
          <w:p w14:paraId="7522D4B1" w14:textId="77777777" w:rsidR="00D42B4A" w:rsidRPr="00F94643" w:rsidRDefault="00D42B4A" w:rsidP="00D42B4A">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1760" w:type="dxa"/>
            <w:tcBorders>
              <w:top w:val="nil"/>
              <w:left w:val="single" w:sz="4" w:space="0" w:color="auto"/>
              <w:bottom w:val="nil"/>
              <w:right w:val="nil"/>
            </w:tcBorders>
            <w:shd w:val="clear" w:color="000000" w:fill="C6EFCE"/>
            <w:noWrap/>
            <w:vAlign w:val="bottom"/>
            <w:hideMark/>
          </w:tcPr>
          <w:p w14:paraId="54468F99"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31FFBFD1"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3B6E8998"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42B4A" w:rsidRPr="00F94643" w14:paraId="04A9BF2D" w14:textId="77777777" w:rsidTr="00162CCC">
        <w:trPr>
          <w:trHeight w:val="300"/>
        </w:trPr>
        <w:tc>
          <w:tcPr>
            <w:tcW w:w="2000" w:type="dxa"/>
            <w:tcBorders>
              <w:top w:val="nil"/>
              <w:left w:val="nil"/>
              <w:bottom w:val="nil"/>
              <w:right w:val="nil"/>
            </w:tcBorders>
            <w:shd w:val="clear" w:color="auto" w:fill="auto"/>
            <w:noWrap/>
            <w:vAlign w:val="bottom"/>
            <w:hideMark/>
          </w:tcPr>
          <w:p w14:paraId="3E4ACE4F" w14:textId="77777777" w:rsidR="00D42B4A" w:rsidRPr="00F94643" w:rsidRDefault="00D42B4A" w:rsidP="00D42B4A">
            <w:pPr>
              <w:rPr>
                <w:rFonts w:ascii="Calibri" w:eastAsia="Times New Roman" w:hAnsi="Calibri" w:cs="Times New Roman"/>
                <w:lang w:val="en-GB"/>
              </w:rPr>
            </w:pPr>
            <w:proofErr w:type="gramStart"/>
            <w:r w:rsidRPr="00F94643">
              <w:rPr>
                <w:rFonts w:ascii="Calibri" w:eastAsia="Times New Roman" w:hAnsi="Calibri" w:cs="Times New Roman"/>
                <w:lang w:val="en-GB"/>
              </w:rPr>
              <w:t>concolor2</w:t>
            </w:r>
            <w:proofErr w:type="gramEnd"/>
            <w:r w:rsidRPr="00F94643">
              <w:rPr>
                <w:rFonts w:ascii="Calibri" w:eastAsia="Times New Roman" w:hAnsi="Calibri" w:cs="Times New Roman"/>
                <w:lang w:val="en-GB"/>
              </w:rPr>
              <w:t>_2</w:t>
            </w:r>
          </w:p>
        </w:tc>
        <w:tc>
          <w:tcPr>
            <w:tcW w:w="1134" w:type="dxa"/>
            <w:tcBorders>
              <w:top w:val="nil"/>
              <w:left w:val="single" w:sz="4" w:space="0" w:color="auto"/>
              <w:bottom w:val="nil"/>
              <w:right w:val="nil"/>
            </w:tcBorders>
            <w:shd w:val="clear" w:color="000000" w:fill="C6EFCE"/>
            <w:noWrap/>
            <w:vAlign w:val="bottom"/>
            <w:hideMark/>
          </w:tcPr>
          <w:p w14:paraId="56D98770"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FFEB9C"/>
            <w:noWrap/>
            <w:vAlign w:val="bottom"/>
            <w:hideMark/>
          </w:tcPr>
          <w:p w14:paraId="722DAC40" w14:textId="77777777" w:rsidR="00D42B4A" w:rsidRPr="00F94643" w:rsidRDefault="00D42B4A" w:rsidP="00D42B4A">
            <w:pPr>
              <w:rPr>
                <w:rFonts w:ascii="Calibri" w:eastAsia="Times New Roman" w:hAnsi="Calibri" w:cs="Times New Roman"/>
                <w:color w:val="008000"/>
                <w:lang w:val="en-GB"/>
              </w:rPr>
            </w:pPr>
            <w:r w:rsidRPr="00F94643">
              <w:rPr>
                <w:rFonts w:ascii="Calibri" w:eastAsia="Times New Roman" w:hAnsi="Calibri" w:cs="Times New Roman"/>
                <w:color w:val="008000"/>
                <w:lang w:val="en-GB"/>
              </w:rPr>
              <w:t>Unknown 6/1</w:t>
            </w:r>
          </w:p>
        </w:tc>
        <w:tc>
          <w:tcPr>
            <w:tcW w:w="2255" w:type="dxa"/>
            <w:tcBorders>
              <w:top w:val="nil"/>
              <w:left w:val="single" w:sz="4" w:space="0" w:color="auto"/>
              <w:bottom w:val="nil"/>
              <w:right w:val="nil"/>
            </w:tcBorders>
            <w:shd w:val="clear" w:color="000000" w:fill="FFEB9C"/>
            <w:noWrap/>
            <w:vAlign w:val="bottom"/>
            <w:hideMark/>
          </w:tcPr>
          <w:p w14:paraId="5D3607E9" w14:textId="77777777" w:rsidR="00D42B4A" w:rsidRPr="00F94643" w:rsidRDefault="00D42B4A" w:rsidP="00D42B4A">
            <w:pPr>
              <w:rPr>
                <w:rFonts w:ascii="Calibri" w:eastAsia="Times New Roman" w:hAnsi="Calibri" w:cs="Times New Roman"/>
                <w:color w:val="008000"/>
                <w:lang w:val="en-GB"/>
              </w:rPr>
            </w:pPr>
            <w:r w:rsidRPr="00F94643">
              <w:rPr>
                <w:rFonts w:ascii="Calibri" w:eastAsia="Times New Roman" w:hAnsi="Calibri" w:cs="Times New Roman"/>
                <w:color w:val="008000"/>
                <w:lang w:val="en-GB"/>
              </w:rPr>
              <w:t>Unknown 6/1</w:t>
            </w:r>
          </w:p>
        </w:tc>
        <w:tc>
          <w:tcPr>
            <w:tcW w:w="2015" w:type="dxa"/>
            <w:tcBorders>
              <w:top w:val="nil"/>
              <w:left w:val="single" w:sz="4" w:space="0" w:color="auto"/>
              <w:bottom w:val="nil"/>
              <w:right w:val="nil"/>
            </w:tcBorders>
            <w:shd w:val="clear" w:color="000000" w:fill="C6EFCE"/>
            <w:noWrap/>
            <w:vAlign w:val="bottom"/>
            <w:hideMark/>
          </w:tcPr>
          <w:p w14:paraId="7CDA6ECD"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FFEB9C"/>
            <w:noWrap/>
            <w:vAlign w:val="bottom"/>
            <w:hideMark/>
          </w:tcPr>
          <w:p w14:paraId="62D9A3A9" w14:textId="77777777" w:rsidR="00D42B4A" w:rsidRPr="00F94643" w:rsidRDefault="00D42B4A" w:rsidP="00D42B4A">
            <w:pPr>
              <w:rPr>
                <w:rFonts w:ascii="Calibri" w:eastAsia="Times New Roman" w:hAnsi="Calibri" w:cs="Times New Roman"/>
                <w:color w:val="008000"/>
                <w:lang w:val="en-GB"/>
              </w:rPr>
            </w:pPr>
            <w:r w:rsidRPr="00F94643">
              <w:rPr>
                <w:rFonts w:ascii="Calibri" w:eastAsia="Times New Roman" w:hAnsi="Calibri" w:cs="Times New Roman"/>
                <w:color w:val="008000"/>
                <w:lang w:val="en-GB"/>
              </w:rPr>
              <w:t>Unknown 6/1</w:t>
            </w:r>
          </w:p>
        </w:tc>
        <w:tc>
          <w:tcPr>
            <w:tcW w:w="1760" w:type="dxa"/>
            <w:tcBorders>
              <w:top w:val="nil"/>
              <w:left w:val="single" w:sz="4" w:space="0" w:color="auto"/>
              <w:bottom w:val="nil"/>
              <w:right w:val="nil"/>
            </w:tcBorders>
            <w:shd w:val="clear" w:color="000000" w:fill="FFEB9C"/>
            <w:noWrap/>
            <w:vAlign w:val="bottom"/>
            <w:hideMark/>
          </w:tcPr>
          <w:p w14:paraId="52686788" w14:textId="77777777" w:rsidR="00D42B4A" w:rsidRPr="00F94643" w:rsidRDefault="00D42B4A" w:rsidP="00D42B4A">
            <w:pPr>
              <w:rPr>
                <w:rFonts w:ascii="Calibri" w:eastAsia="Times New Roman" w:hAnsi="Calibri" w:cs="Times New Roman"/>
                <w:color w:val="008000"/>
                <w:lang w:val="en-GB"/>
              </w:rPr>
            </w:pPr>
            <w:r w:rsidRPr="00F94643">
              <w:rPr>
                <w:rFonts w:ascii="Calibri" w:eastAsia="Times New Roman" w:hAnsi="Calibri" w:cs="Times New Roman"/>
                <w:color w:val="008000"/>
                <w:lang w:val="en-GB"/>
              </w:rPr>
              <w:t>Unknown 6/1</w:t>
            </w:r>
          </w:p>
        </w:tc>
        <w:tc>
          <w:tcPr>
            <w:tcW w:w="1568" w:type="dxa"/>
            <w:tcBorders>
              <w:top w:val="nil"/>
              <w:left w:val="single" w:sz="4" w:space="0" w:color="auto"/>
              <w:bottom w:val="nil"/>
              <w:right w:val="single" w:sz="4" w:space="0" w:color="auto"/>
            </w:tcBorders>
            <w:shd w:val="clear" w:color="000000" w:fill="C6EFCE"/>
            <w:noWrap/>
            <w:vAlign w:val="bottom"/>
            <w:hideMark/>
          </w:tcPr>
          <w:p w14:paraId="0A589DC8"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42B4A" w:rsidRPr="00F94643" w14:paraId="2C9FBE4A" w14:textId="77777777" w:rsidTr="00162CCC">
        <w:trPr>
          <w:trHeight w:val="300"/>
        </w:trPr>
        <w:tc>
          <w:tcPr>
            <w:tcW w:w="2000" w:type="dxa"/>
            <w:tcBorders>
              <w:top w:val="nil"/>
              <w:left w:val="nil"/>
              <w:bottom w:val="nil"/>
              <w:right w:val="nil"/>
            </w:tcBorders>
            <w:shd w:val="clear" w:color="auto" w:fill="auto"/>
            <w:noWrap/>
            <w:vAlign w:val="bottom"/>
            <w:hideMark/>
          </w:tcPr>
          <w:p w14:paraId="7F17D9B1" w14:textId="77777777" w:rsidR="00D42B4A" w:rsidRPr="00F94643" w:rsidRDefault="00D42B4A" w:rsidP="00D42B4A">
            <w:pPr>
              <w:rPr>
                <w:rFonts w:ascii="Calibri" w:eastAsia="Times New Roman" w:hAnsi="Calibri" w:cs="Times New Roman"/>
                <w:lang w:val="en-GB"/>
              </w:rPr>
            </w:pPr>
            <w:proofErr w:type="gramStart"/>
            <w:r w:rsidRPr="00F94643">
              <w:rPr>
                <w:rFonts w:ascii="Calibri" w:eastAsia="Times New Roman" w:hAnsi="Calibri" w:cs="Times New Roman"/>
                <w:lang w:val="en-GB"/>
              </w:rPr>
              <w:t>concolor2</w:t>
            </w:r>
            <w:proofErr w:type="gramEnd"/>
            <w:r w:rsidRPr="00F94643">
              <w:rPr>
                <w:rFonts w:ascii="Calibri" w:eastAsia="Times New Roman" w:hAnsi="Calibri" w:cs="Times New Roman"/>
                <w:lang w:val="en-GB"/>
              </w:rPr>
              <w:t>_4</w:t>
            </w:r>
          </w:p>
        </w:tc>
        <w:tc>
          <w:tcPr>
            <w:tcW w:w="1134" w:type="dxa"/>
            <w:tcBorders>
              <w:top w:val="nil"/>
              <w:left w:val="single" w:sz="4" w:space="0" w:color="auto"/>
              <w:bottom w:val="nil"/>
              <w:right w:val="nil"/>
            </w:tcBorders>
            <w:shd w:val="clear" w:color="000000" w:fill="C6EFCE"/>
            <w:noWrap/>
            <w:vAlign w:val="bottom"/>
            <w:hideMark/>
          </w:tcPr>
          <w:p w14:paraId="51074BEB"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1FF85083"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FFEB9C"/>
            <w:noWrap/>
            <w:vAlign w:val="bottom"/>
            <w:hideMark/>
          </w:tcPr>
          <w:p w14:paraId="143578C6" w14:textId="77777777" w:rsidR="00D42B4A" w:rsidRPr="00F94643" w:rsidRDefault="00D42B4A" w:rsidP="00D42B4A">
            <w:pPr>
              <w:rPr>
                <w:rFonts w:ascii="Calibri" w:eastAsia="Times New Roman" w:hAnsi="Calibri" w:cs="Times New Roman"/>
                <w:color w:val="008000"/>
                <w:lang w:val="en-GB"/>
              </w:rPr>
            </w:pPr>
            <w:r w:rsidRPr="00F94643">
              <w:rPr>
                <w:rFonts w:ascii="Calibri" w:eastAsia="Times New Roman" w:hAnsi="Calibri" w:cs="Times New Roman"/>
                <w:color w:val="008000"/>
                <w:lang w:val="en-GB"/>
              </w:rPr>
              <w:t>Unknown 6/1</w:t>
            </w:r>
          </w:p>
        </w:tc>
        <w:tc>
          <w:tcPr>
            <w:tcW w:w="2015" w:type="dxa"/>
            <w:tcBorders>
              <w:top w:val="nil"/>
              <w:left w:val="single" w:sz="4" w:space="0" w:color="auto"/>
              <w:bottom w:val="nil"/>
              <w:right w:val="nil"/>
            </w:tcBorders>
            <w:shd w:val="clear" w:color="000000" w:fill="FFEB9C"/>
            <w:noWrap/>
            <w:vAlign w:val="bottom"/>
            <w:hideMark/>
          </w:tcPr>
          <w:p w14:paraId="62670CD5" w14:textId="77777777" w:rsidR="00D42B4A" w:rsidRPr="00F94643" w:rsidRDefault="00D42B4A" w:rsidP="00D42B4A">
            <w:pPr>
              <w:rPr>
                <w:rFonts w:ascii="Calibri" w:eastAsia="Times New Roman" w:hAnsi="Calibri" w:cs="Times New Roman"/>
                <w:color w:val="008000"/>
                <w:lang w:val="en-GB"/>
              </w:rPr>
            </w:pPr>
            <w:r w:rsidRPr="00F94643">
              <w:rPr>
                <w:rFonts w:ascii="Calibri" w:eastAsia="Times New Roman" w:hAnsi="Calibri" w:cs="Times New Roman"/>
                <w:color w:val="008000"/>
                <w:lang w:val="en-GB"/>
              </w:rPr>
              <w:t>Unknown 6/1</w:t>
            </w:r>
          </w:p>
        </w:tc>
        <w:tc>
          <w:tcPr>
            <w:tcW w:w="1760" w:type="dxa"/>
            <w:tcBorders>
              <w:top w:val="nil"/>
              <w:left w:val="single" w:sz="4" w:space="0" w:color="auto"/>
              <w:bottom w:val="nil"/>
              <w:right w:val="nil"/>
            </w:tcBorders>
            <w:shd w:val="clear" w:color="000000" w:fill="C6EFCE"/>
            <w:noWrap/>
            <w:vAlign w:val="bottom"/>
            <w:hideMark/>
          </w:tcPr>
          <w:p w14:paraId="26643D78"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FFEB9C"/>
            <w:noWrap/>
            <w:vAlign w:val="bottom"/>
            <w:hideMark/>
          </w:tcPr>
          <w:p w14:paraId="6E96E242" w14:textId="77777777" w:rsidR="00D42B4A" w:rsidRPr="00F94643" w:rsidRDefault="00D42B4A" w:rsidP="00D42B4A">
            <w:pPr>
              <w:rPr>
                <w:rFonts w:ascii="Calibri" w:eastAsia="Times New Roman" w:hAnsi="Calibri" w:cs="Times New Roman"/>
                <w:color w:val="008000"/>
                <w:lang w:val="en-GB"/>
              </w:rPr>
            </w:pPr>
            <w:r w:rsidRPr="00F94643">
              <w:rPr>
                <w:rFonts w:ascii="Calibri" w:eastAsia="Times New Roman" w:hAnsi="Calibri" w:cs="Times New Roman"/>
                <w:color w:val="008000"/>
                <w:lang w:val="en-GB"/>
              </w:rPr>
              <w:t>Unknown 6/1</w:t>
            </w:r>
          </w:p>
        </w:tc>
        <w:tc>
          <w:tcPr>
            <w:tcW w:w="1568" w:type="dxa"/>
            <w:tcBorders>
              <w:top w:val="nil"/>
              <w:left w:val="single" w:sz="4" w:space="0" w:color="auto"/>
              <w:bottom w:val="nil"/>
              <w:right w:val="single" w:sz="4" w:space="0" w:color="auto"/>
            </w:tcBorders>
            <w:shd w:val="clear" w:color="000000" w:fill="C6EFCE"/>
            <w:noWrap/>
            <w:vAlign w:val="bottom"/>
            <w:hideMark/>
          </w:tcPr>
          <w:p w14:paraId="2D72EAA0"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42B4A" w:rsidRPr="00F94643" w14:paraId="4C64C74A" w14:textId="77777777" w:rsidTr="00162CCC">
        <w:trPr>
          <w:trHeight w:val="300"/>
        </w:trPr>
        <w:tc>
          <w:tcPr>
            <w:tcW w:w="2000" w:type="dxa"/>
            <w:tcBorders>
              <w:top w:val="nil"/>
              <w:left w:val="nil"/>
              <w:bottom w:val="nil"/>
              <w:right w:val="nil"/>
            </w:tcBorders>
            <w:shd w:val="clear" w:color="auto" w:fill="auto"/>
            <w:noWrap/>
            <w:vAlign w:val="bottom"/>
            <w:hideMark/>
          </w:tcPr>
          <w:p w14:paraId="0753DF46" w14:textId="77777777" w:rsidR="00D42B4A" w:rsidRPr="00F94643" w:rsidRDefault="00D42B4A" w:rsidP="00D42B4A">
            <w:pPr>
              <w:rPr>
                <w:rFonts w:ascii="Calibri" w:eastAsia="Times New Roman" w:hAnsi="Calibri" w:cs="Times New Roman"/>
                <w:lang w:val="en-GB"/>
              </w:rPr>
            </w:pPr>
            <w:proofErr w:type="gramStart"/>
            <w:r w:rsidRPr="00F94643">
              <w:rPr>
                <w:rFonts w:ascii="Calibri" w:eastAsia="Times New Roman" w:hAnsi="Calibri" w:cs="Times New Roman"/>
                <w:lang w:val="en-GB"/>
              </w:rPr>
              <w:t>concolor2</w:t>
            </w:r>
            <w:proofErr w:type="gramEnd"/>
            <w:r w:rsidRPr="00F94643">
              <w:rPr>
                <w:rFonts w:ascii="Calibri" w:eastAsia="Times New Roman" w:hAnsi="Calibri" w:cs="Times New Roman"/>
                <w:lang w:val="en-GB"/>
              </w:rPr>
              <w:t>_6</w:t>
            </w:r>
          </w:p>
        </w:tc>
        <w:tc>
          <w:tcPr>
            <w:tcW w:w="1134" w:type="dxa"/>
            <w:tcBorders>
              <w:top w:val="nil"/>
              <w:left w:val="single" w:sz="4" w:space="0" w:color="auto"/>
              <w:bottom w:val="nil"/>
              <w:right w:val="nil"/>
            </w:tcBorders>
            <w:shd w:val="clear" w:color="000000" w:fill="C6EFCE"/>
            <w:noWrap/>
            <w:vAlign w:val="bottom"/>
            <w:hideMark/>
          </w:tcPr>
          <w:p w14:paraId="37A9315C"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70D76159"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FFEB9C"/>
            <w:noWrap/>
            <w:vAlign w:val="bottom"/>
            <w:hideMark/>
          </w:tcPr>
          <w:p w14:paraId="11BE85C0" w14:textId="77777777" w:rsidR="00D42B4A" w:rsidRPr="00F94643" w:rsidRDefault="00D42B4A" w:rsidP="00D42B4A">
            <w:pPr>
              <w:rPr>
                <w:rFonts w:ascii="Calibri" w:eastAsia="Times New Roman" w:hAnsi="Calibri" w:cs="Times New Roman"/>
                <w:color w:val="008000"/>
                <w:lang w:val="en-GB"/>
              </w:rPr>
            </w:pPr>
            <w:r w:rsidRPr="00F94643">
              <w:rPr>
                <w:rFonts w:ascii="Calibri" w:eastAsia="Times New Roman" w:hAnsi="Calibri" w:cs="Times New Roman"/>
                <w:color w:val="008000"/>
                <w:lang w:val="en-GB"/>
              </w:rPr>
              <w:t>Unknown 6/1</w:t>
            </w:r>
          </w:p>
        </w:tc>
        <w:tc>
          <w:tcPr>
            <w:tcW w:w="2015" w:type="dxa"/>
            <w:tcBorders>
              <w:top w:val="nil"/>
              <w:left w:val="single" w:sz="4" w:space="0" w:color="auto"/>
              <w:bottom w:val="nil"/>
              <w:right w:val="nil"/>
            </w:tcBorders>
            <w:shd w:val="clear" w:color="000000" w:fill="C6EFCE"/>
            <w:noWrap/>
            <w:vAlign w:val="bottom"/>
            <w:hideMark/>
          </w:tcPr>
          <w:p w14:paraId="551DD850"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FFEB9C"/>
            <w:noWrap/>
            <w:vAlign w:val="bottom"/>
            <w:hideMark/>
          </w:tcPr>
          <w:p w14:paraId="75004C6D" w14:textId="77777777" w:rsidR="00D42B4A" w:rsidRPr="00F94643" w:rsidRDefault="00D42B4A" w:rsidP="00D42B4A">
            <w:pPr>
              <w:rPr>
                <w:rFonts w:ascii="Calibri" w:eastAsia="Times New Roman" w:hAnsi="Calibri" w:cs="Times New Roman"/>
                <w:color w:val="008000"/>
                <w:lang w:val="en-GB"/>
              </w:rPr>
            </w:pPr>
            <w:r w:rsidRPr="00F94643">
              <w:rPr>
                <w:rFonts w:ascii="Calibri" w:eastAsia="Times New Roman" w:hAnsi="Calibri" w:cs="Times New Roman"/>
                <w:color w:val="008000"/>
                <w:lang w:val="en-GB"/>
              </w:rPr>
              <w:t>Unknown 6/1</w:t>
            </w:r>
          </w:p>
        </w:tc>
        <w:tc>
          <w:tcPr>
            <w:tcW w:w="1760" w:type="dxa"/>
            <w:tcBorders>
              <w:top w:val="nil"/>
              <w:left w:val="single" w:sz="4" w:space="0" w:color="auto"/>
              <w:bottom w:val="nil"/>
              <w:right w:val="nil"/>
            </w:tcBorders>
            <w:shd w:val="clear" w:color="000000" w:fill="FFEB9C"/>
            <w:noWrap/>
            <w:vAlign w:val="bottom"/>
            <w:hideMark/>
          </w:tcPr>
          <w:p w14:paraId="2780E9DC" w14:textId="77777777" w:rsidR="00D42B4A" w:rsidRPr="00F94643" w:rsidRDefault="00D42B4A" w:rsidP="00D42B4A">
            <w:pPr>
              <w:rPr>
                <w:rFonts w:ascii="Calibri" w:eastAsia="Times New Roman" w:hAnsi="Calibri" w:cs="Times New Roman"/>
                <w:color w:val="008000"/>
                <w:lang w:val="en-GB"/>
              </w:rPr>
            </w:pPr>
            <w:r w:rsidRPr="00F94643">
              <w:rPr>
                <w:rFonts w:ascii="Calibri" w:eastAsia="Times New Roman" w:hAnsi="Calibri" w:cs="Times New Roman"/>
                <w:color w:val="008000"/>
                <w:lang w:val="en-GB"/>
              </w:rPr>
              <w:t>Unknown 6/1</w:t>
            </w:r>
          </w:p>
        </w:tc>
        <w:tc>
          <w:tcPr>
            <w:tcW w:w="1568" w:type="dxa"/>
            <w:tcBorders>
              <w:top w:val="nil"/>
              <w:left w:val="single" w:sz="4" w:space="0" w:color="auto"/>
              <w:bottom w:val="nil"/>
              <w:right w:val="single" w:sz="4" w:space="0" w:color="auto"/>
            </w:tcBorders>
            <w:shd w:val="clear" w:color="000000" w:fill="C6EFCE"/>
            <w:noWrap/>
            <w:vAlign w:val="bottom"/>
            <w:hideMark/>
          </w:tcPr>
          <w:p w14:paraId="179864EE"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42B4A" w:rsidRPr="00F94643" w14:paraId="39F25A5B" w14:textId="77777777" w:rsidTr="00162CCC">
        <w:trPr>
          <w:trHeight w:val="300"/>
        </w:trPr>
        <w:tc>
          <w:tcPr>
            <w:tcW w:w="2000" w:type="dxa"/>
            <w:tcBorders>
              <w:top w:val="nil"/>
              <w:left w:val="nil"/>
              <w:bottom w:val="nil"/>
              <w:right w:val="nil"/>
            </w:tcBorders>
            <w:shd w:val="clear" w:color="auto" w:fill="auto"/>
            <w:noWrap/>
            <w:vAlign w:val="bottom"/>
            <w:hideMark/>
          </w:tcPr>
          <w:p w14:paraId="513E5100" w14:textId="77777777" w:rsidR="00D42B4A" w:rsidRPr="00F94643" w:rsidRDefault="00D42B4A" w:rsidP="00D42B4A">
            <w:pPr>
              <w:rPr>
                <w:rFonts w:ascii="Calibri" w:eastAsia="Times New Roman" w:hAnsi="Calibri" w:cs="Times New Roman"/>
                <w:lang w:val="en-GB"/>
              </w:rPr>
            </w:pPr>
            <w:proofErr w:type="gramStart"/>
            <w:r w:rsidRPr="00F94643">
              <w:rPr>
                <w:rFonts w:ascii="Calibri" w:eastAsia="Times New Roman" w:hAnsi="Calibri" w:cs="Times New Roman"/>
                <w:lang w:val="en-GB"/>
              </w:rPr>
              <w:t>concolor2</w:t>
            </w:r>
            <w:proofErr w:type="gramEnd"/>
          </w:p>
        </w:tc>
        <w:tc>
          <w:tcPr>
            <w:tcW w:w="1134" w:type="dxa"/>
            <w:tcBorders>
              <w:top w:val="nil"/>
              <w:left w:val="single" w:sz="4" w:space="0" w:color="auto"/>
              <w:bottom w:val="nil"/>
              <w:right w:val="nil"/>
            </w:tcBorders>
            <w:shd w:val="clear" w:color="000000" w:fill="C6EFCE"/>
            <w:noWrap/>
            <w:vAlign w:val="bottom"/>
            <w:hideMark/>
          </w:tcPr>
          <w:p w14:paraId="5EB65526"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13ED7F14"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1930E7CD"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04396C88"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FFEB9C"/>
            <w:noWrap/>
            <w:vAlign w:val="bottom"/>
            <w:hideMark/>
          </w:tcPr>
          <w:p w14:paraId="2A0554B4" w14:textId="77777777" w:rsidR="00D42B4A" w:rsidRPr="00F94643" w:rsidRDefault="00D42B4A" w:rsidP="00D42B4A">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1760" w:type="dxa"/>
            <w:tcBorders>
              <w:top w:val="nil"/>
              <w:left w:val="single" w:sz="4" w:space="0" w:color="auto"/>
              <w:bottom w:val="nil"/>
              <w:right w:val="nil"/>
            </w:tcBorders>
            <w:shd w:val="clear" w:color="000000" w:fill="C6EFCE"/>
            <w:noWrap/>
            <w:vAlign w:val="bottom"/>
            <w:hideMark/>
          </w:tcPr>
          <w:p w14:paraId="298F592E"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7B5D00BD"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42B4A" w:rsidRPr="00F94643" w14:paraId="27820AD5" w14:textId="77777777" w:rsidTr="00162CCC">
        <w:trPr>
          <w:trHeight w:val="300"/>
        </w:trPr>
        <w:tc>
          <w:tcPr>
            <w:tcW w:w="2000" w:type="dxa"/>
            <w:tcBorders>
              <w:top w:val="nil"/>
              <w:left w:val="nil"/>
              <w:bottom w:val="nil"/>
              <w:right w:val="nil"/>
            </w:tcBorders>
            <w:shd w:val="clear" w:color="auto" w:fill="auto"/>
            <w:noWrap/>
            <w:vAlign w:val="bottom"/>
            <w:hideMark/>
          </w:tcPr>
          <w:p w14:paraId="21812D1A" w14:textId="77777777" w:rsidR="00D42B4A" w:rsidRPr="00F94643" w:rsidRDefault="00D42B4A" w:rsidP="00D42B4A">
            <w:pPr>
              <w:rPr>
                <w:rFonts w:ascii="Calibri" w:eastAsia="Times New Roman" w:hAnsi="Calibri" w:cs="Times New Roman"/>
                <w:lang w:val="en-GB"/>
              </w:rPr>
            </w:pPr>
            <w:proofErr w:type="gramStart"/>
            <w:r w:rsidRPr="00F94643">
              <w:rPr>
                <w:rFonts w:ascii="Calibri" w:eastAsia="Times New Roman" w:hAnsi="Calibri" w:cs="Times New Roman"/>
                <w:lang w:val="en-GB"/>
              </w:rPr>
              <w:t>godefroyae1</w:t>
            </w:r>
            <w:proofErr w:type="gramEnd"/>
          </w:p>
        </w:tc>
        <w:tc>
          <w:tcPr>
            <w:tcW w:w="1134" w:type="dxa"/>
            <w:tcBorders>
              <w:top w:val="nil"/>
              <w:left w:val="single" w:sz="4" w:space="0" w:color="auto"/>
              <w:bottom w:val="nil"/>
              <w:right w:val="nil"/>
            </w:tcBorders>
            <w:shd w:val="clear" w:color="000000" w:fill="FFEB9C"/>
            <w:noWrap/>
            <w:vAlign w:val="bottom"/>
            <w:hideMark/>
          </w:tcPr>
          <w:p w14:paraId="73AC0254" w14:textId="77777777" w:rsidR="00D42B4A" w:rsidRPr="00F94643" w:rsidRDefault="00D42B4A" w:rsidP="00D42B4A">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1599" w:type="dxa"/>
            <w:tcBorders>
              <w:top w:val="nil"/>
              <w:left w:val="single" w:sz="4" w:space="0" w:color="auto"/>
              <w:bottom w:val="nil"/>
              <w:right w:val="nil"/>
            </w:tcBorders>
            <w:shd w:val="clear" w:color="000000" w:fill="FFEB9C"/>
            <w:noWrap/>
            <w:vAlign w:val="bottom"/>
            <w:hideMark/>
          </w:tcPr>
          <w:p w14:paraId="28E24016" w14:textId="77777777" w:rsidR="00D42B4A" w:rsidRPr="00F94643" w:rsidRDefault="00D42B4A" w:rsidP="00D42B4A">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2255" w:type="dxa"/>
            <w:tcBorders>
              <w:top w:val="nil"/>
              <w:left w:val="single" w:sz="4" w:space="0" w:color="auto"/>
              <w:bottom w:val="nil"/>
              <w:right w:val="nil"/>
            </w:tcBorders>
            <w:shd w:val="clear" w:color="000000" w:fill="FFEB9C"/>
            <w:noWrap/>
            <w:vAlign w:val="bottom"/>
            <w:hideMark/>
          </w:tcPr>
          <w:p w14:paraId="0AC1514E" w14:textId="77777777" w:rsidR="00D42B4A" w:rsidRPr="00F94643" w:rsidRDefault="00D42B4A" w:rsidP="00D42B4A">
            <w:pPr>
              <w:rPr>
                <w:rFonts w:ascii="Calibri" w:eastAsia="Times New Roman" w:hAnsi="Calibri" w:cs="Times New Roman"/>
                <w:color w:val="008000"/>
                <w:lang w:val="en-GB"/>
              </w:rPr>
            </w:pPr>
            <w:r w:rsidRPr="00F94643">
              <w:rPr>
                <w:rFonts w:ascii="Calibri" w:eastAsia="Times New Roman" w:hAnsi="Calibri" w:cs="Times New Roman"/>
                <w:color w:val="008000"/>
                <w:lang w:val="en-GB"/>
              </w:rPr>
              <w:t>Unknown 6/7</w:t>
            </w:r>
          </w:p>
        </w:tc>
        <w:tc>
          <w:tcPr>
            <w:tcW w:w="2015" w:type="dxa"/>
            <w:tcBorders>
              <w:top w:val="nil"/>
              <w:left w:val="single" w:sz="4" w:space="0" w:color="auto"/>
              <w:bottom w:val="nil"/>
              <w:right w:val="nil"/>
            </w:tcBorders>
            <w:shd w:val="clear" w:color="000000" w:fill="C6EFCE"/>
            <w:noWrap/>
            <w:vAlign w:val="bottom"/>
            <w:hideMark/>
          </w:tcPr>
          <w:p w14:paraId="3558D17D"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FFEB9C"/>
            <w:noWrap/>
            <w:vAlign w:val="bottom"/>
            <w:hideMark/>
          </w:tcPr>
          <w:p w14:paraId="2B696C12" w14:textId="77777777" w:rsidR="00D42B4A" w:rsidRPr="00F94643" w:rsidRDefault="00D42B4A" w:rsidP="00D42B4A">
            <w:pPr>
              <w:rPr>
                <w:rFonts w:ascii="Calibri" w:eastAsia="Times New Roman" w:hAnsi="Calibri" w:cs="Times New Roman"/>
                <w:color w:val="008000"/>
                <w:lang w:val="en-GB"/>
              </w:rPr>
            </w:pPr>
            <w:r w:rsidRPr="00F94643">
              <w:rPr>
                <w:rFonts w:ascii="Calibri" w:eastAsia="Times New Roman" w:hAnsi="Calibri" w:cs="Times New Roman"/>
                <w:color w:val="008000"/>
                <w:lang w:val="en-GB"/>
              </w:rPr>
              <w:t>Unknown 6/1</w:t>
            </w:r>
          </w:p>
        </w:tc>
        <w:tc>
          <w:tcPr>
            <w:tcW w:w="1760" w:type="dxa"/>
            <w:tcBorders>
              <w:top w:val="nil"/>
              <w:left w:val="single" w:sz="4" w:space="0" w:color="auto"/>
              <w:bottom w:val="nil"/>
              <w:right w:val="nil"/>
            </w:tcBorders>
            <w:shd w:val="clear" w:color="000000" w:fill="FFC7CE"/>
            <w:noWrap/>
            <w:vAlign w:val="bottom"/>
            <w:hideMark/>
          </w:tcPr>
          <w:p w14:paraId="0663C935" w14:textId="77777777" w:rsidR="00D42B4A" w:rsidRPr="00F94643" w:rsidRDefault="00D42B4A" w:rsidP="00D42B4A">
            <w:pPr>
              <w:rPr>
                <w:rFonts w:ascii="Calibri" w:eastAsia="Times New Roman" w:hAnsi="Calibri" w:cs="Times New Roman"/>
                <w:color w:val="9C0006"/>
                <w:lang w:val="en-GB"/>
              </w:rPr>
            </w:pPr>
            <w:r w:rsidRPr="00F94643">
              <w:rPr>
                <w:rFonts w:ascii="Calibri" w:eastAsia="Times New Roman" w:hAnsi="Calibri" w:cs="Times New Roman"/>
                <w:color w:val="9C0006"/>
                <w:lang w:val="en-GB"/>
              </w:rPr>
              <w:t>Incorrect 1</w:t>
            </w:r>
          </w:p>
        </w:tc>
        <w:tc>
          <w:tcPr>
            <w:tcW w:w="1568" w:type="dxa"/>
            <w:tcBorders>
              <w:top w:val="nil"/>
              <w:left w:val="single" w:sz="4" w:space="0" w:color="auto"/>
              <w:bottom w:val="nil"/>
              <w:right w:val="single" w:sz="4" w:space="0" w:color="auto"/>
            </w:tcBorders>
            <w:shd w:val="clear" w:color="000000" w:fill="FFC7CE"/>
            <w:noWrap/>
            <w:vAlign w:val="bottom"/>
            <w:hideMark/>
          </w:tcPr>
          <w:p w14:paraId="3D2AA17D" w14:textId="77777777" w:rsidR="00D42B4A" w:rsidRPr="00F94643" w:rsidRDefault="00D42B4A" w:rsidP="00D42B4A">
            <w:pPr>
              <w:rPr>
                <w:rFonts w:ascii="Calibri" w:eastAsia="Times New Roman" w:hAnsi="Calibri" w:cs="Times New Roman"/>
                <w:color w:val="9C0006"/>
                <w:lang w:val="en-GB"/>
              </w:rPr>
            </w:pPr>
            <w:r w:rsidRPr="00F94643">
              <w:rPr>
                <w:rFonts w:ascii="Calibri" w:eastAsia="Times New Roman" w:hAnsi="Calibri" w:cs="Times New Roman"/>
                <w:color w:val="9C0006"/>
                <w:lang w:val="en-GB"/>
              </w:rPr>
              <w:t>Incorrect 1</w:t>
            </w:r>
          </w:p>
        </w:tc>
      </w:tr>
      <w:tr w:rsidR="00D42B4A" w:rsidRPr="00F94643" w14:paraId="0E372ADD" w14:textId="77777777" w:rsidTr="00162CCC">
        <w:trPr>
          <w:trHeight w:val="300"/>
        </w:trPr>
        <w:tc>
          <w:tcPr>
            <w:tcW w:w="2000" w:type="dxa"/>
            <w:tcBorders>
              <w:top w:val="nil"/>
              <w:left w:val="nil"/>
              <w:bottom w:val="nil"/>
              <w:right w:val="nil"/>
            </w:tcBorders>
            <w:shd w:val="clear" w:color="auto" w:fill="auto"/>
            <w:noWrap/>
            <w:vAlign w:val="bottom"/>
            <w:hideMark/>
          </w:tcPr>
          <w:p w14:paraId="42E65FBA" w14:textId="77777777" w:rsidR="00D42B4A" w:rsidRPr="00F94643" w:rsidRDefault="00D42B4A" w:rsidP="00D42B4A">
            <w:pPr>
              <w:rPr>
                <w:rFonts w:ascii="Calibri" w:eastAsia="Times New Roman" w:hAnsi="Calibri" w:cs="Times New Roman"/>
                <w:lang w:val="en-GB"/>
              </w:rPr>
            </w:pPr>
            <w:proofErr w:type="gramStart"/>
            <w:r w:rsidRPr="00F94643">
              <w:rPr>
                <w:rFonts w:ascii="Calibri" w:eastAsia="Times New Roman" w:hAnsi="Calibri" w:cs="Times New Roman"/>
                <w:lang w:val="en-GB"/>
              </w:rPr>
              <w:t>godefroyae2</w:t>
            </w:r>
            <w:proofErr w:type="gramEnd"/>
            <w:r w:rsidRPr="00F94643">
              <w:rPr>
                <w:rFonts w:ascii="Calibri" w:eastAsia="Times New Roman" w:hAnsi="Calibri" w:cs="Times New Roman"/>
                <w:lang w:val="en-GB"/>
              </w:rPr>
              <w:t>_11</w:t>
            </w:r>
          </w:p>
        </w:tc>
        <w:tc>
          <w:tcPr>
            <w:tcW w:w="1134" w:type="dxa"/>
            <w:tcBorders>
              <w:top w:val="nil"/>
              <w:left w:val="single" w:sz="4" w:space="0" w:color="auto"/>
              <w:bottom w:val="nil"/>
              <w:right w:val="nil"/>
            </w:tcBorders>
            <w:shd w:val="clear" w:color="000000" w:fill="C6EFCE"/>
            <w:noWrap/>
            <w:vAlign w:val="bottom"/>
            <w:hideMark/>
          </w:tcPr>
          <w:p w14:paraId="1AF32DF3"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FFEB9C"/>
            <w:noWrap/>
            <w:vAlign w:val="bottom"/>
            <w:hideMark/>
          </w:tcPr>
          <w:p w14:paraId="7E3692C6" w14:textId="77777777" w:rsidR="00D42B4A" w:rsidRPr="00F94643" w:rsidRDefault="00D42B4A" w:rsidP="00D42B4A">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2255" w:type="dxa"/>
            <w:tcBorders>
              <w:top w:val="nil"/>
              <w:left w:val="single" w:sz="4" w:space="0" w:color="auto"/>
              <w:bottom w:val="nil"/>
              <w:right w:val="nil"/>
            </w:tcBorders>
            <w:shd w:val="clear" w:color="000000" w:fill="C6EFCE"/>
            <w:noWrap/>
            <w:vAlign w:val="bottom"/>
            <w:hideMark/>
          </w:tcPr>
          <w:p w14:paraId="0EA9AB6C"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1E21FA85"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18948135"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142D8D46"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329160B1"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42B4A" w:rsidRPr="00F94643" w14:paraId="62237F6F" w14:textId="77777777" w:rsidTr="00162CCC">
        <w:trPr>
          <w:trHeight w:val="300"/>
        </w:trPr>
        <w:tc>
          <w:tcPr>
            <w:tcW w:w="2000" w:type="dxa"/>
            <w:tcBorders>
              <w:top w:val="nil"/>
              <w:left w:val="nil"/>
              <w:bottom w:val="nil"/>
              <w:right w:val="nil"/>
            </w:tcBorders>
            <w:shd w:val="clear" w:color="auto" w:fill="auto"/>
            <w:noWrap/>
            <w:vAlign w:val="bottom"/>
            <w:hideMark/>
          </w:tcPr>
          <w:p w14:paraId="75741B7A" w14:textId="77777777" w:rsidR="00D42B4A" w:rsidRPr="00F94643" w:rsidRDefault="00D42B4A" w:rsidP="00D42B4A">
            <w:pPr>
              <w:rPr>
                <w:rFonts w:ascii="Calibri" w:eastAsia="Times New Roman" w:hAnsi="Calibri" w:cs="Times New Roman"/>
                <w:lang w:val="en-GB"/>
              </w:rPr>
            </w:pPr>
            <w:proofErr w:type="gramStart"/>
            <w:r w:rsidRPr="00F94643">
              <w:rPr>
                <w:rFonts w:ascii="Calibri" w:eastAsia="Times New Roman" w:hAnsi="Calibri" w:cs="Times New Roman"/>
                <w:lang w:val="en-GB"/>
              </w:rPr>
              <w:t>godefroyae2</w:t>
            </w:r>
            <w:proofErr w:type="gramEnd"/>
            <w:r w:rsidRPr="00F94643">
              <w:rPr>
                <w:rFonts w:ascii="Calibri" w:eastAsia="Times New Roman" w:hAnsi="Calibri" w:cs="Times New Roman"/>
                <w:lang w:val="en-GB"/>
              </w:rPr>
              <w:t>_13</w:t>
            </w:r>
          </w:p>
        </w:tc>
        <w:tc>
          <w:tcPr>
            <w:tcW w:w="1134" w:type="dxa"/>
            <w:tcBorders>
              <w:top w:val="nil"/>
              <w:left w:val="single" w:sz="4" w:space="0" w:color="auto"/>
              <w:bottom w:val="nil"/>
              <w:right w:val="nil"/>
            </w:tcBorders>
            <w:shd w:val="clear" w:color="000000" w:fill="C6EFCE"/>
            <w:noWrap/>
            <w:vAlign w:val="bottom"/>
            <w:hideMark/>
          </w:tcPr>
          <w:p w14:paraId="024F0432"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FFEB9C"/>
            <w:noWrap/>
            <w:vAlign w:val="bottom"/>
            <w:hideMark/>
          </w:tcPr>
          <w:p w14:paraId="2C60A2CB" w14:textId="77777777" w:rsidR="00D42B4A" w:rsidRPr="00F94643" w:rsidRDefault="00D42B4A" w:rsidP="00D42B4A">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2255" w:type="dxa"/>
            <w:tcBorders>
              <w:top w:val="nil"/>
              <w:left w:val="single" w:sz="4" w:space="0" w:color="auto"/>
              <w:bottom w:val="nil"/>
              <w:right w:val="nil"/>
            </w:tcBorders>
            <w:shd w:val="clear" w:color="000000" w:fill="C6EFCE"/>
            <w:noWrap/>
            <w:vAlign w:val="bottom"/>
            <w:hideMark/>
          </w:tcPr>
          <w:p w14:paraId="12521B2B"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72E90DCB"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71C32864"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66F18A13"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5B4ADD95"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42B4A" w:rsidRPr="00F94643" w14:paraId="0ABFED7F" w14:textId="77777777" w:rsidTr="00162CCC">
        <w:trPr>
          <w:trHeight w:val="300"/>
        </w:trPr>
        <w:tc>
          <w:tcPr>
            <w:tcW w:w="2000" w:type="dxa"/>
            <w:tcBorders>
              <w:top w:val="nil"/>
              <w:left w:val="nil"/>
              <w:bottom w:val="nil"/>
              <w:right w:val="nil"/>
            </w:tcBorders>
            <w:shd w:val="clear" w:color="auto" w:fill="auto"/>
            <w:noWrap/>
            <w:vAlign w:val="bottom"/>
            <w:hideMark/>
          </w:tcPr>
          <w:p w14:paraId="06DCAB28" w14:textId="77777777" w:rsidR="00D42B4A" w:rsidRPr="00F94643" w:rsidRDefault="00D42B4A" w:rsidP="00D42B4A">
            <w:pPr>
              <w:rPr>
                <w:rFonts w:ascii="Calibri" w:eastAsia="Times New Roman" w:hAnsi="Calibri" w:cs="Times New Roman"/>
                <w:lang w:val="en-GB"/>
              </w:rPr>
            </w:pPr>
            <w:proofErr w:type="gramStart"/>
            <w:r w:rsidRPr="00F94643">
              <w:rPr>
                <w:rFonts w:ascii="Calibri" w:eastAsia="Times New Roman" w:hAnsi="Calibri" w:cs="Times New Roman"/>
                <w:lang w:val="en-GB"/>
              </w:rPr>
              <w:t>godefroyae2</w:t>
            </w:r>
            <w:proofErr w:type="gramEnd"/>
            <w:r w:rsidRPr="00F94643">
              <w:rPr>
                <w:rFonts w:ascii="Calibri" w:eastAsia="Times New Roman" w:hAnsi="Calibri" w:cs="Times New Roman"/>
                <w:lang w:val="en-GB"/>
              </w:rPr>
              <w:t>_15</w:t>
            </w:r>
          </w:p>
        </w:tc>
        <w:tc>
          <w:tcPr>
            <w:tcW w:w="1134" w:type="dxa"/>
            <w:tcBorders>
              <w:top w:val="nil"/>
              <w:left w:val="single" w:sz="4" w:space="0" w:color="auto"/>
              <w:bottom w:val="nil"/>
              <w:right w:val="nil"/>
            </w:tcBorders>
            <w:shd w:val="clear" w:color="000000" w:fill="C6EFCE"/>
            <w:noWrap/>
            <w:vAlign w:val="bottom"/>
            <w:hideMark/>
          </w:tcPr>
          <w:p w14:paraId="5A9ECB3C"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18E7B55C"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0C2547DE"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0D42C108"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54F3F7EB"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2E7ACC10"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37F3458C"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42B4A" w:rsidRPr="00F94643" w14:paraId="6823677E" w14:textId="77777777" w:rsidTr="00162CCC">
        <w:trPr>
          <w:trHeight w:val="300"/>
        </w:trPr>
        <w:tc>
          <w:tcPr>
            <w:tcW w:w="2000" w:type="dxa"/>
            <w:tcBorders>
              <w:top w:val="nil"/>
              <w:left w:val="nil"/>
              <w:bottom w:val="nil"/>
              <w:right w:val="nil"/>
            </w:tcBorders>
            <w:shd w:val="clear" w:color="auto" w:fill="auto"/>
            <w:noWrap/>
            <w:vAlign w:val="bottom"/>
            <w:hideMark/>
          </w:tcPr>
          <w:p w14:paraId="0006C841" w14:textId="77777777" w:rsidR="00D42B4A" w:rsidRPr="00F94643" w:rsidRDefault="00D42B4A" w:rsidP="00D42B4A">
            <w:pPr>
              <w:rPr>
                <w:rFonts w:ascii="Calibri" w:eastAsia="Times New Roman" w:hAnsi="Calibri" w:cs="Times New Roman"/>
                <w:lang w:val="en-GB"/>
              </w:rPr>
            </w:pPr>
            <w:proofErr w:type="gramStart"/>
            <w:r w:rsidRPr="00F94643">
              <w:rPr>
                <w:rFonts w:ascii="Calibri" w:eastAsia="Times New Roman" w:hAnsi="Calibri" w:cs="Times New Roman"/>
                <w:lang w:val="en-GB"/>
              </w:rPr>
              <w:t>godefroyae2</w:t>
            </w:r>
            <w:proofErr w:type="gramEnd"/>
            <w:r w:rsidRPr="00F94643">
              <w:rPr>
                <w:rFonts w:ascii="Calibri" w:eastAsia="Times New Roman" w:hAnsi="Calibri" w:cs="Times New Roman"/>
                <w:lang w:val="en-GB"/>
              </w:rPr>
              <w:t>_1</w:t>
            </w:r>
          </w:p>
        </w:tc>
        <w:tc>
          <w:tcPr>
            <w:tcW w:w="1134" w:type="dxa"/>
            <w:tcBorders>
              <w:top w:val="nil"/>
              <w:left w:val="single" w:sz="4" w:space="0" w:color="auto"/>
              <w:bottom w:val="nil"/>
              <w:right w:val="nil"/>
            </w:tcBorders>
            <w:shd w:val="clear" w:color="000000" w:fill="C6EFCE"/>
            <w:noWrap/>
            <w:vAlign w:val="bottom"/>
            <w:hideMark/>
          </w:tcPr>
          <w:p w14:paraId="1F3D120C"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04EA2530"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25A166D9"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3BF36674"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03AE3EE5"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4EAF86FF"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3EDABA21"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42B4A" w:rsidRPr="00F94643" w14:paraId="02FE28F3" w14:textId="77777777" w:rsidTr="00162CCC">
        <w:trPr>
          <w:trHeight w:val="300"/>
        </w:trPr>
        <w:tc>
          <w:tcPr>
            <w:tcW w:w="2000" w:type="dxa"/>
            <w:tcBorders>
              <w:top w:val="nil"/>
              <w:left w:val="nil"/>
              <w:bottom w:val="nil"/>
              <w:right w:val="nil"/>
            </w:tcBorders>
            <w:shd w:val="clear" w:color="auto" w:fill="auto"/>
            <w:noWrap/>
            <w:vAlign w:val="bottom"/>
            <w:hideMark/>
          </w:tcPr>
          <w:p w14:paraId="31462F01" w14:textId="77777777" w:rsidR="00D42B4A" w:rsidRPr="00F94643" w:rsidRDefault="00D42B4A" w:rsidP="00D42B4A">
            <w:pPr>
              <w:rPr>
                <w:rFonts w:ascii="Calibri" w:eastAsia="Times New Roman" w:hAnsi="Calibri" w:cs="Times New Roman"/>
                <w:lang w:val="en-GB"/>
              </w:rPr>
            </w:pPr>
            <w:proofErr w:type="gramStart"/>
            <w:r w:rsidRPr="00F94643">
              <w:rPr>
                <w:rFonts w:ascii="Calibri" w:eastAsia="Times New Roman" w:hAnsi="Calibri" w:cs="Times New Roman"/>
                <w:lang w:val="en-GB"/>
              </w:rPr>
              <w:t>godefroyae2</w:t>
            </w:r>
            <w:proofErr w:type="gramEnd"/>
            <w:r w:rsidRPr="00F94643">
              <w:rPr>
                <w:rFonts w:ascii="Calibri" w:eastAsia="Times New Roman" w:hAnsi="Calibri" w:cs="Times New Roman"/>
                <w:lang w:val="en-GB"/>
              </w:rPr>
              <w:t>_3</w:t>
            </w:r>
          </w:p>
        </w:tc>
        <w:tc>
          <w:tcPr>
            <w:tcW w:w="1134" w:type="dxa"/>
            <w:tcBorders>
              <w:top w:val="nil"/>
              <w:left w:val="single" w:sz="4" w:space="0" w:color="auto"/>
              <w:bottom w:val="nil"/>
              <w:right w:val="nil"/>
            </w:tcBorders>
            <w:shd w:val="clear" w:color="000000" w:fill="C6EFCE"/>
            <w:noWrap/>
            <w:vAlign w:val="bottom"/>
            <w:hideMark/>
          </w:tcPr>
          <w:p w14:paraId="6C861838"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6F5C1AE5"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3B80BB74"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54A41925"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36658FA3"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714428F8"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5EE49A3E"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42B4A" w:rsidRPr="00F94643" w14:paraId="3A98B780" w14:textId="77777777" w:rsidTr="00162CCC">
        <w:trPr>
          <w:trHeight w:val="300"/>
        </w:trPr>
        <w:tc>
          <w:tcPr>
            <w:tcW w:w="2000" w:type="dxa"/>
            <w:tcBorders>
              <w:top w:val="nil"/>
              <w:left w:val="nil"/>
              <w:bottom w:val="nil"/>
              <w:right w:val="nil"/>
            </w:tcBorders>
            <w:shd w:val="clear" w:color="auto" w:fill="auto"/>
            <w:noWrap/>
            <w:vAlign w:val="bottom"/>
            <w:hideMark/>
          </w:tcPr>
          <w:p w14:paraId="6B759F62" w14:textId="77777777" w:rsidR="00D42B4A" w:rsidRPr="00F94643" w:rsidRDefault="00D42B4A" w:rsidP="00D42B4A">
            <w:pPr>
              <w:rPr>
                <w:rFonts w:ascii="Calibri" w:eastAsia="Times New Roman" w:hAnsi="Calibri" w:cs="Times New Roman"/>
                <w:lang w:val="en-GB"/>
              </w:rPr>
            </w:pPr>
            <w:proofErr w:type="gramStart"/>
            <w:r w:rsidRPr="00F94643">
              <w:rPr>
                <w:rFonts w:ascii="Calibri" w:eastAsia="Times New Roman" w:hAnsi="Calibri" w:cs="Times New Roman"/>
                <w:lang w:val="en-GB"/>
              </w:rPr>
              <w:t>godefroyae2</w:t>
            </w:r>
            <w:proofErr w:type="gramEnd"/>
            <w:r w:rsidRPr="00F94643">
              <w:rPr>
                <w:rFonts w:ascii="Calibri" w:eastAsia="Times New Roman" w:hAnsi="Calibri" w:cs="Times New Roman"/>
                <w:lang w:val="en-GB"/>
              </w:rPr>
              <w:t>_5</w:t>
            </w:r>
          </w:p>
        </w:tc>
        <w:tc>
          <w:tcPr>
            <w:tcW w:w="1134" w:type="dxa"/>
            <w:tcBorders>
              <w:top w:val="nil"/>
              <w:left w:val="single" w:sz="4" w:space="0" w:color="auto"/>
              <w:bottom w:val="nil"/>
              <w:right w:val="nil"/>
            </w:tcBorders>
            <w:shd w:val="clear" w:color="000000" w:fill="C6EFCE"/>
            <w:noWrap/>
            <w:vAlign w:val="bottom"/>
            <w:hideMark/>
          </w:tcPr>
          <w:p w14:paraId="1A7059C8"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63311CB4"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6E27176E"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6CBAC255"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53BE1BF5"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3F436131"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16F470D1"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42B4A" w:rsidRPr="00F94643" w14:paraId="295DCB80" w14:textId="77777777" w:rsidTr="00162CCC">
        <w:trPr>
          <w:trHeight w:val="300"/>
        </w:trPr>
        <w:tc>
          <w:tcPr>
            <w:tcW w:w="2000" w:type="dxa"/>
            <w:tcBorders>
              <w:top w:val="nil"/>
              <w:left w:val="nil"/>
              <w:bottom w:val="nil"/>
              <w:right w:val="nil"/>
            </w:tcBorders>
            <w:shd w:val="clear" w:color="auto" w:fill="auto"/>
            <w:noWrap/>
            <w:vAlign w:val="bottom"/>
            <w:hideMark/>
          </w:tcPr>
          <w:p w14:paraId="0FC47E79" w14:textId="77777777" w:rsidR="00D42B4A" w:rsidRPr="00F94643" w:rsidRDefault="00D42B4A" w:rsidP="00D42B4A">
            <w:pPr>
              <w:rPr>
                <w:rFonts w:ascii="Calibri" w:eastAsia="Times New Roman" w:hAnsi="Calibri" w:cs="Times New Roman"/>
                <w:lang w:val="en-GB"/>
              </w:rPr>
            </w:pPr>
            <w:proofErr w:type="gramStart"/>
            <w:r w:rsidRPr="00F94643">
              <w:rPr>
                <w:rFonts w:ascii="Calibri" w:eastAsia="Times New Roman" w:hAnsi="Calibri" w:cs="Times New Roman"/>
                <w:lang w:val="en-GB"/>
              </w:rPr>
              <w:t>godefroyae2</w:t>
            </w:r>
            <w:proofErr w:type="gramEnd"/>
            <w:r w:rsidRPr="00F94643">
              <w:rPr>
                <w:rFonts w:ascii="Calibri" w:eastAsia="Times New Roman" w:hAnsi="Calibri" w:cs="Times New Roman"/>
                <w:lang w:val="en-GB"/>
              </w:rPr>
              <w:t>_7</w:t>
            </w:r>
          </w:p>
        </w:tc>
        <w:tc>
          <w:tcPr>
            <w:tcW w:w="1134" w:type="dxa"/>
            <w:tcBorders>
              <w:top w:val="nil"/>
              <w:left w:val="single" w:sz="4" w:space="0" w:color="auto"/>
              <w:bottom w:val="nil"/>
              <w:right w:val="nil"/>
            </w:tcBorders>
            <w:shd w:val="clear" w:color="000000" w:fill="C6EFCE"/>
            <w:noWrap/>
            <w:vAlign w:val="bottom"/>
            <w:hideMark/>
          </w:tcPr>
          <w:p w14:paraId="00349AB0"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7D1F0449"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29F4671F"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2024E934"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43133AAB"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53BE9699"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51A45BAD"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42B4A" w:rsidRPr="00F94643" w14:paraId="2D9B8AF5" w14:textId="77777777" w:rsidTr="00162CCC">
        <w:trPr>
          <w:trHeight w:val="300"/>
        </w:trPr>
        <w:tc>
          <w:tcPr>
            <w:tcW w:w="2000" w:type="dxa"/>
            <w:tcBorders>
              <w:top w:val="nil"/>
              <w:left w:val="nil"/>
              <w:bottom w:val="nil"/>
              <w:right w:val="nil"/>
            </w:tcBorders>
            <w:shd w:val="clear" w:color="auto" w:fill="auto"/>
            <w:noWrap/>
            <w:vAlign w:val="bottom"/>
            <w:hideMark/>
          </w:tcPr>
          <w:p w14:paraId="0E54A433" w14:textId="77777777" w:rsidR="00D42B4A" w:rsidRPr="00F94643" w:rsidRDefault="00D42B4A" w:rsidP="00D42B4A">
            <w:pPr>
              <w:rPr>
                <w:rFonts w:ascii="Calibri" w:eastAsia="Times New Roman" w:hAnsi="Calibri" w:cs="Times New Roman"/>
                <w:lang w:val="en-GB"/>
              </w:rPr>
            </w:pPr>
            <w:proofErr w:type="gramStart"/>
            <w:r w:rsidRPr="00F94643">
              <w:rPr>
                <w:rFonts w:ascii="Calibri" w:eastAsia="Times New Roman" w:hAnsi="Calibri" w:cs="Times New Roman"/>
                <w:lang w:val="en-GB"/>
              </w:rPr>
              <w:t>godefroyae2</w:t>
            </w:r>
            <w:proofErr w:type="gramEnd"/>
            <w:r w:rsidRPr="00F94643">
              <w:rPr>
                <w:rFonts w:ascii="Calibri" w:eastAsia="Times New Roman" w:hAnsi="Calibri" w:cs="Times New Roman"/>
                <w:lang w:val="en-GB"/>
              </w:rPr>
              <w:t>_9</w:t>
            </w:r>
          </w:p>
        </w:tc>
        <w:tc>
          <w:tcPr>
            <w:tcW w:w="1134" w:type="dxa"/>
            <w:tcBorders>
              <w:top w:val="nil"/>
              <w:left w:val="single" w:sz="4" w:space="0" w:color="auto"/>
              <w:bottom w:val="nil"/>
              <w:right w:val="nil"/>
            </w:tcBorders>
            <w:shd w:val="clear" w:color="000000" w:fill="C6EFCE"/>
            <w:noWrap/>
            <w:vAlign w:val="bottom"/>
            <w:hideMark/>
          </w:tcPr>
          <w:p w14:paraId="602C02EE"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13794C77"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2F772934"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09747DAB"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5505D16D"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5B40274D"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4730939B"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42B4A" w:rsidRPr="00F94643" w14:paraId="37D9D173" w14:textId="77777777" w:rsidTr="00162CCC">
        <w:trPr>
          <w:trHeight w:val="300"/>
        </w:trPr>
        <w:tc>
          <w:tcPr>
            <w:tcW w:w="2000" w:type="dxa"/>
            <w:tcBorders>
              <w:top w:val="nil"/>
              <w:left w:val="nil"/>
              <w:bottom w:val="nil"/>
              <w:right w:val="nil"/>
            </w:tcBorders>
            <w:shd w:val="clear" w:color="auto" w:fill="auto"/>
            <w:noWrap/>
            <w:vAlign w:val="bottom"/>
            <w:hideMark/>
          </w:tcPr>
          <w:p w14:paraId="432EB730" w14:textId="77777777" w:rsidR="00D42B4A" w:rsidRPr="00F94643" w:rsidRDefault="00D42B4A" w:rsidP="00D42B4A">
            <w:pPr>
              <w:rPr>
                <w:rFonts w:ascii="Calibri" w:eastAsia="Times New Roman" w:hAnsi="Calibri" w:cs="Times New Roman"/>
                <w:lang w:val="en-GB"/>
              </w:rPr>
            </w:pPr>
            <w:proofErr w:type="gramStart"/>
            <w:r w:rsidRPr="00F94643">
              <w:rPr>
                <w:rFonts w:ascii="Calibri" w:eastAsia="Times New Roman" w:hAnsi="Calibri" w:cs="Times New Roman"/>
                <w:lang w:val="en-GB"/>
              </w:rPr>
              <w:t>godefroyae2</w:t>
            </w:r>
            <w:proofErr w:type="gramEnd"/>
          </w:p>
        </w:tc>
        <w:tc>
          <w:tcPr>
            <w:tcW w:w="1134" w:type="dxa"/>
            <w:tcBorders>
              <w:top w:val="nil"/>
              <w:left w:val="single" w:sz="4" w:space="0" w:color="auto"/>
              <w:bottom w:val="nil"/>
              <w:right w:val="nil"/>
            </w:tcBorders>
            <w:shd w:val="clear" w:color="000000" w:fill="C6EFCE"/>
            <w:noWrap/>
            <w:vAlign w:val="bottom"/>
            <w:hideMark/>
          </w:tcPr>
          <w:p w14:paraId="723692A3"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32A46E21"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6921A5A7"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4ADCE450"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172FB971"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1CE9D881"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52238608"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42B4A" w:rsidRPr="00F94643" w14:paraId="47EECFEF" w14:textId="77777777" w:rsidTr="00162CCC">
        <w:trPr>
          <w:trHeight w:val="300"/>
        </w:trPr>
        <w:tc>
          <w:tcPr>
            <w:tcW w:w="2000" w:type="dxa"/>
            <w:tcBorders>
              <w:top w:val="nil"/>
              <w:left w:val="nil"/>
              <w:bottom w:val="nil"/>
              <w:right w:val="nil"/>
            </w:tcBorders>
            <w:shd w:val="clear" w:color="auto" w:fill="auto"/>
            <w:noWrap/>
            <w:vAlign w:val="bottom"/>
            <w:hideMark/>
          </w:tcPr>
          <w:p w14:paraId="3A44FBE0" w14:textId="77777777" w:rsidR="00D42B4A" w:rsidRPr="00F94643" w:rsidRDefault="00D42B4A" w:rsidP="00D42B4A">
            <w:pPr>
              <w:rPr>
                <w:rFonts w:ascii="Calibri" w:eastAsia="Times New Roman" w:hAnsi="Calibri" w:cs="Times New Roman"/>
                <w:lang w:val="en-GB"/>
              </w:rPr>
            </w:pPr>
            <w:proofErr w:type="gramStart"/>
            <w:r w:rsidRPr="00F94643">
              <w:rPr>
                <w:rFonts w:ascii="Calibri" w:eastAsia="Times New Roman" w:hAnsi="Calibri" w:cs="Times New Roman"/>
                <w:lang w:val="en-GB"/>
              </w:rPr>
              <w:t>niveum1</w:t>
            </w:r>
            <w:proofErr w:type="gramEnd"/>
          </w:p>
        </w:tc>
        <w:tc>
          <w:tcPr>
            <w:tcW w:w="1134" w:type="dxa"/>
            <w:tcBorders>
              <w:top w:val="nil"/>
              <w:left w:val="single" w:sz="4" w:space="0" w:color="auto"/>
              <w:bottom w:val="nil"/>
              <w:right w:val="nil"/>
            </w:tcBorders>
            <w:shd w:val="clear" w:color="000000" w:fill="C6EFCE"/>
            <w:noWrap/>
            <w:vAlign w:val="bottom"/>
            <w:hideMark/>
          </w:tcPr>
          <w:p w14:paraId="037F84B7"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4E1306C5"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4AF78670"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14ED4C7C"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6E9BE3B2"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6D7B1BC6"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26E55B5D"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42B4A" w:rsidRPr="00F94643" w14:paraId="33EADD8B" w14:textId="77777777" w:rsidTr="00162CCC">
        <w:trPr>
          <w:trHeight w:val="300"/>
        </w:trPr>
        <w:tc>
          <w:tcPr>
            <w:tcW w:w="2000" w:type="dxa"/>
            <w:tcBorders>
              <w:top w:val="nil"/>
              <w:left w:val="nil"/>
              <w:bottom w:val="nil"/>
              <w:right w:val="nil"/>
            </w:tcBorders>
            <w:shd w:val="clear" w:color="auto" w:fill="auto"/>
            <w:noWrap/>
            <w:vAlign w:val="bottom"/>
            <w:hideMark/>
          </w:tcPr>
          <w:p w14:paraId="2FABD2CD" w14:textId="77777777" w:rsidR="00D42B4A" w:rsidRPr="00F94643" w:rsidRDefault="00D42B4A" w:rsidP="00D42B4A">
            <w:pPr>
              <w:rPr>
                <w:rFonts w:ascii="Calibri" w:eastAsia="Times New Roman" w:hAnsi="Calibri" w:cs="Times New Roman"/>
                <w:lang w:val="en-GB"/>
              </w:rPr>
            </w:pPr>
            <w:proofErr w:type="gramStart"/>
            <w:r w:rsidRPr="00F94643">
              <w:rPr>
                <w:rFonts w:ascii="Calibri" w:eastAsia="Times New Roman" w:hAnsi="Calibri" w:cs="Times New Roman"/>
                <w:lang w:val="en-GB"/>
              </w:rPr>
              <w:t>niveum2</w:t>
            </w:r>
            <w:proofErr w:type="gramEnd"/>
            <w:r w:rsidRPr="00F94643">
              <w:rPr>
                <w:rFonts w:ascii="Calibri" w:eastAsia="Times New Roman" w:hAnsi="Calibri" w:cs="Times New Roman"/>
                <w:lang w:val="en-GB"/>
              </w:rPr>
              <w:t>_4</w:t>
            </w:r>
          </w:p>
        </w:tc>
        <w:tc>
          <w:tcPr>
            <w:tcW w:w="1134" w:type="dxa"/>
            <w:tcBorders>
              <w:top w:val="nil"/>
              <w:left w:val="single" w:sz="4" w:space="0" w:color="auto"/>
              <w:bottom w:val="nil"/>
              <w:right w:val="nil"/>
            </w:tcBorders>
            <w:shd w:val="clear" w:color="000000" w:fill="FFEB9C"/>
            <w:noWrap/>
            <w:vAlign w:val="bottom"/>
            <w:hideMark/>
          </w:tcPr>
          <w:p w14:paraId="6DC2C72E" w14:textId="77777777" w:rsidR="00D42B4A" w:rsidRPr="00F94643" w:rsidRDefault="00D42B4A" w:rsidP="00D42B4A">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1599" w:type="dxa"/>
            <w:tcBorders>
              <w:top w:val="nil"/>
              <w:left w:val="single" w:sz="4" w:space="0" w:color="auto"/>
              <w:bottom w:val="nil"/>
              <w:right w:val="nil"/>
            </w:tcBorders>
            <w:shd w:val="clear" w:color="000000" w:fill="C6EFCE"/>
            <w:noWrap/>
            <w:vAlign w:val="bottom"/>
            <w:hideMark/>
          </w:tcPr>
          <w:p w14:paraId="64601F34"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5699F285"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6AF9AFFB"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07E11DF5"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FFEB9C"/>
            <w:noWrap/>
            <w:vAlign w:val="bottom"/>
            <w:hideMark/>
          </w:tcPr>
          <w:p w14:paraId="6246F786" w14:textId="77777777" w:rsidR="00D42B4A" w:rsidRPr="00F94643" w:rsidRDefault="00D42B4A" w:rsidP="00D42B4A">
            <w:pPr>
              <w:rPr>
                <w:rFonts w:ascii="Calibri" w:eastAsia="Times New Roman" w:hAnsi="Calibri" w:cs="Times New Roman"/>
                <w:color w:val="008000"/>
                <w:lang w:val="en-GB"/>
              </w:rPr>
            </w:pPr>
            <w:r w:rsidRPr="00F94643">
              <w:rPr>
                <w:rFonts w:ascii="Calibri" w:eastAsia="Times New Roman" w:hAnsi="Calibri" w:cs="Times New Roman"/>
                <w:color w:val="008000"/>
                <w:lang w:val="en-GB"/>
              </w:rPr>
              <w:t>Unknown 6/1</w:t>
            </w:r>
          </w:p>
        </w:tc>
        <w:tc>
          <w:tcPr>
            <w:tcW w:w="1568" w:type="dxa"/>
            <w:tcBorders>
              <w:top w:val="nil"/>
              <w:left w:val="single" w:sz="4" w:space="0" w:color="auto"/>
              <w:bottom w:val="nil"/>
              <w:right w:val="single" w:sz="4" w:space="0" w:color="auto"/>
            </w:tcBorders>
            <w:shd w:val="clear" w:color="000000" w:fill="C6EFCE"/>
            <w:noWrap/>
            <w:vAlign w:val="bottom"/>
            <w:hideMark/>
          </w:tcPr>
          <w:p w14:paraId="5792C05F"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42B4A" w:rsidRPr="00F94643" w14:paraId="5FBB628A" w14:textId="77777777" w:rsidTr="00162CCC">
        <w:trPr>
          <w:trHeight w:val="300"/>
        </w:trPr>
        <w:tc>
          <w:tcPr>
            <w:tcW w:w="2000" w:type="dxa"/>
            <w:tcBorders>
              <w:top w:val="nil"/>
              <w:left w:val="nil"/>
              <w:bottom w:val="nil"/>
              <w:right w:val="nil"/>
            </w:tcBorders>
            <w:shd w:val="clear" w:color="auto" w:fill="auto"/>
            <w:noWrap/>
            <w:vAlign w:val="bottom"/>
            <w:hideMark/>
          </w:tcPr>
          <w:p w14:paraId="5441FFF3" w14:textId="77777777" w:rsidR="00D42B4A" w:rsidRPr="00F94643" w:rsidRDefault="00D42B4A" w:rsidP="00D42B4A">
            <w:pPr>
              <w:rPr>
                <w:rFonts w:ascii="Calibri" w:eastAsia="Times New Roman" w:hAnsi="Calibri" w:cs="Times New Roman"/>
                <w:lang w:val="en-GB"/>
              </w:rPr>
            </w:pPr>
            <w:proofErr w:type="gramStart"/>
            <w:r w:rsidRPr="00F94643">
              <w:rPr>
                <w:rFonts w:ascii="Calibri" w:eastAsia="Times New Roman" w:hAnsi="Calibri" w:cs="Times New Roman"/>
                <w:lang w:val="en-GB"/>
              </w:rPr>
              <w:t>niveum2</w:t>
            </w:r>
            <w:proofErr w:type="gramEnd"/>
            <w:r w:rsidRPr="00F94643">
              <w:rPr>
                <w:rFonts w:ascii="Calibri" w:eastAsia="Times New Roman" w:hAnsi="Calibri" w:cs="Times New Roman"/>
                <w:lang w:val="en-GB"/>
              </w:rPr>
              <w:t>_5</w:t>
            </w:r>
          </w:p>
        </w:tc>
        <w:tc>
          <w:tcPr>
            <w:tcW w:w="1134" w:type="dxa"/>
            <w:tcBorders>
              <w:top w:val="nil"/>
              <w:left w:val="single" w:sz="4" w:space="0" w:color="auto"/>
              <w:bottom w:val="nil"/>
              <w:right w:val="nil"/>
            </w:tcBorders>
            <w:shd w:val="clear" w:color="000000" w:fill="C6EFCE"/>
            <w:noWrap/>
            <w:vAlign w:val="bottom"/>
            <w:hideMark/>
          </w:tcPr>
          <w:p w14:paraId="0305010C"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7205CED2"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FFEB9C"/>
            <w:noWrap/>
            <w:vAlign w:val="bottom"/>
            <w:hideMark/>
          </w:tcPr>
          <w:p w14:paraId="63DC4799" w14:textId="77777777" w:rsidR="00D42B4A" w:rsidRPr="00F94643" w:rsidRDefault="00D42B4A" w:rsidP="00D42B4A">
            <w:pPr>
              <w:rPr>
                <w:rFonts w:ascii="Calibri" w:eastAsia="Times New Roman" w:hAnsi="Calibri" w:cs="Times New Roman"/>
                <w:color w:val="008000"/>
                <w:lang w:val="en-GB"/>
              </w:rPr>
            </w:pPr>
            <w:r w:rsidRPr="00F94643">
              <w:rPr>
                <w:rFonts w:ascii="Calibri" w:eastAsia="Times New Roman" w:hAnsi="Calibri" w:cs="Times New Roman"/>
                <w:color w:val="008000"/>
                <w:lang w:val="en-GB"/>
              </w:rPr>
              <w:t>Unknown 6/3(low)</w:t>
            </w:r>
          </w:p>
        </w:tc>
        <w:tc>
          <w:tcPr>
            <w:tcW w:w="2015" w:type="dxa"/>
            <w:tcBorders>
              <w:top w:val="nil"/>
              <w:left w:val="single" w:sz="4" w:space="0" w:color="auto"/>
              <w:bottom w:val="nil"/>
              <w:right w:val="nil"/>
            </w:tcBorders>
            <w:shd w:val="clear" w:color="000000" w:fill="FFEB9C"/>
            <w:noWrap/>
            <w:vAlign w:val="bottom"/>
            <w:hideMark/>
          </w:tcPr>
          <w:p w14:paraId="14B3AC59" w14:textId="77777777" w:rsidR="00D42B4A" w:rsidRPr="00F94643" w:rsidRDefault="00D42B4A" w:rsidP="00D42B4A">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1760" w:type="dxa"/>
            <w:tcBorders>
              <w:top w:val="nil"/>
              <w:left w:val="single" w:sz="4" w:space="0" w:color="auto"/>
              <w:bottom w:val="nil"/>
              <w:right w:val="nil"/>
            </w:tcBorders>
            <w:shd w:val="clear" w:color="000000" w:fill="C6EFCE"/>
            <w:noWrap/>
            <w:vAlign w:val="bottom"/>
            <w:hideMark/>
          </w:tcPr>
          <w:p w14:paraId="4BE79E29"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0FAB5DD8"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3C3BDDDE"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42B4A" w:rsidRPr="00F94643" w14:paraId="5F2A1492" w14:textId="77777777" w:rsidTr="00162CCC">
        <w:trPr>
          <w:trHeight w:val="300"/>
        </w:trPr>
        <w:tc>
          <w:tcPr>
            <w:tcW w:w="2000" w:type="dxa"/>
            <w:tcBorders>
              <w:top w:val="nil"/>
              <w:left w:val="nil"/>
              <w:bottom w:val="nil"/>
              <w:right w:val="nil"/>
            </w:tcBorders>
            <w:shd w:val="clear" w:color="auto" w:fill="auto"/>
            <w:noWrap/>
            <w:vAlign w:val="bottom"/>
            <w:hideMark/>
          </w:tcPr>
          <w:p w14:paraId="32C0409E" w14:textId="77777777" w:rsidR="00D42B4A" w:rsidRPr="00F94643" w:rsidRDefault="00D42B4A" w:rsidP="00D42B4A">
            <w:pPr>
              <w:rPr>
                <w:rFonts w:ascii="Calibri" w:eastAsia="Times New Roman" w:hAnsi="Calibri" w:cs="Times New Roman"/>
                <w:lang w:val="en-GB"/>
              </w:rPr>
            </w:pPr>
            <w:proofErr w:type="gramStart"/>
            <w:r w:rsidRPr="00F94643">
              <w:rPr>
                <w:rFonts w:ascii="Calibri" w:eastAsia="Times New Roman" w:hAnsi="Calibri" w:cs="Times New Roman"/>
                <w:lang w:val="en-GB"/>
              </w:rPr>
              <w:t>niveum2</w:t>
            </w:r>
            <w:proofErr w:type="gramEnd"/>
            <w:r w:rsidRPr="00F94643">
              <w:rPr>
                <w:rFonts w:ascii="Calibri" w:eastAsia="Times New Roman" w:hAnsi="Calibri" w:cs="Times New Roman"/>
                <w:lang w:val="en-GB"/>
              </w:rPr>
              <w:t>_7</w:t>
            </w:r>
          </w:p>
        </w:tc>
        <w:tc>
          <w:tcPr>
            <w:tcW w:w="1134" w:type="dxa"/>
            <w:tcBorders>
              <w:top w:val="nil"/>
              <w:left w:val="single" w:sz="4" w:space="0" w:color="auto"/>
              <w:bottom w:val="nil"/>
              <w:right w:val="nil"/>
            </w:tcBorders>
            <w:shd w:val="clear" w:color="000000" w:fill="C6EFCE"/>
            <w:noWrap/>
            <w:vAlign w:val="bottom"/>
            <w:hideMark/>
          </w:tcPr>
          <w:p w14:paraId="147BCA3D"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6C0A3BA8"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5F9F9065"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07734FFB"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6DD00920"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60FB12A0"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1B0663A9" w14:textId="77777777" w:rsidR="00D42B4A" w:rsidRPr="00F94643" w:rsidRDefault="00D42B4A" w:rsidP="00D42B4A">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42B4A" w:rsidRPr="00F94643" w14:paraId="7C57B69C" w14:textId="77777777" w:rsidTr="00162CCC">
        <w:trPr>
          <w:trHeight w:val="300"/>
        </w:trPr>
        <w:tc>
          <w:tcPr>
            <w:tcW w:w="2000" w:type="dxa"/>
            <w:tcBorders>
              <w:top w:val="nil"/>
              <w:left w:val="nil"/>
              <w:bottom w:val="nil"/>
              <w:right w:val="nil"/>
            </w:tcBorders>
            <w:shd w:val="clear" w:color="auto" w:fill="auto"/>
            <w:noWrap/>
            <w:vAlign w:val="bottom"/>
            <w:hideMark/>
          </w:tcPr>
          <w:p w14:paraId="6C641E7F" w14:textId="77777777" w:rsidR="00D42B4A" w:rsidRPr="00F94643" w:rsidRDefault="00D42B4A" w:rsidP="00D42B4A">
            <w:pPr>
              <w:rPr>
                <w:rFonts w:ascii="Calibri" w:eastAsia="Times New Roman" w:hAnsi="Calibri" w:cs="Times New Roman"/>
                <w:sz w:val="18"/>
                <w:lang w:val="en-GB"/>
              </w:rPr>
            </w:pPr>
          </w:p>
        </w:tc>
        <w:tc>
          <w:tcPr>
            <w:tcW w:w="1134" w:type="dxa"/>
            <w:tcBorders>
              <w:top w:val="nil"/>
              <w:left w:val="single" w:sz="4" w:space="0" w:color="auto"/>
              <w:bottom w:val="nil"/>
              <w:right w:val="nil"/>
            </w:tcBorders>
            <w:shd w:val="clear" w:color="auto" w:fill="auto"/>
            <w:noWrap/>
            <w:vAlign w:val="bottom"/>
            <w:hideMark/>
          </w:tcPr>
          <w:p w14:paraId="57F2D8D5" w14:textId="77777777" w:rsidR="00D42B4A" w:rsidRPr="00F94643" w:rsidRDefault="00D42B4A" w:rsidP="00D42B4A">
            <w:pPr>
              <w:rPr>
                <w:rFonts w:ascii="Calibri" w:eastAsia="Times New Roman" w:hAnsi="Calibri" w:cs="Times New Roman"/>
                <w:sz w:val="18"/>
                <w:lang w:val="en-GB"/>
              </w:rPr>
            </w:pPr>
            <w:r w:rsidRPr="00F94643">
              <w:rPr>
                <w:rFonts w:ascii="Calibri" w:eastAsia="Times New Roman" w:hAnsi="Calibri" w:cs="Times New Roman"/>
                <w:sz w:val="18"/>
                <w:lang w:val="en-GB"/>
              </w:rPr>
              <w:t> </w:t>
            </w:r>
          </w:p>
        </w:tc>
        <w:tc>
          <w:tcPr>
            <w:tcW w:w="1599" w:type="dxa"/>
            <w:tcBorders>
              <w:top w:val="nil"/>
              <w:left w:val="single" w:sz="4" w:space="0" w:color="auto"/>
              <w:bottom w:val="nil"/>
              <w:right w:val="nil"/>
            </w:tcBorders>
            <w:shd w:val="clear" w:color="auto" w:fill="auto"/>
            <w:noWrap/>
            <w:vAlign w:val="bottom"/>
            <w:hideMark/>
          </w:tcPr>
          <w:p w14:paraId="1A755665" w14:textId="77777777" w:rsidR="00D42B4A" w:rsidRPr="00F94643" w:rsidRDefault="00D42B4A" w:rsidP="00D42B4A">
            <w:pPr>
              <w:rPr>
                <w:rFonts w:ascii="Calibri" w:eastAsia="Times New Roman" w:hAnsi="Calibri" w:cs="Times New Roman"/>
                <w:sz w:val="18"/>
                <w:lang w:val="en-GB"/>
              </w:rPr>
            </w:pPr>
            <w:r w:rsidRPr="00F94643">
              <w:rPr>
                <w:rFonts w:ascii="Calibri" w:eastAsia="Times New Roman" w:hAnsi="Calibri" w:cs="Times New Roman"/>
                <w:sz w:val="18"/>
                <w:lang w:val="en-GB"/>
              </w:rPr>
              <w:t> </w:t>
            </w:r>
          </w:p>
        </w:tc>
        <w:tc>
          <w:tcPr>
            <w:tcW w:w="2255" w:type="dxa"/>
            <w:tcBorders>
              <w:top w:val="nil"/>
              <w:left w:val="single" w:sz="4" w:space="0" w:color="auto"/>
              <w:bottom w:val="nil"/>
              <w:right w:val="nil"/>
            </w:tcBorders>
            <w:shd w:val="clear" w:color="auto" w:fill="auto"/>
            <w:noWrap/>
            <w:vAlign w:val="bottom"/>
            <w:hideMark/>
          </w:tcPr>
          <w:p w14:paraId="22803390" w14:textId="77777777" w:rsidR="00D42B4A" w:rsidRPr="00F94643" w:rsidRDefault="00D42B4A" w:rsidP="00D42B4A">
            <w:pPr>
              <w:rPr>
                <w:rFonts w:ascii="Calibri" w:eastAsia="Times New Roman" w:hAnsi="Calibri" w:cs="Times New Roman"/>
                <w:sz w:val="18"/>
                <w:lang w:val="en-GB"/>
              </w:rPr>
            </w:pPr>
            <w:r w:rsidRPr="00F94643">
              <w:rPr>
                <w:rFonts w:ascii="Calibri" w:eastAsia="Times New Roman" w:hAnsi="Calibri" w:cs="Times New Roman"/>
                <w:sz w:val="18"/>
                <w:lang w:val="en-GB"/>
              </w:rPr>
              <w:t> </w:t>
            </w:r>
          </w:p>
        </w:tc>
        <w:tc>
          <w:tcPr>
            <w:tcW w:w="2015" w:type="dxa"/>
            <w:tcBorders>
              <w:top w:val="single" w:sz="4" w:space="0" w:color="auto"/>
              <w:left w:val="single" w:sz="4" w:space="0" w:color="auto"/>
              <w:bottom w:val="nil"/>
              <w:right w:val="nil"/>
            </w:tcBorders>
            <w:shd w:val="clear" w:color="auto" w:fill="auto"/>
            <w:noWrap/>
            <w:vAlign w:val="bottom"/>
            <w:hideMark/>
          </w:tcPr>
          <w:p w14:paraId="2B46F11B" w14:textId="77777777" w:rsidR="00D42B4A" w:rsidRPr="00F94643" w:rsidRDefault="00D42B4A" w:rsidP="00D42B4A">
            <w:pPr>
              <w:rPr>
                <w:rFonts w:ascii="Calibri" w:eastAsia="Times New Roman" w:hAnsi="Calibri" w:cs="Times New Roman"/>
                <w:color w:val="000000"/>
                <w:sz w:val="18"/>
                <w:szCs w:val="18"/>
                <w:lang w:val="en-GB"/>
              </w:rPr>
            </w:pPr>
            <w:r w:rsidRPr="00F94643">
              <w:rPr>
                <w:rFonts w:ascii="Calibri" w:eastAsia="Times New Roman" w:hAnsi="Calibri" w:cs="Times New Roman"/>
                <w:color w:val="000000"/>
                <w:sz w:val="18"/>
                <w:szCs w:val="18"/>
                <w:lang w:val="en-GB"/>
              </w:rPr>
              <w:t>1:Parvisepalum</w:t>
            </w:r>
          </w:p>
        </w:tc>
        <w:tc>
          <w:tcPr>
            <w:tcW w:w="1760" w:type="dxa"/>
            <w:tcBorders>
              <w:top w:val="single" w:sz="4" w:space="0" w:color="auto"/>
              <w:left w:val="nil"/>
              <w:bottom w:val="nil"/>
              <w:right w:val="nil"/>
            </w:tcBorders>
            <w:shd w:val="clear" w:color="auto" w:fill="auto"/>
            <w:noWrap/>
            <w:vAlign w:val="bottom"/>
            <w:hideMark/>
          </w:tcPr>
          <w:p w14:paraId="5B9C71D2" w14:textId="77777777" w:rsidR="00D42B4A" w:rsidRPr="00F94643" w:rsidRDefault="00D42B4A" w:rsidP="00D42B4A">
            <w:pPr>
              <w:rPr>
                <w:rFonts w:ascii="Calibri" w:eastAsia="Times New Roman" w:hAnsi="Calibri" w:cs="Times New Roman"/>
                <w:color w:val="000000"/>
                <w:sz w:val="18"/>
                <w:szCs w:val="18"/>
                <w:lang w:val="en-GB"/>
              </w:rPr>
            </w:pPr>
            <w:r w:rsidRPr="00F94643">
              <w:rPr>
                <w:rFonts w:ascii="Calibri" w:eastAsia="Times New Roman" w:hAnsi="Calibri" w:cs="Times New Roman"/>
                <w:color w:val="000000"/>
                <w:sz w:val="18"/>
                <w:szCs w:val="18"/>
                <w:lang w:val="en-GB"/>
              </w:rPr>
              <w:t>2:Pardalopetalum</w:t>
            </w:r>
          </w:p>
        </w:tc>
        <w:tc>
          <w:tcPr>
            <w:tcW w:w="1760" w:type="dxa"/>
            <w:tcBorders>
              <w:top w:val="single" w:sz="4" w:space="0" w:color="auto"/>
              <w:left w:val="nil"/>
              <w:bottom w:val="nil"/>
              <w:right w:val="nil"/>
            </w:tcBorders>
            <w:shd w:val="clear" w:color="auto" w:fill="auto"/>
            <w:noWrap/>
            <w:vAlign w:val="bottom"/>
            <w:hideMark/>
          </w:tcPr>
          <w:p w14:paraId="1BC77D67" w14:textId="77777777" w:rsidR="00D42B4A" w:rsidRPr="00F94643" w:rsidRDefault="00D42B4A" w:rsidP="00D42B4A">
            <w:pPr>
              <w:rPr>
                <w:rFonts w:ascii="Calibri" w:eastAsia="Times New Roman" w:hAnsi="Calibri" w:cs="Times New Roman"/>
                <w:color w:val="000000"/>
                <w:sz w:val="18"/>
                <w:szCs w:val="18"/>
                <w:lang w:val="en-GB"/>
              </w:rPr>
            </w:pPr>
            <w:r w:rsidRPr="00F94643">
              <w:rPr>
                <w:rFonts w:ascii="Calibri" w:eastAsia="Times New Roman" w:hAnsi="Calibri" w:cs="Times New Roman"/>
                <w:color w:val="000000"/>
                <w:sz w:val="18"/>
                <w:szCs w:val="18"/>
                <w:lang w:val="en-GB"/>
              </w:rPr>
              <w:t>3:Paphiopedilum</w:t>
            </w:r>
          </w:p>
        </w:tc>
        <w:tc>
          <w:tcPr>
            <w:tcW w:w="1568" w:type="dxa"/>
            <w:tcBorders>
              <w:top w:val="single" w:sz="4" w:space="0" w:color="auto"/>
              <w:left w:val="nil"/>
              <w:bottom w:val="nil"/>
              <w:right w:val="single" w:sz="4" w:space="0" w:color="auto"/>
            </w:tcBorders>
            <w:shd w:val="clear" w:color="auto" w:fill="auto"/>
            <w:noWrap/>
            <w:vAlign w:val="bottom"/>
            <w:hideMark/>
          </w:tcPr>
          <w:p w14:paraId="4F229269" w14:textId="77777777" w:rsidR="00D42B4A" w:rsidRPr="00F94643" w:rsidRDefault="00D42B4A" w:rsidP="00D42B4A">
            <w:pPr>
              <w:rPr>
                <w:rFonts w:ascii="Calibri" w:eastAsia="Times New Roman" w:hAnsi="Calibri" w:cs="Times New Roman"/>
                <w:color w:val="000000"/>
                <w:sz w:val="18"/>
                <w:szCs w:val="18"/>
                <w:lang w:val="en-GB"/>
              </w:rPr>
            </w:pPr>
            <w:r w:rsidRPr="00F94643">
              <w:rPr>
                <w:rFonts w:ascii="Calibri" w:eastAsia="Times New Roman" w:hAnsi="Calibri" w:cs="Times New Roman"/>
                <w:color w:val="000000"/>
                <w:sz w:val="18"/>
                <w:szCs w:val="18"/>
                <w:lang w:val="en-GB"/>
              </w:rPr>
              <w:t>4:Coryopedilum</w:t>
            </w:r>
          </w:p>
        </w:tc>
      </w:tr>
      <w:tr w:rsidR="00D42B4A" w:rsidRPr="00F94643" w14:paraId="204AB457" w14:textId="77777777" w:rsidTr="00162CCC">
        <w:trPr>
          <w:trHeight w:val="300"/>
        </w:trPr>
        <w:tc>
          <w:tcPr>
            <w:tcW w:w="2000" w:type="dxa"/>
            <w:tcBorders>
              <w:top w:val="nil"/>
              <w:left w:val="nil"/>
              <w:bottom w:val="nil"/>
              <w:right w:val="nil"/>
            </w:tcBorders>
            <w:shd w:val="clear" w:color="auto" w:fill="auto"/>
            <w:noWrap/>
            <w:vAlign w:val="bottom"/>
            <w:hideMark/>
          </w:tcPr>
          <w:p w14:paraId="4C057129" w14:textId="77777777" w:rsidR="00D42B4A" w:rsidRPr="00F94643" w:rsidRDefault="00D42B4A" w:rsidP="00D42B4A">
            <w:pPr>
              <w:rPr>
                <w:rFonts w:ascii="Calibri" w:eastAsia="Times New Roman" w:hAnsi="Calibri" w:cs="Times New Roman"/>
                <w:sz w:val="18"/>
                <w:lang w:val="en-GB"/>
              </w:rPr>
            </w:pPr>
          </w:p>
        </w:tc>
        <w:tc>
          <w:tcPr>
            <w:tcW w:w="1134" w:type="dxa"/>
            <w:tcBorders>
              <w:top w:val="nil"/>
              <w:left w:val="single" w:sz="4" w:space="0" w:color="auto"/>
              <w:bottom w:val="nil"/>
              <w:right w:val="nil"/>
            </w:tcBorders>
            <w:shd w:val="clear" w:color="auto" w:fill="auto"/>
            <w:noWrap/>
            <w:vAlign w:val="bottom"/>
            <w:hideMark/>
          </w:tcPr>
          <w:p w14:paraId="07D320B8" w14:textId="77777777" w:rsidR="00D42B4A" w:rsidRPr="00F94643" w:rsidRDefault="00D42B4A" w:rsidP="00D42B4A">
            <w:pPr>
              <w:rPr>
                <w:rFonts w:ascii="Calibri" w:eastAsia="Times New Roman" w:hAnsi="Calibri" w:cs="Times New Roman"/>
                <w:sz w:val="18"/>
                <w:lang w:val="en-GB"/>
              </w:rPr>
            </w:pPr>
            <w:r w:rsidRPr="00F94643">
              <w:rPr>
                <w:rFonts w:ascii="Calibri" w:eastAsia="Times New Roman" w:hAnsi="Calibri" w:cs="Times New Roman"/>
                <w:sz w:val="18"/>
                <w:lang w:val="en-GB"/>
              </w:rPr>
              <w:t> </w:t>
            </w:r>
          </w:p>
        </w:tc>
        <w:tc>
          <w:tcPr>
            <w:tcW w:w="1599" w:type="dxa"/>
            <w:tcBorders>
              <w:top w:val="nil"/>
              <w:left w:val="single" w:sz="4" w:space="0" w:color="auto"/>
              <w:bottom w:val="nil"/>
              <w:right w:val="nil"/>
            </w:tcBorders>
            <w:shd w:val="clear" w:color="auto" w:fill="auto"/>
            <w:noWrap/>
            <w:vAlign w:val="bottom"/>
            <w:hideMark/>
          </w:tcPr>
          <w:p w14:paraId="499AD8C2" w14:textId="77777777" w:rsidR="00D42B4A" w:rsidRPr="00F94643" w:rsidRDefault="00D42B4A" w:rsidP="00D42B4A">
            <w:pPr>
              <w:rPr>
                <w:rFonts w:ascii="Calibri" w:eastAsia="Times New Roman" w:hAnsi="Calibri" w:cs="Times New Roman"/>
                <w:sz w:val="18"/>
                <w:lang w:val="en-GB"/>
              </w:rPr>
            </w:pPr>
            <w:r w:rsidRPr="00F94643">
              <w:rPr>
                <w:rFonts w:ascii="Calibri" w:eastAsia="Times New Roman" w:hAnsi="Calibri" w:cs="Times New Roman"/>
                <w:sz w:val="18"/>
                <w:lang w:val="en-GB"/>
              </w:rPr>
              <w:t> </w:t>
            </w:r>
          </w:p>
        </w:tc>
        <w:tc>
          <w:tcPr>
            <w:tcW w:w="2255" w:type="dxa"/>
            <w:tcBorders>
              <w:top w:val="nil"/>
              <w:left w:val="single" w:sz="4" w:space="0" w:color="auto"/>
              <w:bottom w:val="nil"/>
              <w:right w:val="nil"/>
            </w:tcBorders>
            <w:shd w:val="clear" w:color="auto" w:fill="auto"/>
            <w:noWrap/>
            <w:vAlign w:val="bottom"/>
            <w:hideMark/>
          </w:tcPr>
          <w:p w14:paraId="547A60DE" w14:textId="77777777" w:rsidR="00D42B4A" w:rsidRPr="00F94643" w:rsidRDefault="00D42B4A" w:rsidP="00D42B4A">
            <w:pPr>
              <w:rPr>
                <w:rFonts w:ascii="Calibri" w:eastAsia="Times New Roman" w:hAnsi="Calibri" w:cs="Times New Roman"/>
                <w:sz w:val="18"/>
                <w:lang w:val="en-GB"/>
              </w:rPr>
            </w:pPr>
            <w:r w:rsidRPr="00F94643">
              <w:rPr>
                <w:rFonts w:ascii="Calibri" w:eastAsia="Times New Roman" w:hAnsi="Calibri" w:cs="Times New Roman"/>
                <w:sz w:val="18"/>
                <w:lang w:val="en-GB"/>
              </w:rPr>
              <w:t> </w:t>
            </w:r>
          </w:p>
        </w:tc>
        <w:tc>
          <w:tcPr>
            <w:tcW w:w="2015" w:type="dxa"/>
            <w:tcBorders>
              <w:top w:val="nil"/>
              <w:left w:val="single" w:sz="4" w:space="0" w:color="auto"/>
              <w:bottom w:val="nil"/>
              <w:right w:val="nil"/>
            </w:tcBorders>
            <w:shd w:val="clear" w:color="auto" w:fill="auto"/>
            <w:noWrap/>
            <w:vAlign w:val="bottom"/>
            <w:hideMark/>
          </w:tcPr>
          <w:p w14:paraId="75E30F0B" w14:textId="77777777" w:rsidR="00D42B4A" w:rsidRPr="00F94643" w:rsidRDefault="00D42B4A" w:rsidP="00D42B4A">
            <w:pPr>
              <w:rPr>
                <w:rFonts w:ascii="Calibri" w:eastAsia="Times New Roman" w:hAnsi="Calibri" w:cs="Times New Roman"/>
                <w:color w:val="000000"/>
                <w:sz w:val="18"/>
                <w:szCs w:val="18"/>
                <w:lang w:val="en-GB"/>
              </w:rPr>
            </w:pPr>
            <w:r w:rsidRPr="00F94643">
              <w:rPr>
                <w:rFonts w:ascii="Calibri" w:eastAsia="Times New Roman" w:hAnsi="Calibri" w:cs="Times New Roman"/>
                <w:color w:val="000000"/>
                <w:sz w:val="18"/>
                <w:szCs w:val="18"/>
                <w:lang w:val="en-GB"/>
              </w:rPr>
              <w:t xml:space="preserve">5: </w:t>
            </w:r>
            <w:proofErr w:type="spellStart"/>
            <w:r w:rsidRPr="00F94643">
              <w:rPr>
                <w:rFonts w:ascii="Calibri" w:eastAsia="Times New Roman" w:hAnsi="Calibri" w:cs="Times New Roman"/>
                <w:color w:val="000000"/>
                <w:sz w:val="18"/>
                <w:szCs w:val="18"/>
                <w:lang w:val="en-GB"/>
              </w:rPr>
              <w:t>Cochlopetalum</w:t>
            </w:r>
            <w:proofErr w:type="spellEnd"/>
          </w:p>
        </w:tc>
        <w:tc>
          <w:tcPr>
            <w:tcW w:w="1760" w:type="dxa"/>
            <w:tcBorders>
              <w:top w:val="nil"/>
              <w:left w:val="nil"/>
              <w:bottom w:val="nil"/>
              <w:right w:val="nil"/>
            </w:tcBorders>
            <w:shd w:val="clear" w:color="auto" w:fill="auto"/>
            <w:noWrap/>
            <w:vAlign w:val="bottom"/>
            <w:hideMark/>
          </w:tcPr>
          <w:p w14:paraId="22C51681" w14:textId="77777777" w:rsidR="00D42B4A" w:rsidRPr="00F94643" w:rsidRDefault="00D42B4A" w:rsidP="00D42B4A">
            <w:pPr>
              <w:rPr>
                <w:rFonts w:ascii="Calibri" w:eastAsia="Times New Roman" w:hAnsi="Calibri" w:cs="Times New Roman"/>
                <w:color w:val="000000"/>
                <w:sz w:val="18"/>
                <w:szCs w:val="18"/>
                <w:lang w:val="en-GB"/>
              </w:rPr>
            </w:pPr>
            <w:r w:rsidRPr="00F94643">
              <w:rPr>
                <w:rFonts w:ascii="Calibri" w:eastAsia="Times New Roman" w:hAnsi="Calibri" w:cs="Times New Roman"/>
                <w:color w:val="000000"/>
                <w:sz w:val="18"/>
                <w:szCs w:val="18"/>
                <w:lang w:val="en-GB"/>
              </w:rPr>
              <w:t xml:space="preserve">6: </w:t>
            </w:r>
            <w:proofErr w:type="spellStart"/>
            <w:r w:rsidRPr="00F94643">
              <w:rPr>
                <w:rFonts w:ascii="Calibri" w:eastAsia="Times New Roman" w:hAnsi="Calibri" w:cs="Times New Roman"/>
                <w:color w:val="000000"/>
                <w:sz w:val="18"/>
                <w:szCs w:val="18"/>
                <w:lang w:val="en-GB"/>
              </w:rPr>
              <w:t>Brachypetalum</w:t>
            </w:r>
            <w:proofErr w:type="spellEnd"/>
          </w:p>
        </w:tc>
        <w:tc>
          <w:tcPr>
            <w:tcW w:w="1760" w:type="dxa"/>
            <w:tcBorders>
              <w:top w:val="nil"/>
              <w:left w:val="nil"/>
              <w:bottom w:val="nil"/>
              <w:right w:val="nil"/>
            </w:tcBorders>
            <w:shd w:val="clear" w:color="auto" w:fill="auto"/>
            <w:noWrap/>
            <w:vAlign w:val="bottom"/>
            <w:hideMark/>
          </w:tcPr>
          <w:p w14:paraId="7DFD0FED" w14:textId="77777777" w:rsidR="00D42B4A" w:rsidRPr="00F94643" w:rsidRDefault="00D42B4A" w:rsidP="00D42B4A">
            <w:pPr>
              <w:rPr>
                <w:rFonts w:ascii="Calibri" w:eastAsia="Times New Roman" w:hAnsi="Calibri" w:cs="Times New Roman"/>
                <w:color w:val="000000"/>
                <w:sz w:val="18"/>
                <w:szCs w:val="18"/>
                <w:lang w:val="en-GB"/>
              </w:rPr>
            </w:pPr>
            <w:r w:rsidRPr="00F94643">
              <w:rPr>
                <w:rFonts w:ascii="Calibri" w:eastAsia="Times New Roman" w:hAnsi="Calibri" w:cs="Times New Roman"/>
                <w:color w:val="000000"/>
                <w:sz w:val="18"/>
                <w:szCs w:val="18"/>
                <w:lang w:val="en-GB"/>
              </w:rPr>
              <w:t>7:Barbata</w:t>
            </w:r>
          </w:p>
        </w:tc>
        <w:tc>
          <w:tcPr>
            <w:tcW w:w="1568" w:type="dxa"/>
            <w:tcBorders>
              <w:top w:val="nil"/>
              <w:left w:val="nil"/>
              <w:bottom w:val="nil"/>
              <w:right w:val="single" w:sz="4" w:space="0" w:color="auto"/>
            </w:tcBorders>
            <w:shd w:val="clear" w:color="auto" w:fill="auto"/>
            <w:noWrap/>
            <w:vAlign w:val="bottom"/>
            <w:hideMark/>
          </w:tcPr>
          <w:p w14:paraId="7058F8B9" w14:textId="77777777" w:rsidR="00D42B4A" w:rsidRPr="00F94643" w:rsidRDefault="00D42B4A" w:rsidP="00D42B4A">
            <w:pPr>
              <w:rPr>
                <w:rFonts w:ascii="Calibri" w:eastAsia="Times New Roman" w:hAnsi="Calibri" w:cs="Times New Roman"/>
                <w:color w:val="000000"/>
                <w:sz w:val="18"/>
                <w:szCs w:val="18"/>
                <w:lang w:val="en-GB"/>
              </w:rPr>
            </w:pPr>
            <w:r w:rsidRPr="00F94643">
              <w:rPr>
                <w:rFonts w:ascii="Calibri" w:eastAsia="Times New Roman" w:hAnsi="Calibri" w:cs="Times New Roman"/>
                <w:color w:val="000000"/>
                <w:sz w:val="18"/>
                <w:szCs w:val="18"/>
                <w:lang w:val="en-GB"/>
              </w:rPr>
              <w:t> </w:t>
            </w:r>
          </w:p>
        </w:tc>
      </w:tr>
      <w:tr w:rsidR="00D42B4A" w:rsidRPr="00F94643" w14:paraId="03A46A99" w14:textId="77777777" w:rsidTr="00162CCC">
        <w:trPr>
          <w:trHeight w:val="300"/>
        </w:trPr>
        <w:tc>
          <w:tcPr>
            <w:tcW w:w="2000" w:type="dxa"/>
            <w:tcBorders>
              <w:top w:val="nil"/>
              <w:left w:val="nil"/>
              <w:bottom w:val="nil"/>
              <w:right w:val="nil"/>
            </w:tcBorders>
            <w:shd w:val="clear" w:color="auto" w:fill="auto"/>
            <w:noWrap/>
            <w:vAlign w:val="bottom"/>
            <w:hideMark/>
          </w:tcPr>
          <w:p w14:paraId="6CF52D11" w14:textId="77777777" w:rsidR="00D42B4A" w:rsidRPr="00F94643" w:rsidRDefault="00D42B4A" w:rsidP="00D42B4A">
            <w:pPr>
              <w:rPr>
                <w:rFonts w:ascii="Calibri" w:eastAsia="Times New Roman" w:hAnsi="Calibri" w:cs="Times New Roman"/>
                <w:sz w:val="18"/>
                <w:lang w:val="en-GB"/>
              </w:rPr>
            </w:pPr>
          </w:p>
        </w:tc>
        <w:tc>
          <w:tcPr>
            <w:tcW w:w="1134" w:type="dxa"/>
            <w:tcBorders>
              <w:top w:val="nil"/>
              <w:left w:val="single" w:sz="4" w:space="0" w:color="auto"/>
              <w:bottom w:val="nil"/>
              <w:right w:val="nil"/>
            </w:tcBorders>
            <w:shd w:val="clear" w:color="auto" w:fill="auto"/>
            <w:noWrap/>
            <w:vAlign w:val="bottom"/>
            <w:hideMark/>
          </w:tcPr>
          <w:p w14:paraId="14CEDF9D" w14:textId="77777777" w:rsidR="00D42B4A" w:rsidRPr="00F94643" w:rsidRDefault="00D42B4A" w:rsidP="00D42B4A">
            <w:pPr>
              <w:rPr>
                <w:rFonts w:ascii="Calibri" w:eastAsia="Times New Roman" w:hAnsi="Calibri" w:cs="Times New Roman"/>
                <w:sz w:val="18"/>
                <w:lang w:val="en-GB"/>
              </w:rPr>
            </w:pPr>
            <w:r w:rsidRPr="00F94643">
              <w:rPr>
                <w:rFonts w:ascii="Calibri" w:eastAsia="Times New Roman" w:hAnsi="Calibri" w:cs="Times New Roman"/>
                <w:sz w:val="18"/>
                <w:lang w:val="en-GB"/>
              </w:rPr>
              <w:t> </w:t>
            </w:r>
          </w:p>
        </w:tc>
        <w:tc>
          <w:tcPr>
            <w:tcW w:w="1599" w:type="dxa"/>
            <w:tcBorders>
              <w:top w:val="nil"/>
              <w:left w:val="single" w:sz="4" w:space="0" w:color="auto"/>
              <w:bottom w:val="nil"/>
              <w:right w:val="nil"/>
            </w:tcBorders>
            <w:shd w:val="clear" w:color="auto" w:fill="auto"/>
            <w:noWrap/>
            <w:vAlign w:val="bottom"/>
            <w:hideMark/>
          </w:tcPr>
          <w:p w14:paraId="5F653604" w14:textId="77777777" w:rsidR="00D42B4A" w:rsidRPr="00F94643" w:rsidRDefault="00D42B4A" w:rsidP="00D42B4A">
            <w:pPr>
              <w:rPr>
                <w:rFonts w:ascii="Calibri" w:eastAsia="Times New Roman" w:hAnsi="Calibri" w:cs="Times New Roman"/>
                <w:sz w:val="18"/>
                <w:lang w:val="en-GB"/>
              </w:rPr>
            </w:pPr>
            <w:r w:rsidRPr="00F94643">
              <w:rPr>
                <w:rFonts w:ascii="Calibri" w:eastAsia="Times New Roman" w:hAnsi="Calibri" w:cs="Times New Roman"/>
                <w:sz w:val="18"/>
                <w:lang w:val="en-GB"/>
              </w:rPr>
              <w:t> </w:t>
            </w:r>
          </w:p>
        </w:tc>
        <w:tc>
          <w:tcPr>
            <w:tcW w:w="2255" w:type="dxa"/>
            <w:tcBorders>
              <w:top w:val="nil"/>
              <w:left w:val="single" w:sz="4" w:space="0" w:color="auto"/>
              <w:bottom w:val="nil"/>
              <w:right w:val="nil"/>
            </w:tcBorders>
            <w:shd w:val="clear" w:color="auto" w:fill="auto"/>
            <w:noWrap/>
            <w:vAlign w:val="bottom"/>
            <w:hideMark/>
          </w:tcPr>
          <w:p w14:paraId="48D62932" w14:textId="77777777" w:rsidR="00D42B4A" w:rsidRPr="00F94643" w:rsidRDefault="00D42B4A" w:rsidP="00D42B4A">
            <w:pPr>
              <w:rPr>
                <w:rFonts w:ascii="Calibri" w:eastAsia="Times New Roman" w:hAnsi="Calibri" w:cs="Times New Roman"/>
                <w:sz w:val="18"/>
                <w:lang w:val="en-GB"/>
              </w:rPr>
            </w:pPr>
            <w:r w:rsidRPr="00F94643">
              <w:rPr>
                <w:rFonts w:ascii="Calibri" w:eastAsia="Times New Roman" w:hAnsi="Calibri" w:cs="Times New Roman"/>
                <w:sz w:val="18"/>
                <w:lang w:val="en-GB"/>
              </w:rPr>
              <w:t> </w:t>
            </w:r>
          </w:p>
        </w:tc>
        <w:tc>
          <w:tcPr>
            <w:tcW w:w="7103" w:type="dxa"/>
            <w:gridSpan w:val="4"/>
            <w:tcBorders>
              <w:top w:val="nil"/>
              <w:left w:val="single" w:sz="4" w:space="0" w:color="auto"/>
              <w:bottom w:val="single" w:sz="4" w:space="0" w:color="auto"/>
              <w:right w:val="single" w:sz="4" w:space="0" w:color="auto"/>
            </w:tcBorders>
            <w:shd w:val="clear" w:color="000000" w:fill="FFFFFF"/>
            <w:noWrap/>
            <w:vAlign w:val="bottom"/>
            <w:hideMark/>
          </w:tcPr>
          <w:p w14:paraId="5159F8A3" w14:textId="6ED99000" w:rsidR="00D42B4A" w:rsidRPr="00F94643" w:rsidRDefault="00D42B4A" w:rsidP="00D42B4A">
            <w:pPr>
              <w:rPr>
                <w:rFonts w:ascii="Calibri" w:eastAsia="Times New Roman" w:hAnsi="Calibri" w:cs="Times New Roman"/>
                <w:sz w:val="18"/>
                <w:szCs w:val="18"/>
                <w:lang w:val="en-GB"/>
              </w:rPr>
            </w:pPr>
            <w:r w:rsidRPr="00F94643">
              <w:rPr>
                <w:rFonts w:ascii="Calibri" w:eastAsia="Times New Roman" w:hAnsi="Calibri" w:cs="Times New Roman"/>
                <w:sz w:val="18"/>
                <w:szCs w:val="18"/>
                <w:lang w:val="en-GB"/>
              </w:rPr>
              <w:t>The order in Unknown x/y is &lt;</w:t>
            </w:r>
            <w:proofErr w:type="spellStart"/>
            <w:r w:rsidRPr="00F94643">
              <w:rPr>
                <w:rFonts w:ascii="Calibri" w:eastAsia="Times New Roman" w:hAnsi="Calibri" w:cs="Times New Roman"/>
                <w:sz w:val="18"/>
                <w:szCs w:val="18"/>
                <w:lang w:val="en-GB"/>
              </w:rPr>
              <w:t>best_sore</w:t>
            </w:r>
            <w:proofErr w:type="spellEnd"/>
            <w:r w:rsidRPr="00F94643">
              <w:rPr>
                <w:rFonts w:ascii="Calibri" w:eastAsia="Times New Roman" w:hAnsi="Calibri" w:cs="Times New Roman"/>
                <w:sz w:val="18"/>
                <w:szCs w:val="18"/>
                <w:lang w:val="en-GB"/>
              </w:rPr>
              <w:t>&gt;/&lt;</w:t>
            </w:r>
            <w:proofErr w:type="spellStart"/>
            <w:r w:rsidRPr="00F94643">
              <w:rPr>
                <w:rFonts w:ascii="Calibri" w:eastAsia="Times New Roman" w:hAnsi="Calibri" w:cs="Times New Roman"/>
                <w:sz w:val="18"/>
                <w:szCs w:val="18"/>
                <w:lang w:val="en-GB"/>
              </w:rPr>
              <w:t>lower_score</w:t>
            </w:r>
            <w:proofErr w:type="spellEnd"/>
            <w:r w:rsidRPr="00F94643">
              <w:rPr>
                <w:rFonts w:ascii="Calibri" w:eastAsia="Times New Roman" w:hAnsi="Calibri" w:cs="Times New Roman"/>
                <w:sz w:val="18"/>
                <w:szCs w:val="18"/>
                <w:lang w:val="en-GB"/>
              </w:rPr>
              <w:t>&gt;. No numbers? All scores are negative!</w:t>
            </w:r>
          </w:p>
        </w:tc>
      </w:tr>
    </w:tbl>
    <w:p w14:paraId="16721B4F" w14:textId="77777777" w:rsidR="00876A45" w:rsidRPr="00F94643" w:rsidRDefault="00876A45" w:rsidP="00E67269">
      <w:pPr>
        <w:rPr>
          <w:lang w:val="en-GB"/>
        </w:rPr>
        <w:sectPr w:rsidR="00876A45" w:rsidRPr="00F94643" w:rsidSect="00D42B4A">
          <w:pgSz w:w="16840" w:h="11900" w:orient="landscape"/>
          <w:pgMar w:top="993" w:right="1417" w:bottom="851" w:left="1417" w:header="708" w:footer="708" w:gutter="0"/>
          <w:cols w:space="708"/>
          <w:docGrid w:linePitch="360"/>
        </w:sectPr>
      </w:pPr>
    </w:p>
    <w:p w14:paraId="369E95FE" w14:textId="65D85760" w:rsidR="00844F1E" w:rsidRPr="00F94643" w:rsidRDefault="00844F1E" w:rsidP="00844F1E">
      <w:pPr>
        <w:pStyle w:val="Bijschrift"/>
        <w:keepNext/>
        <w:rPr>
          <w:lang w:val="en-GB"/>
        </w:rPr>
      </w:pPr>
      <w:r w:rsidRPr="00F94643">
        <w:rPr>
          <w:lang w:val="en-GB"/>
        </w:rPr>
        <w:lastRenderedPageBreak/>
        <w:t xml:space="preserve">Table </w:t>
      </w:r>
      <w:r w:rsidR="000A64B8" w:rsidRPr="00F94643">
        <w:rPr>
          <w:lang w:val="en-GB"/>
        </w:rPr>
        <w:fldChar w:fldCharType="begin"/>
      </w:r>
      <w:r w:rsidR="000A64B8" w:rsidRPr="00F94643">
        <w:rPr>
          <w:lang w:val="en-GB"/>
        </w:rPr>
        <w:instrText xml:space="preserve"> SEQ Table \* ARABIC </w:instrText>
      </w:r>
      <w:r w:rsidR="000A64B8" w:rsidRPr="00F94643">
        <w:rPr>
          <w:lang w:val="en-GB"/>
        </w:rPr>
        <w:fldChar w:fldCharType="separate"/>
      </w:r>
      <w:r w:rsidR="00020E87">
        <w:rPr>
          <w:noProof/>
          <w:lang w:val="en-GB"/>
        </w:rPr>
        <w:t>11</w:t>
      </w:r>
      <w:r w:rsidR="000A64B8" w:rsidRPr="00F94643">
        <w:rPr>
          <w:lang w:val="en-GB"/>
        </w:rPr>
        <w:fldChar w:fldCharType="end"/>
      </w:r>
      <w:r w:rsidRPr="00F94643">
        <w:rPr>
          <w:lang w:val="en-GB"/>
        </w:rPr>
        <w:t xml:space="preserve"> Results of second test of </w:t>
      </w:r>
      <w:proofErr w:type="spellStart"/>
      <w:r w:rsidR="001232BD" w:rsidRPr="008A650E">
        <w:rPr>
          <w:rFonts w:ascii="Calibri" w:eastAsia="Times New Roman" w:hAnsi="Calibri" w:cs="Times New Roman"/>
          <w:bCs w:val="0"/>
          <w:i/>
          <w:lang w:val="en-GB"/>
        </w:rPr>
        <w:t>Paphiopedilum</w:t>
      </w:r>
      <w:proofErr w:type="spellEnd"/>
      <w:r w:rsidR="001232BD" w:rsidRPr="00F94643">
        <w:rPr>
          <w:rFonts w:ascii="Calibri" w:eastAsia="Times New Roman" w:hAnsi="Calibri" w:cs="Times New Roman"/>
          <w:b w:val="0"/>
          <w:bCs w:val="0"/>
          <w:lang w:val="en-GB"/>
        </w:rPr>
        <w:t xml:space="preserve"> </w:t>
      </w:r>
      <w:r w:rsidRPr="00F94643">
        <w:rPr>
          <w:lang w:val="en-GB"/>
        </w:rPr>
        <w:t xml:space="preserve">section </w:t>
      </w:r>
      <w:proofErr w:type="spellStart"/>
      <w:r w:rsidRPr="00F94643">
        <w:rPr>
          <w:i/>
          <w:lang w:val="en-GB"/>
        </w:rPr>
        <w:t>Coryopedilum</w:t>
      </w:r>
      <w:proofErr w:type="spellEnd"/>
      <w:r w:rsidRPr="00F94643">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999"/>
        <w:gridCol w:w="1470"/>
        <w:gridCol w:w="2722"/>
        <w:gridCol w:w="2722"/>
        <w:gridCol w:w="1479"/>
        <w:gridCol w:w="1080"/>
        <w:gridCol w:w="1575"/>
      </w:tblGrid>
      <w:tr w:rsidR="00D01C7D" w:rsidRPr="00F94643" w14:paraId="4E1B4AAD" w14:textId="77777777" w:rsidTr="00844F1E">
        <w:trPr>
          <w:trHeight w:val="500"/>
        </w:trPr>
        <w:tc>
          <w:tcPr>
            <w:tcW w:w="0" w:type="auto"/>
            <w:tcBorders>
              <w:top w:val="nil"/>
              <w:left w:val="nil"/>
              <w:bottom w:val="nil"/>
              <w:right w:val="nil"/>
            </w:tcBorders>
            <w:shd w:val="clear" w:color="auto" w:fill="auto"/>
            <w:noWrap/>
            <w:vAlign w:val="bottom"/>
            <w:hideMark/>
          </w:tcPr>
          <w:p w14:paraId="4DFCCF7D" w14:textId="77777777" w:rsidR="00D01C7D" w:rsidRPr="00F94643" w:rsidRDefault="00D01C7D" w:rsidP="00D01C7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76B0C327" w14:textId="77777777" w:rsidR="00D01C7D" w:rsidRPr="00F94643" w:rsidRDefault="00D01C7D" w:rsidP="00D01C7D">
            <w:pPr>
              <w:rPr>
                <w:rFonts w:ascii="Calibri" w:eastAsia="Times New Roman" w:hAnsi="Calibri" w:cs="Times New Roman"/>
                <w:b/>
                <w:bCs/>
                <w:lang w:val="en-GB"/>
              </w:rPr>
            </w:pPr>
            <w:r w:rsidRPr="00F94643">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763B99B7" w14:textId="77777777" w:rsidR="00D01C7D" w:rsidRPr="00F94643" w:rsidRDefault="00D01C7D" w:rsidP="00D01C7D">
            <w:pPr>
              <w:rPr>
                <w:rFonts w:ascii="Calibri" w:eastAsia="Times New Roman" w:hAnsi="Calibri" w:cs="Times New Roman"/>
                <w:b/>
                <w:bCs/>
                <w:lang w:val="en-GB"/>
              </w:rPr>
            </w:pPr>
            <w:r w:rsidRPr="00F94643">
              <w:rPr>
                <w:rFonts w:ascii="Calibri" w:eastAsia="Times New Roman" w:hAnsi="Calibri" w:cs="Times New Roman"/>
                <w:b/>
                <w:bCs/>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hideMark/>
          </w:tcPr>
          <w:p w14:paraId="6784E6B5" w14:textId="195F2ED8" w:rsidR="00D01C7D" w:rsidRPr="00F94643" w:rsidRDefault="0083173E" w:rsidP="00D01C7D">
            <w:pPr>
              <w:jc w:val="center"/>
              <w:rPr>
                <w:rFonts w:ascii="Calibri" w:eastAsia="Times New Roman" w:hAnsi="Calibri" w:cs="Times New Roman"/>
                <w:b/>
                <w:bCs/>
                <w:sz w:val="32"/>
                <w:szCs w:val="40"/>
                <w:lang w:val="en-GB"/>
              </w:rPr>
            </w:pPr>
            <w:proofErr w:type="spellStart"/>
            <w:r w:rsidRPr="00F94643">
              <w:rPr>
                <w:rFonts w:ascii="Calibri" w:eastAsia="Times New Roman" w:hAnsi="Calibri" w:cs="Times New Roman"/>
                <w:b/>
                <w:bCs/>
                <w:i/>
                <w:sz w:val="32"/>
                <w:szCs w:val="20"/>
                <w:lang w:val="en-GB"/>
              </w:rPr>
              <w:t>Paphiopedilum</w:t>
            </w:r>
            <w:proofErr w:type="spellEnd"/>
            <w:r w:rsidRPr="00F94643">
              <w:rPr>
                <w:rFonts w:ascii="Calibri" w:eastAsia="Times New Roman" w:hAnsi="Calibri" w:cs="Times New Roman"/>
                <w:b/>
                <w:bCs/>
                <w:sz w:val="32"/>
                <w:szCs w:val="20"/>
                <w:lang w:val="en-GB"/>
              </w:rPr>
              <w:t xml:space="preserve"> sect. </w:t>
            </w:r>
            <w:proofErr w:type="spellStart"/>
            <w:r w:rsidR="00D01C7D" w:rsidRPr="00F94643">
              <w:rPr>
                <w:rFonts w:ascii="Calibri" w:eastAsia="Times New Roman" w:hAnsi="Calibri" w:cs="Times New Roman"/>
                <w:b/>
                <w:bCs/>
                <w:i/>
                <w:sz w:val="32"/>
                <w:szCs w:val="40"/>
                <w:lang w:val="en-GB"/>
              </w:rPr>
              <w:t>Coryopedilum</w:t>
            </w:r>
            <w:proofErr w:type="spellEnd"/>
            <w:r w:rsidR="00844F1E" w:rsidRPr="00F94643">
              <w:rPr>
                <w:rFonts w:ascii="Calibri" w:eastAsia="Times New Roman" w:hAnsi="Calibri" w:cs="Times New Roman"/>
                <w:b/>
                <w:bCs/>
                <w:sz w:val="32"/>
                <w:szCs w:val="40"/>
                <w:lang w:val="en-GB"/>
              </w:rPr>
              <w:t xml:space="preserve"> run2</w:t>
            </w:r>
          </w:p>
        </w:tc>
        <w:tc>
          <w:tcPr>
            <w:tcW w:w="0" w:type="auto"/>
            <w:tcBorders>
              <w:top w:val="nil"/>
              <w:left w:val="nil"/>
              <w:bottom w:val="nil"/>
              <w:right w:val="nil"/>
            </w:tcBorders>
            <w:shd w:val="clear" w:color="auto" w:fill="auto"/>
            <w:noWrap/>
            <w:vAlign w:val="bottom"/>
            <w:hideMark/>
          </w:tcPr>
          <w:p w14:paraId="709396E0" w14:textId="77777777" w:rsidR="00D01C7D" w:rsidRPr="00F94643" w:rsidRDefault="00D01C7D" w:rsidP="00D01C7D">
            <w:pPr>
              <w:rPr>
                <w:rFonts w:ascii="Calibri" w:eastAsia="Times New Roman" w:hAnsi="Calibri" w:cs="Times New Roman"/>
                <w:b/>
                <w:bCs/>
                <w:lang w:val="en-GB"/>
              </w:rPr>
            </w:pPr>
          </w:p>
        </w:tc>
        <w:tc>
          <w:tcPr>
            <w:tcW w:w="0" w:type="auto"/>
            <w:tcBorders>
              <w:top w:val="nil"/>
              <w:left w:val="single" w:sz="4" w:space="0" w:color="auto"/>
              <w:bottom w:val="nil"/>
              <w:right w:val="nil"/>
            </w:tcBorders>
            <w:shd w:val="clear" w:color="auto" w:fill="auto"/>
            <w:noWrap/>
            <w:vAlign w:val="bottom"/>
            <w:hideMark/>
          </w:tcPr>
          <w:p w14:paraId="69100982" w14:textId="77777777" w:rsidR="00D01C7D" w:rsidRPr="00F94643" w:rsidRDefault="00D01C7D" w:rsidP="00D01C7D">
            <w:pPr>
              <w:rPr>
                <w:rFonts w:ascii="Calibri" w:eastAsia="Times New Roman" w:hAnsi="Calibri" w:cs="Times New Roman"/>
                <w:b/>
                <w:bCs/>
                <w:lang w:val="en-GB"/>
              </w:rPr>
            </w:pPr>
            <w:r w:rsidRPr="00F94643">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27499D11" w14:textId="77777777" w:rsidR="00D01C7D" w:rsidRPr="00F94643" w:rsidRDefault="00D01C7D" w:rsidP="00D01C7D">
            <w:pPr>
              <w:rPr>
                <w:rFonts w:ascii="Calibri" w:eastAsia="Times New Roman" w:hAnsi="Calibri" w:cs="Times New Roman"/>
                <w:b/>
                <w:bCs/>
                <w:lang w:val="en-GB"/>
              </w:rPr>
            </w:pPr>
            <w:r w:rsidRPr="00F94643">
              <w:rPr>
                <w:rFonts w:ascii="Calibri" w:eastAsia="Times New Roman" w:hAnsi="Calibri" w:cs="Times New Roman"/>
                <w:b/>
                <w:bCs/>
                <w:lang w:val="en-GB"/>
              </w:rPr>
              <w:t> </w:t>
            </w:r>
          </w:p>
        </w:tc>
      </w:tr>
      <w:tr w:rsidR="00D01C7D" w:rsidRPr="00F94643" w14:paraId="182F870F" w14:textId="77777777" w:rsidTr="00844F1E">
        <w:trPr>
          <w:trHeight w:val="300"/>
        </w:trPr>
        <w:tc>
          <w:tcPr>
            <w:tcW w:w="0" w:type="auto"/>
            <w:tcBorders>
              <w:top w:val="nil"/>
              <w:left w:val="nil"/>
              <w:bottom w:val="nil"/>
              <w:right w:val="nil"/>
            </w:tcBorders>
            <w:shd w:val="clear" w:color="auto" w:fill="auto"/>
            <w:noWrap/>
            <w:vAlign w:val="bottom"/>
            <w:hideMark/>
          </w:tcPr>
          <w:p w14:paraId="080C9CDA" w14:textId="77777777" w:rsidR="00D01C7D" w:rsidRPr="00F94643" w:rsidRDefault="00D01C7D" w:rsidP="00D01C7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66EA0E0A" w14:textId="77777777" w:rsidR="00D01C7D" w:rsidRPr="00F94643" w:rsidRDefault="00D01C7D" w:rsidP="00D01C7D">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3C299456" w14:textId="77777777" w:rsidR="00D01C7D" w:rsidRPr="00F94643" w:rsidRDefault="00D01C7D" w:rsidP="00D01C7D">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22C8701" w14:textId="77777777" w:rsidR="00D01C7D" w:rsidRPr="00F94643" w:rsidRDefault="00D01C7D" w:rsidP="00D01C7D">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143EA16" w14:textId="77777777" w:rsidR="00D01C7D" w:rsidRPr="00F94643" w:rsidRDefault="00D01C7D" w:rsidP="00D01C7D">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57814B9" w14:textId="77777777" w:rsidR="00D01C7D" w:rsidRPr="00F94643" w:rsidRDefault="00D01C7D" w:rsidP="00D01C7D">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ABFE908" w14:textId="77777777" w:rsidR="00D01C7D" w:rsidRPr="00F94643" w:rsidRDefault="00D01C7D" w:rsidP="00D01C7D">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1F5B99FF" w14:textId="77777777" w:rsidR="00D01C7D" w:rsidRPr="00F94643" w:rsidRDefault="00D01C7D" w:rsidP="00D01C7D">
            <w:pPr>
              <w:rPr>
                <w:rFonts w:ascii="Calibri" w:eastAsia="Times New Roman" w:hAnsi="Calibri" w:cs="Times New Roman"/>
                <w:lang w:val="en-GB"/>
              </w:rPr>
            </w:pPr>
            <w:r w:rsidRPr="00F94643">
              <w:rPr>
                <w:rFonts w:ascii="Calibri" w:eastAsia="Times New Roman" w:hAnsi="Calibri" w:cs="Times New Roman"/>
                <w:lang w:val="en-GB"/>
              </w:rPr>
              <w:t> </w:t>
            </w:r>
          </w:p>
        </w:tc>
      </w:tr>
      <w:tr w:rsidR="00D01C7D" w:rsidRPr="00F94643" w14:paraId="0E454B4B" w14:textId="77777777" w:rsidTr="00844F1E">
        <w:trPr>
          <w:trHeight w:val="300"/>
        </w:trPr>
        <w:tc>
          <w:tcPr>
            <w:tcW w:w="0" w:type="auto"/>
            <w:tcBorders>
              <w:top w:val="nil"/>
              <w:left w:val="nil"/>
              <w:bottom w:val="single" w:sz="4" w:space="0" w:color="auto"/>
              <w:right w:val="nil"/>
            </w:tcBorders>
            <w:shd w:val="clear" w:color="auto" w:fill="auto"/>
            <w:noWrap/>
            <w:vAlign w:val="bottom"/>
            <w:hideMark/>
          </w:tcPr>
          <w:p w14:paraId="725CFF7F" w14:textId="77777777" w:rsidR="00D01C7D" w:rsidRPr="00F94643" w:rsidRDefault="00D01C7D" w:rsidP="00D01C7D">
            <w:pPr>
              <w:rPr>
                <w:rFonts w:ascii="Calibri" w:eastAsia="Times New Roman" w:hAnsi="Calibri" w:cs="Times New Roman"/>
                <w:b/>
                <w:bCs/>
                <w:lang w:val="en-GB"/>
              </w:rPr>
            </w:pPr>
            <w:r w:rsidRPr="00F94643">
              <w:rPr>
                <w:rFonts w:ascii="Calibri" w:eastAsia="Times New Roman" w:hAnsi="Calibri" w:cs="Times New Roman"/>
                <w:b/>
                <w:bCs/>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4C29C0D" w14:textId="77777777" w:rsidR="00D01C7D" w:rsidRPr="00F94643" w:rsidRDefault="00D01C7D" w:rsidP="00D01C7D">
            <w:pPr>
              <w:jc w:val="right"/>
              <w:rPr>
                <w:rFonts w:ascii="Calibri" w:eastAsia="Times New Roman" w:hAnsi="Calibri" w:cs="Times New Roman"/>
                <w:b/>
                <w:bCs/>
                <w:lang w:val="en-GB"/>
              </w:rPr>
            </w:pPr>
            <w:r w:rsidRPr="00F94643">
              <w:rPr>
                <w:rFonts w:ascii="Calibri" w:eastAsia="Times New Roman" w:hAnsi="Calibri" w:cs="Times New Roman"/>
                <w:b/>
                <w:bCs/>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68E994BC" w14:textId="77777777" w:rsidR="00D01C7D" w:rsidRPr="00F94643" w:rsidRDefault="00D01C7D" w:rsidP="00D01C7D">
            <w:pPr>
              <w:jc w:val="right"/>
              <w:rPr>
                <w:rFonts w:ascii="Calibri" w:eastAsia="Times New Roman" w:hAnsi="Calibri" w:cs="Times New Roman"/>
                <w:b/>
                <w:bCs/>
                <w:lang w:val="en-GB"/>
              </w:rPr>
            </w:pPr>
            <w:r w:rsidRPr="00F94643">
              <w:rPr>
                <w:rFonts w:ascii="Calibri" w:eastAsia="Times New Roman" w:hAnsi="Calibri" w:cs="Times New Roman"/>
                <w:b/>
                <w:bCs/>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63FBCD6E" w14:textId="77777777" w:rsidR="00D01C7D" w:rsidRPr="00F94643" w:rsidRDefault="00D01C7D" w:rsidP="00D01C7D">
            <w:pPr>
              <w:jc w:val="right"/>
              <w:rPr>
                <w:rFonts w:ascii="Calibri" w:eastAsia="Times New Roman" w:hAnsi="Calibri" w:cs="Times New Roman"/>
                <w:b/>
                <w:bCs/>
                <w:lang w:val="en-GB"/>
              </w:rPr>
            </w:pPr>
            <w:r w:rsidRPr="00F94643">
              <w:rPr>
                <w:rFonts w:ascii="Calibri" w:eastAsia="Times New Roman" w:hAnsi="Calibri" w:cs="Times New Roman"/>
                <w:b/>
                <w:bCs/>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4E04ECB2" w14:textId="77777777" w:rsidR="00D01C7D" w:rsidRPr="00F94643" w:rsidRDefault="00D01C7D" w:rsidP="00D01C7D">
            <w:pPr>
              <w:jc w:val="right"/>
              <w:rPr>
                <w:rFonts w:ascii="Calibri" w:eastAsia="Times New Roman" w:hAnsi="Calibri" w:cs="Times New Roman"/>
                <w:b/>
                <w:bCs/>
                <w:lang w:val="en-GB"/>
              </w:rPr>
            </w:pPr>
            <w:r w:rsidRPr="00F94643">
              <w:rPr>
                <w:rFonts w:ascii="Calibri" w:eastAsia="Times New Roman" w:hAnsi="Calibri" w:cs="Times New Roman"/>
                <w:b/>
                <w:bCs/>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2DF94C8B" w14:textId="77777777" w:rsidR="00D01C7D" w:rsidRPr="00F94643" w:rsidRDefault="00D01C7D" w:rsidP="00D01C7D">
            <w:pPr>
              <w:jc w:val="right"/>
              <w:rPr>
                <w:rFonts w:ascii="Calibri" w:eastAsia="Times New Roman" w:hAnsi="Calibri" w:cs="Times New Roman"/>
                <w:b/>
                <w:bCs/>
                <w:lang w:val="en-GB"/>
              </w:rPr>
            </w:pPr>
            <w:r w:rsidRPr="00F94643">
              <w:rPr>
                <w:rFonts w:ascii="Calibri" w:eastAsia="Times New Roman" w:hAnsi="Calibri" w:cs="Times New Roman"/>
                <w:b/>
                <w:bCs/>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4FFA4F34" w14:textId="77777777" w:rsidR="00D01C7D" w:rsidRPr="00F94643" w:rsidRDefault="00D01C7D" w:rsidP="00D01C7D">
            <w:pPr>
              <w:jc w:val="right"/>
              <w:rPr>
                <w:rFonts w:ascii="Calibri" w:eastAsia="Times New Roman" w:hAnsi="Calibri" w:cs="Times New Roman"/>
                <w:b/>
                <w:bCs/>
                <w:lang w:val="en-GB"/>
              </w:rPr>
            </w:pPr>
            <w:r w:rsidRPr="00F94643">
              <w:rPr>
                <w:rFonts w:ascii="Calibri" w:eastAsia="Times New Roman" w:hAnsi="Calibri" w:cs="Times New Roman"/>
                <w:b/>
                <w:bCs/>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0BD6E82" w14:textId="77777777" w:rsidR="00D01C7D" w:rsidRPr="00F94643" w:rsidRDefault="00D01C7D" w:rsidP="00D01C7D">
            <w:pPr>
              <w:jc w:val="right"/>
              <w:rPr>
                <w:rFonts w:ascii="Calibri" w:eastAsia="Times New Roman" w:hAnsi="Calibri" w:cs="Times New Roman"/>
                <w:b/>
                <w:bCs/>
                <w:lang w:val="en-GB"/>
              </w:rPr>
            </w:pPr>
            <w:r w:rsidRPr="00F94643">
              <w:rPr>
                <w:rFonts w:ascii="Calibri" w:eastAsia="Times New Roman" w:hAnsi="Calibri" w:cs="Times New Roman"/>
                <w:b/>
                <w:bCs/>
                <w:lang w:val="en-GB"/>
              </w:rPr>
              <w:t>57</w:t>
            </w:r>
          </w:p>
        </w:tc>
      </w:tr>
      <w:tr w:rsidR="00D01C7D" w:rsidRPr="00F94643" w14:paraId="12D62825" w14:textId="77777777" w:rsidTr="00844F1E">
        <w:trPr>
          <w:trHeight w:val="300"/>
        </w:trPr>
        <w:tc>
          <w:tcPr>
            <w:tcW w:w="0" w:type="auto"/>
            <w:tcBorders>
              <w:top w:val="nil"/>
              <w:left w:val="single" w:sz="4" w:space="0" w:color="auto"/>
              <w:bottom w:val="nil"/>
              <w:right w:val="nil"/>
            </w:tcBorders>
            <w:shd w:val="clear" w:color="auto" w:fill="auto"/>
            <w:noWrap/>
            <w:vAlign w:val="bottom"/>
            <w:hideMark/>
          </w:tcPr>
          <w:p w14:paraId="13663C76" w14:textId="77777777" w:rsidR="00D01C7D" w:rsidRPr="00F94643" w:rsidRDefault="00D01C7D" w:rsidP="00D01C7D">
            <w:pPr>
              <w:rPr>
                <w:rFonts w:ascii="Calibri" w:eastAsia="Times New Roman" w:hAnsi="Calibri" w:cs="Times New Roman"/>
                <w:b/>
                <w:bCs/>
                <w:lang w:val="en-GB"/>
              </w:rPr>
            </w:pPr>
            <w:r w:rsidRPr="00F94643">
              <w:rPr>
                <w:rFonts w:ascii="Calibri" w:eastAsia="Times New Roman" w:hAnsi="Calibri" w:cs="Times New Roman"/>
                <w:b/>
                <w:bCs/>
                <w:lang w:val="en-GB"/>
              </w:rPr>
              <w:t>Desired Error</w:t>
            </w:r>
          </w:p>
        </w:tc>
        <w:tc>
          <w:tcPr>
            <w:tcW w:w="0" w:type="auto"/>
            <w:tcBorders>
              <w:top w:val="nil"/>
              <w:left w:val="single" w:sz="4" w:space="0" w:color="auto"/>
              <w:bottom w:val="nil"/>
              <w:right w:val="nil"/>
            </w:tcBorders>
            <w:shd w:val="clear" w:color="auto" w:fill="auto"/>
            <w:noWrap/>
            <w:vAlign w:val="bottom"/>
            <w:hideMark/>
          </w:tcPr>
          <w:p w14:paraId="542A47E4" w14:textId="77777777" w:rsidR="00D01C7D" w:rsidRPr="00F94643" w:rsidRDefault="00D01C7D" w:rsidP="00D01C7D">
            <w:pPr>
              <w:jc w:val="right"/>
              <w:rPr>
                <w:rFonts w:ascii="Calibri" w:eastAsia="Times New Roman" w:hAnsi="Calibri" w:cs="Times New Roman"/>
                <w:lang w:val="en-GB"/>
              </w:rPr>
            </w:pPr>
            <w:r w:rsidRPr="00F94643">
              <w:rPr>
                <w:rFonts w:ascii="Calibri" w:eastAsia="Times New Roman" w:hAnsi="Calibri" w:cs="Times New Roman"/>
                <w:lang w:val="en-GB"/>
              </w:rPr>
              <w:t>1,00E-04</w:t>
            </w:r>
          </w:p>
        </w:tc>
        <w:tc>
          <w:tcPr>
            <w:tcW w:w="0" w:type="auto"/>
            <w:tcBorders>
              <w:top w:val="nil"/>
              <w:left w:val="single" w:sz="4" w:space="0" w:color="auto"/>
              <w:bottom w:val="nil"/>
              <w:right w:val="nil"/>
            </w:tcBorders>
            <w:shd w:val="clear" w:color="auto" w:fill="auto"/>
            <w:noWrap/>
            <w:vAlign w:val="bottom"/>
            <w:hideMark/>
          </w:tcPr>
          <w:p w14:paraId="7514EB8A" w14:textId="77777777" w:rsidR="00D01C7D" w:rsidRPr="00F94643" w:rsidRDefault="00D01C7D" w:rsidP="00D01C7D">
            <w:pPr>
              <w:jc w:val="right"/>
              <w:rPr>
                <w:rFonts w:ascii="Calibri" w:eastAsia="Times New Roman" w:hAnsi="Calibri" w:cs="Times New Roman"/>
                <w:lang w:val="en-GB"/>
              </w:rPr>
            </w:pPr>
            <w:r w:rsidRPr="00F94643">
              <w:rPr>
                <w:rFonts w:ascii="Calibri" w:eastAsia="Times New Roman" w:hAnsi="Calibri" w:cs="Times New Roman"/>
                <w:lang w:val="en-GB"/>
              </w:rPr>
              <w:t>1,00E-05</w:t>
            </w:r>
          </w:p>
        </w:tc>
        <w:tc>
          <w:tcPr>
            <w:tcW w:w="0" w:type="auto"/>
            <w:tcBorders>
              <w:top w:val="nil"/>
              <w:left w:val="single" w:sz="4" w:space="0" w:color="auto"/>
              <w:bottom w:val="nil"/>
              <w:right w:val="nil"/>
            </w:tcBorders>
            <w:shd w:val="clear" w:color="auto" w:fill="auto"/>
            <w:noWrap/>
            <w:vAlign w:val="bottom"/>
            <w:hideMark/>
          </w:tcPr>
          <w:p w14:paraId="3E9CF4AF" w14:textId="77777777" w:rsidR="00D01C7D" w:rsidRPr="00F94643" w:rsidRDefault="00D01C7D" w:rsidP="00D01C7D">
            <w:pPr>
              <w:jc w:val="right"/>
              <w:rPr>
                <w:rFonts w:ascii="Calibri" w:eastAsia="Times New Roman" w:hAnsi="Calibri" w:cs="Times New Roman"/>
                <w:lang w:val="en-GB"/>
              </w:rPr>
            </w:pPr>
            <w:r w:rsidRPr="00F94643">
              <w:rPr>
                <w:rFonts w:ascii="Calibri" w:eastAsia="Times New Roman" w:hAnsi="Calibri" w:cs="Times New Roman"/>
                <w:lang w:val="en-GB"/>
              </w:rPr>
              <w:t>1,00E-06</w:t>
            </w:r>
          </w:p>
        </w:tc>
        <w:tc>
          <w:tcPr>
            <w:tcW w:w="0" w:type="auto"/>
            <w:tcBorders>
              <w:top w:val="nil"/>
              <w:left w:val="single" w:sz="4" w:space="0" w:color="auto"/>
              <w:bottom w:val="nil"/>
              <w:right w:val="nil"/>
            </w:tcBorders>
            <w:shd w:val="clear" w:color="auto" w:fill="auto"/>
            <w:noWrap/>
            <w:vAlign w:val="bottom"/>
            <w:hideMark/>
          </w:tcPr>
          <w:p w14:paraId="2663B89D" w14:textId="77777777" w:rsidR="00D01C7D" w:rsidRPr="00F94643" w:rsidRDefault="00D01C7D" w:rsidP="00D01C7D">
            <w:pPr>
              <w:jc w:val="right"/>
              <w:rPr>
                <w:rFonts w:ascii="Calibri" w:eastAsia="Times New Roman" w:hAnsi="Calibri" w:cs="Times New Roman"/>
                <w:lang w:val="en-GB"/>
              </w:rPr>
            </w:pPr>
            <w:r w:rsidRPr="00F94643">
              <w:rPr>
                <w:rFonts w:ascii="Calibri" w:eastAsia="Times New Roman" w:hAnsi="Calibri" w:cs="Times New Roman"/>
                <w:lang w:val="en-GB"/>
              </w:rPr>
              <w:t>1,00E-07</w:t>
            </w:r>
          </w:p>
        </w:tc>
        <w:tc>
          <w:tcPr>
            <w:tcW w:w="0" w:type="auto"/>
            <w:tcBorders>
              <w:top w:val="nil"/>
              <w:left w:val="single" w:sz="4" w:space="0" w:color="auto"/>
              <w:bottom w:val="nil"/>
              <w:right w:val="nil"/>
            </w:tcBorders>
            <w:shd w:val="clear" w:color="auto" w:fill="auto"/>
            <w:noWrap/>
            <w:vAlign w:val="bottom"/>
            <w:hideMark/>
          </w:tcPr>
          <w:p w14:paraId="5AAE2D1C" w14:textId="77777777" w:rsidR="00D01C7D" w:rsidRPr="00F94643" w:rsidRDefault="00D01C7D" w:rsidP="00D01C7D">
            <w:pPr>
              <w:jc w:val="right"/>
              <w:rPr>
                <w:rFonts w:ascii="Calibri" w:eastAsia="Times New Roman" w:hAnsi="Calibri" w:cs="Times New Roman"/>
                <w:lang w:val="en-GB"/>
              </w:rPr>
            </w:pPr>
            <w:r w:rsidRPr="00F94643">
              <w:rPr>
                <w:rFonts w:ascii="Calibri" w:eastAsia="Times New Roman" w:hAnsi="Calibri" w:cs="Times New Roman"/>
                <w:lang w:val="en-GB"/>
              </w:rPr>
              <w:t>1,00E-08</w:t>
            </w:r>
          </w:p>
        </w:tc>
        <w:tc>
          <w:tcPr>
            <w:tcW w:w="0" w:type="auto"/>
            <w:tcBorders>
              <w:top w:val="nil"/>
              <w:left w:val="single" w:sz="4" w:space="0" w:color="auto"/>
              <w:bottom w:val="nil"/>
              <w:right w:val="nil"/>
            </w:tcBorders>
            <w:shd w:val="clear" w:color="auto" w:fill="auto"/>
            <w:noWrap/>
            <w:vAlign w:val="bottom"/>
            <w:hideMark/>
          </w:tcPr>
          <w:p w14:paraId="67056F59" w14:textId="77777777" w:rsidR="00D01C7D" w:rsidRPr="00F94643" w:rsidRDefault="00D01C7D" w:rsidP="00D01C7D">
            <w:pPr>
              <w:jc w:val="right"/>
              <w:rPr>
                <w:rFonts w:ascii="Calibri" w:eastAsia="Times New Roman" w:hAnsi="Calibri" w:cs="Times New Roman"/>
                <w:lang w:val="en-GB"/>
              </w:rPr>
            </w:pPr>
            <w:r w:rsidRPr="00F94643">
              <w:rPr>
                <w:rFonts w:ascii="Calibri" w:eastAsia="Times New Roman" w:hAnsi="Calibri" w:cs="Times New Roman"/>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568DA3EA" w14:textId="77777777" w:rsidR="00D01C7D" w:rsidRPr="00F94643" w:rsidRDefault="00D01C7D" w:rsidP="00D01C7D">
            <w:pPr>
              <w:jc w:val="right"/>
              <w:rPr>
                <w:rFonts w:ascii="Calibri" w:eastAsia="Times New Roman" w:hAnsi="Calibri" w:cs="Times New Roman"/>
                <w:lang w:val="en-GB"/>
              </w:rPr>
            </w:pPr>
            <w:r w:rsidRPr="00F94643">
              <w:rPr>
                <w:rFonts w:ascii="Calibri" w:eastAsia="Times New Roman" w:hAnsi="Calibri" w:cs="Times New Roman"/>
                <w:lang w:val="en-GB"/>
              </w:rPr>
              <w:t>1,00E-10</w:t>
            </w:r>
          </w:p>
        </w:tc>
      </w:tr>
      <w:tr w:rsidR="00D01C7D" w:rsidRPr="00F94643" w14:paraId="70F7CB91" w14:textId="77777777" w:rsidTr="00844F1E">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CCEC8A4" w14:textId="77777777" w:rsidR="00D01C7D" w:rsidRPr="00F94643" w:rsidRDefault="00D01C7D" w:rsidP="00D01C7D">
            <w:pPr>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3F41411" w14:textId="77777777" w:rsidR="00D01C7D" w:rsidRPr="00F94643" w:rsidRDefault="00D01C7D" w:rsidP="00D01C7D">
            <w:pPr>
              <w:jc w:val="right"/>
              <w:rPr>
                <w:rFonts w:ascii="Calibri" w:eastAsia="Times New Roman" w:hAnsi="Calibri" w:cs="Times New Roman"/>
                <w:lang w:val="en-GB"/>
              </w:rPr>
            </w:pPr>
            <w:r w:rsidRPr="00F94643">
              <w:rPr>
                <w:rFonts w:ascii="Calibri" w:eastAsia="Times New Roman" w:hAnsi="Calibri" w:cs="Times New Roman"/>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25B2BDDF" w14:textId="77777777" w:rsidR="00D01C7D" w:rsidRPr="00F94643" w:rsidRDefault="00D01C7D" w:rsidP="00D01C7D">
            <w:pPr>
              <w:jc w:val="right"/>
              <w:rPr>
                <w:rFonts w:ascii="Calibri" w:eastAsia="Times New Roman" w:hAnsi="Calibri" w:cs="Times New Roman"/>
                <w:lang w:val="en-GB"/>
              </w:rPr>
            </w:pPr>
            <w:r w:rsidRPr="00F94643">
              <w:rPr>
                <w:rFonts w:ascii="Calibri" w:eastAsia="Times New Roman" w:hAnsi="Calibri" w:cs="Times New Roman"/>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552AEADA" w14:textId="77777777" w:rsidR="00D01C7D" w:rsidRPr="00F94643" w:rsidRDefault="00D01C7D" w:rsidP="00D01C7D">
            <w:pPr>
              <w:jc w:val="right"/>
              <w:rPr>
                <w:rFonts w:ascii="Calibri" w:eastAsia="Times New Roman" w:hAnsi="Calibri" w:cs="Times New Roman"/>
                <w:lang w:val="en-GB"/>
              </w:rPr>
            </w:pPr>
            <w:r w:rsidRPr="00F94643">
              <w:rPr>
                <w:rFonts w:ascii="Calibri" w:eastAsia="Times New Roman" w:hAnsi="Calibri" w:cs="Times New Roman"/>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6A809B0A" w14:textId="77777777" w:rsidR="00D01C7D" w:rsidRPr="00F94643" w:rsidRDefault="00D01C7D" w:rsidP="00D01C7D">
            <w:pPr>
              <w:jc w:val="right"/>
              <w:rPr>
                <w:rFonts w:ascii="Calibri" w:eastAsia="Times New Roman" w:hAnsi="Calibri" w:cs="Times New Roman"/>
                <w:lang w:val="en-GB"/>
              </w:rPr>
            </w:pPr>
            <w:r w:rsidRPr="00F94643">
              <w:rPr>
                <w:rFonts w:ascii="Calibri" w:eastAsia="Times New Roman" w:hAnsi="Calibri" w:cs="Times New Roman"/>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62C8B369" w14:textId="77777777" w:rsidR="00D01C7D" w:rsidRPr="00F94643" w:rsidRDefault="00D01C7D" w:rsidP="00D01C7D">
            <w:pPr>
              <w:jc w:val="right"/>
              <w:rPr>
                <w:rFonts w:ascii="Calibri" w:eastAsia="Times New Roman" w:hAnsi="Calibri" w:cs="Times New Roman"/>
                <w:lang w:val="en-GB"/>
              </w:rPr>
            </w:pPr>
            <w:r w:rsidRPr="00F94643">
              <w:rPr>
                <w:rFonts w:ascii="Calibri" w:eastAsia="Times New Roman" w:hAnsi="Calibri" w:cs="Times New Roman"/>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4897A8BF" w14:textId="77777777" w:rsidR="00D01C7D" w:rsidRPr="00F94643" w:rsidRDefault="00D01C7D" w:rsidP="00D01C7D">
            <w:pPr>
              <w:jc w:val="right"/>
              <w:rPr>
                <w:rFonts w:ascii="Calibri" w:eastAsia="Times New Roman" w:hAnsi="Calibri" w:cs="Times New Roman"/>
                <w:lang w:val="en-GB"/>
              </w:rPr>
            </w:pPr>
            <w:r w:rsidRPr="00F94643">
              <w:rPr>
                <w:rFonts w:ascii="Calibri" w:eastAsia="Times New Roman" w:hAnsi="Calibri" w:cs="Times New Roman"/>
                <w:lang w:val="en-GB"/>
              </w:rPr>
              <w:t>3</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D318CE9" w14:textId="77777777" w:rsidR="00D01C7D" w:rsidRPr="00F94643" w:rsidRDefault="00D01C7D" w:rsidP="00D01C7D">
            <w:pPr>
              <w:jc w:val="right"/>
              <w:rPr>
                <w:rFonts w:ascii="Calibri" w:eastAsia="Times New Roman" w:hAnsi="Calibri" w:cs="Times New Roman"/>
                <w:lang w:val="en-GB"/>
              </w:rPr>
            </w:pPr>
            <w:r w:rsidRPr="00F94643">
              <w:rPr>
                <w:rFonts w:ascii="Calibri" w:eastAsia="Times New Roman" w:hAnsi="Calibri" w:cs="Times New Roman"/>
                <w:lang w:val="en-GB"/>
              </w:rPr>
              <w:t>2</w:t>
            </w:r>
          </w:p>
        </w:tc>
      </w:tr>
      <w:tr w:rsidR="00D01C7D" w:rsidRPr="00F94643" w14:paraId="3E33CF42" w14:textId="77777777" w:rsidTr="00844F1E">
        <w:trPr>
          <w:trHeight w:val="300"/>
        </w:trPr>
        <w:tc>
          <w:tcPr>
            <w:tcW w:w="0" w:type="auto"/>
            <w:tcBorders>
              <w:top w:val="nil"/>
              <w:left w:val="nil"/>
              <w:bottom w:val="nil"/>
              <w:right w:val="nil"/>
            </w:tcBorders>
            <w:shd w:val="clear" w:color="auto" w:fill="auto"/>
            <w:noWrap/>
            <w:vAlign w:val="bottom"/>
            <w:hideMark/>
          </w:tcPr>
          <w:p w14:paraId="6D495C81" w14:textId="22BC2618" w:rsidR="00D01C7D" w:rsidRPr="00F94643" w:rsidRDefault="00844F1E" w:rsidP="00D01C7D">
            <w:pPr>
              <w:rPr>
                <w:rFonts w:ascii="Calibri" w:eastAsia="Times New Roman" w:hAnsi="Calibri" w:cs="Times New Roman"/>
                <w:b/>
                <w:lang w:val="en-GB"/>
              </w:rPr>
            </w:pPr>
            <w:r w:rsidRPr="00F94643">
              <w:rPr>
                <w:rFonts w:ascii="Calibri" w:eastAsia="Times New Roman" w:hAnsi="Calibri" w:cs="Times New Roman"/>
                <w:b/>
                <w:lang w:val="en-GB"/>
              </w:rPr>
              <w:t>Picture</w:t>
            </w:r>
          </w:p>
        </w:tc>
        <w:tc>
          <w:tcPr>
            <w:tcW w:w="0" w:type="auto"/>
            <w:tcBorders>
              <w:top w:val="nil"/>
              <w:left w:val="single" w:sz="4" w:space="0" w:color="auto"/>
              <w:bottom w:val="nil"/>
              <w:right w:val="nil"/>
            </w:tcBorders>
            <w:shd w:val="clear" w:color="auto" w:fill="auto"/>
            <w:noWrap/>
            <w:vAlign w:val="bottom"/>
            <w:hideMark/>
          </w:tcPr>
          <w:p w14:paraId="326EB12F" w14:textId="77777777" w:rsidR="00D01C7D" w:rsidRPr="00F94643" w:rsidRDefault="00D01C7D" w:rsidP="00D01C7D">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5B901657" w14:textId="77777777" w:rsidR="00D01C7D" w:rsidRPr="00F94643" w:rsidRDefault="00D01C7D" w:rsidP="00D01C7D">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1B5DF46" w14:textId="77777777" w:rsidR="00D01C7D" w:rsidRPr="00F94643" w:rsidRDefault="00D01C7D" w:rsidP="00D01C7D">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94347D5" w14:textId="77777777" w:rsidR="00D01C7D" w:rsidRPr="00F94643" w:rsidRDefault="00D01C7D" w:rsidP="00D01C7D">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527BA8E" w14:textId="77777777" w:rsidR="00D01C7D" w:rsidRPr="00F94643" w:rsidRDefault="00D01C7D" w:rsidP="00D01C7D">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02C9CF3" w14:textId="77777777" w:rsidR="00D01C7D" w:rsidRPr="00F94643" w:rsidRDefault="00D01C7D" w:rsidP="00D01C7D">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4A8DD511" w14:textId="77777777" w:rsidR="00D01C7D" w:rsidRPr="00F94643" w:rsidRDefault="00D01C7D" w:rsidP="00D01C7D">
            <w:pPr>
              <w:rPr>
                <w:rFonts w:ascii="Calibri" w:eastAsia="Times New Roman" w:hAnsi="Calibri" w:cs="Times New Roman"/>
                <w:lang w:val="en-GB"/>
              </w:rPr>
            </w:pPr>
            <w:r w:rsidRPr="00F94643">
              <w:rPr>
                <w:rFonts w:ascii="Calibri" w:eastAsia="Times New Roman" w:hAnsi="Calibri" w:cs="Times New Roman"/>
                <w:lang w:val="en-GB"/>
              </w:rPr>
              <w:t> </w:t>
            </w:r>
          </w:p>
        </w:tc>
      </w:tr>
      <w:tr w:rsidR="00D01C7D" w:rsidRPr="00F94643" w14:paraId="2DDB171C" w14:textId="77777777" w:rsidTr="00844F1E">
        <w:trPr>
          <w:trHeight w:val="300"/>
        </w:trPr>
        <w:tc>
          <w:tcPr>
            <w:tcW w:w="0" w:type="auto"/>
            <w:tcBorders>
              <w:top w:val="nil"/>
              <w:left w:val="nil"/>
              <w:bottom w:val="nil"/>
              <w:right w:val="nil"/>
            </w:tcBorders>
            <w:shd w:val="clear" w:color="auto" w:fill="auto"/>
            <w:noWrap/>
            <w:vAlign w:val="bottom"/>
            <w:hideMark/>
          </w:tcPr>
          <w:p w14:paraId="64A2F649" w14:textId="77777777" w:rsidR="00D01C7D" w:rsidRPr="00F94643" w:rsidRDefault="00D01C7D" w:rsidP="00D01C7D">
            <w:pPr>
              <w:rPr>
                <w:rFonts w:ascii="Calibri" w:eastAsia="Times New Roman" w:hAnsi="Calibri" w:cs="Times New Roman"/>
                <w:lang w:val="en-GB"/>
              </w:rPr>
            </w:pPr>
            <w:proofErr w:type="gramStart"/>
            <w:r w:rsidRPr="00F94643">
              <w:rPr>
                <w:rFonts w:ascii="Calibri" w:eastAsia="Times New Roman" w:hAnsi="Calibri" w:cs="Times New Roman"/>
                <w:lang w:val="en-GB"/>
              </w:rPr>
              <w:t>glanduliferum3</w:t>
            </w:r>
            <w:proofErr w:type="gramEnd"/>
          </w:p>
        </w:tc>
        <w:tc>
          <w:tcPr>
            <w:tcW w:w="0" w:type="auto"/>
            <w:tcBorders>
              <w:top w:val="nil"/>
              <w:left w:val="single" w:sz="4" w:space="0" w:color="auto"/>
              <w:bottom w:val="nil"/>
              <w:right w:val="nil"/>
            </w:tcBorders>
            <w:shd w:val="clear" w:color="000000" w:fill="C6EFCE"/>
            <w:noWrap/>
            <w:vAlign w:val="bottom"/>
            <w:hideMark/>
          </w:tcPr>
          <w:p w14:paraId="5ACF2A28" w14:textId="77777777" w:rsidR="00D01C7D" w:rsidRPr="00F94643" w:rsidRDefault="00D01C7D" w:rsidP="00D01C7D">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8911FFD" w14:textId="77777777" w:rsidR="00D01C7D" w:rsidRPr="00F94643" w:rsidRDefault="00D01C7D" w:rsidP="00D01C7D">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5285167C" w14:textId="77777777" w:rsidR="00D01C7D" w:rsidRPr="00F94643" w:rsidRDefault="00D01C7D" w:rsidP="00D01C7D">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56BC6A43" w14:textId="77777777" w:rsidR="00D01C7D" w:rsidRPr="00F94643" w:rsidRDefault="00D01C7D" w:rsidP="00D01C7D">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154576AB" w14:textId="77777777" w:rsidR="00D01C7D" w:rsidRPr="00F94643" w:rsidRDefault="00D01C7D" w:rsidP="00D01C7D">
            <w:pPr>
              <w:rPr>
                <w:rFonts w:ascii="Calibri" w:eastAsia="Times New Roman" w:hAnsi="Calibri" w:cs="Times New Roman"/>
                <w:color w:val="008000"/>
                <w:lang w:val="en-GB"/>
              </w:rPr>
            </w:pPr>
            <w:r w:rsidRPr="00F94643">
              <w:rPr>
                <w:rFonts w:ascii="Calibri" w:eastAsia="Times New Roman" w:hAnsi="Calibri" w:cs="Times New Roman"/>
                <w:color w:val="008000"/>
                <w:lang w:val="en-GB"/>
              </w:rPr>
              <w:t>Unknown 4/3</w:t>
            </w:r>
          </w:p>
        </w:tc>
        <w:tc>
          <w:tcPr>
            <w:tcW w:w="0" w:type="auto"/>
            <w:tcBorders>
              <w:top w:val="nil"/>
              <w:left w:val="single" w:sz="4" w:space="0" w:color="auto"/>
              <w:bottom w:val="nil"/>
              <w:right w:val="nil"/>
            </w:tcBorders>
            <w:shd w:val="clear" w:color="000000" w:fill="FFEB9C"/>
            <w:noWrap/>
            <w:vAlign w:val="bottom"/>
            <w:hideMark/>
          </w:tcPr>
          <w:p w14:paraId="24E627EF" w14:textId="77777777" w:rsidR="00D01C7D" w:rsidRPr="00F94643" w:rsidRDefault="00D01C7D" w:rsidP="00D01C7D">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2C96BCF0" w14:textId="77777777" w:rsidR="00D01C7D" w:rsidRPr="00F94643" w:rsidRDefault="00D01C7D" w:rsidP="00D01C7D">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01C7D" w:rsidRPr="00F94643" w14:paraId="315CDFBE" w14:textId="77777777" w:rsidTr="00844F1E">
        <w:trPr>
          <w:trHeight w:val="300"/>
        </w:trPr>
        <w:tc>
          <w:tcPr>
            <w:tcW w:w="0" w:type="auto"/>
            <w:tcBorders>
              <w:top w:val="nil"/>
              <w:left w:val="nil"/>
              <w:bottom w:val="nil"/>
              <w:right w:val="nil"/>
            </w:tcBorders>
            <w:shd w:val="clear" w:color="auto" w:fill="auto"/>
            <w:noWrap/>
            <w:vAlign w:val="bottom"/>
            <w:hideMark/>
          </w:tcPr>
          <w:p w14:paraId="4912516E" w14:textId="77777777" w:rsidR="00D01C7D" w:rsidRPr="00F94643" w:rsidRDefault="00D01C7D" w:rsidP="00D01C7D">
            <w:pPr>
              <w:rPr>
                <w:rFonts w:ascii="Calibri" w:eastAsia="Times New Roman" w:hAnsi="Calibri" w:cs="Times New Roman"/>
                <w:lang w:val="en-GB"/>
              </w:rPr>
            </w:pPr>
            <w:proofErr w:type="gramStart"/>
            <w:r w:rsidRPr="00F94643">
              <w:rPr>
                <w:rFonts w:ascii="Calibri" w:eastAsia="Times New Roman" w:hAnsi="Calibri" w:cs="Times New Roman"/>
                <w:lang w:val="en-GB"/>
              </w:rPr>
              <w:t>rothschildianium1</w:t>
            </w:r>
            <w:proofErr w:type="gramEnd"/>
          </w:p>
        </w:tc>
        <w:tc>
          <w:tcPr>
            <w:tcW w:w="0" w:type="auto"/>
            <w:tcBorders>
              <w:top w:val="nil"/>
              <w:left w:val="single" w:sz="4" w:space="0" w:color="auto"/>
              <w:bottom w:val="nil"/>
              <w:right w:val="nil"/>
            </w:tcBorders>
            <w:shd w:val="clear" w:color="000000" w:fill="C6EFCE"/>
            <w:noWrap/>
            <w:vAlign w:val="bottom"/>
            <w:hideMark/>
          </w:tcPr>
          <w:p w14:paraId="5ECAD502" w14:textId="77777777" w:rsidR="00D01C7D" w:rsidRPr="00F94643" w:rsidRDefault="00D01C7D" w:rsidP="00D01C7D">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65A84B8" w14:textId="77777777" w:rsidR="00D01C7D" w:rsidRPr="00F94643" w:rsidRDefault="00D01C7D" w:rsidP="00D01C7D">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9A25C42" w14:textId="77777777" w:rsidR="00D01C7D" w:rsidRPr="00F94643" w:rsidRDefault="00D01C7D" w:rsidP="00D01C7D">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4BA52E0" w14:textId="77777777" w:rsidR="00D01C7D" w:rsidRPr="00F94643" w:rsidRDefault="00D01C7D" w:rsidP="00D01C7D">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B0A41CD" w14:textId="77777777" w:rsidR="00D01C7D" w:rsidRPr="00F94643" w:rsidRDefault="00D01C7D" w:rsidP="00D01C7D">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38B3AED" w14:textId="77777777" w:rsidR="00D01C7D" w:rsidRPr="00F94643" w:rsidRDefault="00D01C7D" w:rsidP="00D01C7D">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F606DAF" w14:textId="77777777" w:rsidR="00D01C7D" w:rsidRPr="00F94643" w:rsidRDefault="00D01C7D" w:rsidP="00D01C7D">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01C7D" w:rsidRPr="00F94643" w14:paraId="707A69DE" w14:textId="77777777" w:rsidTr="00844F1E">
        <w:trPr>
          <w:trHeight w:val="300"/>
        </w:trPr>
        <w:tc>
          <w:tcPr>
            <w:tcW w:w="0" w:type="auto"/>
            <w:tcBorders>
              <w:top w:val="nil"/>
              <w:left w:val="nil"/>
              <w:bottom w:val="nil"/>
              <w:right w:val="nil"/>
            </w:tcBorders>
            <w:shd w:val="clear" w:color="auto" w:fill="auto"/>
            <w:noWrap/>
            <w:vAlign w:val="bottom"/>
            <w:hideMark/>
          </w:tcPr>
          <w:p w14:paraId="53003797" w14:textId="77777777" w:rsidR="00D01C7D" w:rsidRPr="00F94643" w:rsidRDefault="00D01C7D" w:rsidP="00D01C7D">
            <w:pPr>
              <w:rPr>
                <w:rFonts w:ascii="Calibri" w:eastAsia="Times New Roman" w:hAnsi="Calibri" w:cs="Times New Roman"/>
                <w:lang w:val="en-GB"/>
              </w:rPr>
            </w:pPr>
            <w:proofErr w:type="gramStart"/>
            <w:r w:rsidRPr="00F94643">
              <w:rPr>
                <w:rFonts w:ascii="Calibri" w:eastAsia="Times New Roman" w:hAnsi="Calibri" w:cs="Times New Roman"/>
                <w:lang w:val="en-GB"/>
              </w:rPr>
              <w:t>wilhelminiae1</w:t>
            </w:r>
            <w:proofErr w:type="gramEnd"/>
          </w:p>
        </w:tc>
        <w:tc>
          <w:tcPr>
            <w:tcW w:w="0" w:type="auto"/>
            <w:tcBorders>
              <w:top w:val="nil"/>
              <w:left w:val="single" w:sz="4" w:space="0" w:color="auto"/>
              <w:bottom w:val="nil"/>
              <w:right w:val="nil"/>
            </w:tcBorders>
            <w:shd w:val="clear" w:color="000000" w:fill="C6EFCE"/>
            <w:noWrap/>
            <w:vAlign w:val="bottom"/>
            <w:hideMark/>
          </w:tcPr>
          <w:p w14:paraId="4A618534" w14:textId="77777777" w:rsidR="00D01C7D" w:rsidRPr="00F94643" w:rsidRDefault="00D01C7D" w:rsidP="00D01C7D">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A400491" w14:textId="77777777" w:rsidR="00D01C7D" w:rsidRPr="00F94643" w:rsidRDefault="00D01C7D" w:rsidP="00D01C7D">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4FBFF00" w14:textId="77777777" w:rsidR="00D01C7D" w:rsidRPr="00F94643" w:rsidRDefault="00D01C7D" w:rsidP="00D01C7D">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272720C" w14:textId="77777777" w:rsidR="00D01C7D" w:rsidRPr="00F94643" w:rsidRDefault="00D01C7D" w:rsidP="00D01C7D">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B8E2867" w14:textId="77777777" w:rsidR="00D01C7D" w:rsidRPr="00F94643" w:rsidRDefault="00D01C7D" w:rsidP="00D01C7D">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7B0BC95" w14:textId="77777777" w:rsidR="00D01C7D" w:rsidRPr="00F94643" w:rsidRDefault="00D01C7D" w:rsidP="00D01C7D">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23F4658" w14:textId="77777777" w:rsidR="00D01C7D" w:rsidRPr="00F94643" w:rsidRDefault="00D01C7D" w:rsidP="00D01C7D">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01C7D" w:rsidRPr="00F94643" w14:paraId="5B85EC10" w14:textId="77777777" w:rsidTr="00844F1E">
        <w:trPr>
          <w:trHeight w:val="300"/>
        </w:trPr>
        <w:tc>
          <w:tcPr>
            <w:tcW w:w="0" w:type="auto"/>
            <w:tcBorders>
              <w:top w:val="nil"/>
              <w:left w:val="nil"/>
              <w:bottom w:val="nil"/>
              <w:right w:val="nil"/>
            </w:tcBorders>
            <w:shd w:val="clear" w:color="auto" w:fill="auto"/>
            <w:noWrap/>
            <w:vAlign w:val="bottom"/>
            <w:hideMark/>
          </w:tcPr>
          <w:p w14:paraId="233C69EE" w14:textId="77777777" w:rsidR="00D01C7D" w:rsidRPr="00F94643" w:rsidRDefault="00D01C7D" w:rsidP="00D01C7D">
            <w:pPr>
              <w:rPr>
                <w:rFonts w:ascii="Calibri" w:eastAsia="Times New Roman" w:hAnsi="Calibri" w:cs="Times New Roman"/>
                <w:lang w:val="en-GB"/>
              </w:rPr>
            </w:pPr>
            <w:proofErr w:type="gramStart"/>
            <w:r w:rsidRPr="00F94643">
              <w:rPr>
                <w:rFonts w:ascii="Calibri" w:eastAsia="Times New Roman" w:hAnsi="Calibri" w:cs="Times New Roman"/>
                <w:lang w:val="en-GB"/>
              </w:rPr>
              <w:t>philippinense1</w:t>
            </w:r>
            <w:proofErr w:type="gramEnd"/>
          </w:p>
        </w:tc>
        <w:tc>
          <w:tcPr>
            <w:tcW w:w="0" w:type="auto"/>
            <w:tcBorders>
              <w:top w:val="nil"/>
              <w:left w:val="single" w:sz="4" w:space="0" w:color="auto"/>
              <w:bottom w:val="nil"/>
              <w:right w:val="nil"/>
            </w:tcBorders>
            <w:shd w:val="clear" w:color="000000" w:fill="C6EFCE"/>
            <w:noWrap/>
            <w:vAlign w:val="bottom"/>
            <w:hideMark/>
          </w:tcPr>
          <w:p w14:paraId="5FB881BC" w14:textId="77777777" w:rsidR="00D01C7D" w:rsidRPr="00F94643" w:rsidRDefault="00D01C7D" w:rsidP="00D01C7D">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445604EE" w14:textId="77777777" w:rsidR="00D01C7D" w:rsidRPr="00F94643" w:rsidRDefault="00D01C7D" w:rsidP="00D01C7D">
            <w:pPr>
              <w:rPr>
                <w:rFonts w:ascii="Calibri" w:eastAsia="Times New Roman" w:hAnsi="Calibri" w:cs="Times New Roman"/>
                <w:color w:val="008000"/>
                <w:lang w:val="en-GB"/>
              </w:rPr>
            </w:pPr>
            <w:r w:rsidRPr="00F94643">
              <w:rPr>
                <w:rFonts w:ascii="Calibri" w:eastAsia="Times New Roman" w:hAnsi="Calibri" w:cs="Times New Roman"/>
                <w:color w:val="008000"/>
                <w:lang w:val="en-GB"/>
              </w:rPr>
              <w:t>Unknown 4/1</w:t>
            </w:r>
          </w:p>
        </w:tc>
        <w:tc>
          <w:tcPr>
            <w:tcW w:w="0" w:type="auto"/>
            <w:tcBorders>
              <w:top w:val="nil"/>
              <w:left w:val="single" w:sz="4" w:space="0" w:color="auto"/>
              <w:bottom w:val="nil"/>
              <w:right w:val="nil"/>
            </w:tcBorders>
            <w:shd w:val="clear" w:color="000000" w:fill="C6EFCE"/>
            <w:noWrap/>
            <w:vAlign w:val="bottom"/>
            <w:hideMark/>
          </w:tcPr>
          <w:p w14:paraId="3307ED10" w14:textId="77777777" w:rsidR="00D01C7D" w:rsidRPr="00F94643" w:rsidRDefault="00D01C7D" w:rsidP="00D01C7D">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21E470B" w14:textId="77777777" w:rsidR="00D01C7D" w:rsidRPr="00F94643" w:rsidRDefault="00D01C7D" w:rsidP="00D01C7D">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E984EBB" w14:textId="77777777" w:rsidR="00D01C7D" w:rsidRPr="00F94643" w:rsidRDefault="00D01C7D" w:rsidP="00D01C7D">
            <w:pPr>
              <w:rPr>
                <w:rFonts w:ascii="Calibri" w:eastAsia="Times New Roman" w:hAnsi="Calibri" w:cs="Times New Roman"/>
                <w:color w:val="008000"/>
                <w:lang w:val="en-GB"/>
              </w:rPr>
            </w:pPr>
            <w:r w:rsidRPr="00F94643">
              <w:rPr>
                <w:rFonts w:ascii="Calibri" w:eastAsia="Times New Roman" w:hAnsi="Calibri" w:cs="Times New Roman"/>
                <w:color w:val="008000"/>
                <w:lang w:val="en-GB"/>
              </w:rPr>
              <w:t>Unknown 4/6</w:t>
            </w:r>
          </w:p>
        </w:tc>
        <w:tc>
          <w:tcPr>
            <w:tcW w:w="0" w:type="auto"/>
            <w:tcBorders>
              <w:top w:val="nil"/>
              <w:left w:val="single" w:sz="4" w:space="0" w:color="auto"/>
              <w:bottom w:val="nil"/>
              <w:right w:val="nil"/>
            </w:tcBorders>
            <w:shd w:val="clear" w:color="000000" w:fill="C6EFCE"/>
            <w:noWrap/>
            <w:vAlign w:val="bottom"/>
            <w:hideMark/>
          </w:tcPr>
          <w:p w14:paraId="64113EB0" w14:textId="77777777" w:rsidR="00D01C7D" w:rsidRPr="00F94643" w:rsidRDefault="00D01C7D" w:rsidP="00D01C7D">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49ECF5E" w14:textId="77777777" w:rsidR="00D01C7D" w:rsidRPr="00F94643" w:rsidRDefault="00D01C7D" w:rsidP="00D01C7D">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01C7D" w:rsidRPr="00F94643" w14:paraId="6DF679EF" w14:textId="77777777" w:rsidTr="00844F1E">
        <w:trPr>
          <w:trHeight w:val="300"/>
        </w:trPr>
        <w:tc>
          <w:tcPr>
            <w:tcW w:w="0" w:type="auto"/>
            <w:tcBorders>
              <w:top w:val="nil"/>
              <w:left w:val="nil"/>
              <w:bottom w:val="nil"/>
              <w:right w:val="nil"/>
            </w:tcBorders>
            <w:shd w:val="clear" w:color="auto" w:fill="auto"/>
            <w:noWrap/>
            <w:vAlign w:val="bottom"/>
            <w:hideMark/>
          </w:tcPr>
          <w:p w14:paraId="3BBE1461" w14:textId="77777777" w:rsidR="00D01C7D" w:rsidRPr="00F94643" w:rsidRDefault="00D01C7D" w:rsidP="00D01C7D">
            <w:pPr>
              <w:rPr>
                <w:rFonts w:ascii="Calibri" w:eastAsia="Times New Roman" w:hAnsi="Calibri" w:cs="Times New Roman"/>
                <w:lang w:val="en-GB"/>
              </w:rPr>
            </w:pPr>
            <w:proofErr w:type="gramStart"/>
            <w:r w:rsidRPr="00F94643">
              <w:rPr>
                <w:rFonts w:ascii="Calibri" w:eastAsia="Times New Roman" w:hAnsi="Calibri" w:cs="Times New Roman"/>
                <w:lang w:val="en-GB"/>
              </w:rPr>
              <w:t>rothschildianium2</w:t>
            </w:r>
            <w:proofErr w:type="gramEnd"/>
          </w:p>
        </w:tc>
        <w:tc>
          <w:tcPr>
            <w:tcW w:w="0" w:type="auto"/>
            <w:tcBorders>
              <w:top w:val="nil"/>
              <w:left w:val="single" w:sz="4" w:space="0" w:color="auto"/>
              <w:bottom w:val="nil"/>
              <w:right w:val="nil"/>
            </w:tcBorders>
            <w:shd w:val="clear" w:color="000000" w:fill="C6EFCE"/>
            <w:noWrap/>
            <w:vAlign w:val="bottom"/>
            <w:hideMark/>
          </w:tcPr>
          <w:p w14:paraId="06209CAB" w14:textId="77777777" w:rsidR="00D01C7D" w:rsidRPr="00F94643" w:rsidRDefault="00D01C7D" w:rsidP="00D01C7D">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C26EDEA" w14:textId="77777777" w:rsidR="00D01C7D" w:rsidRPr="00F94643" w:rsidRDefault="00D01C7D" w:rsidP="00D01C7D">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C8200C6" w14:textId="77777777" w:rsidR="00D01C7D" w:rsidRPr="00F94643" w:rsidRDefault="00D01C7D" w:rsidP="00D01C7D">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26492CE" w14:textId="77777777" w:rsidR="00D01C7D" w:rsidRPr="00F94643" w:rsidRDefault="00D01C7D" w:rsidP="00D01C7D">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760D1CF" w14:textId="77777777" w:rsidR="00D01C7D" w:rsidRPr="00F94643" w:rsidRDefault="00D01C7D" w:rsidP="00D01C7D">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85DDE65" w14:textId="77777777" w:rsidR="00D01C7D" w:rsidRPr="00F94643" w:rsidRDefault="00D01C7D" w:rsidP="00D01C7D">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429AD9F" w14:textId="77777777" w:rsidR="00D01C7D" w:rsidRPr="00F94643" w:rsidRDefault="00D01C7D" w:rsidP="00D01C7D">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01C7D" w:rsidRPr="00F94643" w14:paraId="647D2E73" w14:textId="77777777" w:rsidTr="00844F1E">
        <w:trPr>
          <w:trHeight w:val="300"/>
        </w:trPr>
        <w:tc>
          <w:tcPr>
            <w:tcW w:w="0" w:type="auto"/>
            <w:tcBorders>
              <w:top w:val="nil"/>
              <w:left w:val="nil"/>
              <w:bottom w:val="nil"/>
              <w:right w:val="nil"/>
            </w:tcBorders>
            <w:shd w:val="clear" w:color="auto" w:fill="auto"/>
            <w:noWrap/>
            <w:vAlign w:val="bottom"/>
            <w:hideMark/>
          </w:tcPr>
          <w:p w14:paraId="23B0C97A" w14:textId="77777777" w:rsidR="00D01C7D" w:rsidRPr="00F94643" w:rsidRDefault="00D01C7D" w:rsidP="00D01C7D">
            <w:pPr>
              <w:rPr>
                <w:rFonts w:ascii="Calibri" w:eastAsia="Times New Roman" w:hAnsi="Calibri" w:cs="Times New Roman"/>
                <w:lang w:val="en-GB"/>
              </w:rPr>
            </w:pPr>
            <w:proofErr w:type="gramStart"/>
            <w:r w:rsidRPr="00F94643">
              <w:rPr>
                <w:rFonts w:ascii="Calibri" w:eastAsia="Times New Roman" w:hAnsi="Calibri" w:cs="Times New Roman"/>
                <w:lang w:val="en-GB"/>
              </w:rPr>
              <w:t>rothschildianium3</w:t>
            </w:r>
            <w:proofErr w:type="gramEnd"/>
          </w:p>
        </w:tc>
        <w:tc>
          <w:tcPr>
            <w:tcW w:w="0" w:type="auto"/>
            <w:tcBorders>
              <w:top w:val="nil"/>
              <w:left w:val="single" w:sz="4" w:space="0" w:color="auto"/>
              <w:bottom w:val="nil"/>
              <w:right w:val="nil"/>
            </w:tcBorders>
            <w:shd w:val="clear" w:color="000000" w:fill="C6EFCE"/>
            <w:noWrap/>
            <w:vAlign w:val="bottom"/>
            <w:hideMark/>
          </w:tcPr>
          <w:p w14:paraId="502E0657" w14:textId="77777777" w:rsidR="00D01C7D" w:rsidRPr="00F94643" w:rsidRDefault="00D01C7D" w:rsidP="00D01C7D">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0B61A37" w14:textId="77777777" w:rsidR="00D01C7D" w:rsidRPr="00F94643" w:rsidRDefault="00D01C7D" w:rsidP="00D01C7D">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51864F5" w14:textId="77777777" w:rsidR="00D01C7D" w:rsidRPr="00F94643" w:rsidRDefault="00D01C7D" w:rsidP="00D01C7D">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03E5CE98" w14:textId="77777777" w:rsidR="00D01C7D" w:rsidRPr="00F94643" w:rsidRDefault="00D01C7D" w:rsidP="00D01C7D">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22334A8D" w14:textId="77777777" w:rsidR="00D01C7D" w:rsidRPr="00F94643" w:rsidRDefault="00D01C7D" w:rsidP="00D01C7D">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4BFD8F1" w14:textId="77777777" w:rsidR="00D01C7D" w:rsidRPr="00F94643" w:rsidRDefault="00D01C7D" w:rsidP="00D01C7D">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EF26798" w14:textId="77777777" w:rsidR="00D01C7D" w:rsidRPr="00F94643" w:rsidRDefault="00D01C7D" w:rsidP="00D01C7D">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01C7D" w:rsidRPr="00F94643" w14:paraId="610C89CF" w14:textId="77777777" w:rsidTr="00844F1E">
        <w:trPr>
          <w:trHeight w:val="300"/>
        </w:trPr>
        <w:tc>
          <w:tcPr>
            <w:tcW w:w="0" w:type="auto"/>
            <w:tcBorders>
              <w:top w:val="nil"/>
              <w:left w:val="nil"/>
              <w:bottom w:val="nil"/>
              <w:right w:val="nil"/>
            </w:tcBorders>
            <w:shd w:val="clear" w:color="auto" w:fill="auto"/>
            <w:noWrap/>
            <w:vAlign w:val="bottom"/>
            <w:hideMark/>
          </w:tcPr>
          <w:p w14:paraId="316BD1E9" w14:textId="77777777" w:rsidR="00D01C7D" w:rsidRPr="00F94643" w:rsidRDefault="00D01C7D" w:rsidP="00D01C7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060B336" w14:textId="77777777" w:rsidR="00D01C7D" w:rsidRPr="00F94643" w:rsidRDefault="00D01C7D" w:rsidP="00D01C7D">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8C7D0BE" w14:textId="77777777" w:rsidR="00D01C7D" w:rsidRPr="00F94643" w:rsidRDefault="00D01C7D" w:rsidP="00D01C7D">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549FF6B8" w14:textId="77777777" w:rsidR="00D01C7D" w:rsidRPr="00F94643" w:rsidRDefault="00D01C7D" w:rsidP="00D01C7D">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7C8C7B0" w14:textId="77777777" w:rsidR="00D01C7D" w:rsidRPr="00F94643" w:rsidRDefault="00D01C7D" w:rsidP="00D01C7D">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CA1726C" w14:textId="77777777" w:rsidR="00D01C7D" w:rsidRPr="00F94643" w:rsidRDefault="00D01C7D" w:rsidP="00D01C7D">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8AF57A7" w14:textId="77777777" w:rsidR="00D01C7D" w:rsidRPr="00F94643" w:rsidRDefault="00D01C7D" w:rsidP="00D01C7D">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69C260E8" w14:textId="77777777" w:rsidR="00D01C7D" w:rsidRPr="00F94643" w:rsidRDefault="00D01C7D" w:rsidP="00D01C7D">
            <w:pPr>
              <w:rPr>
                <w:rFonts w:ascii="Calibri" w:eastAsia="Times New Roman" w:hAnsi="Calibri" w:cs="Times New Roman"/>
                <w:lang w:val="en-GB"/>
              </w:rPr>
            </w:pPr>
            <w:r w:rsidRPr="00F94643">
              <w:rPr>
                <w:rFonts w:ascii="Calibri" w:eastAsia="Times New Roman" w:hAnsi="Calibri" w:cs="Times New Roman"/>
                <w:lang w:val="en-GB"/>
              </w:rPr>
              <w:t> </w:t>
            </w:r>
          </w:p>
        </w:tc>
      </w:tr>
      <w:tr w:rsidR="00D01C7D" w:rsidRPr="00F94643" w14:paraId="73B34661" w14:textId="77777777" w:rsidTr="00844F1E">
        <w:trPr>
          <w:trHeight w:val="300"/>
        </w:trPr>
        <w:tc>
          <w:tcPr>
            <w:tcW w:w="0" w:type="auto"/>
            <w:tcBorders>
              <w:top w:val="nil"/>
              <w:left w:val="nil"/>
              <w:bottom w:val="nil"/>
              <w:right w:val="nil"/>
            </w:tcBorders>
            <w:shd w:val="clear" w:color="auto" w:fill="auto"/>
            <w:noWrap/>
            <w:vAlign w:val="bottom"/>
            <w:hideMark/>
          </w:tcPr>
          <w:p w14:paraId="390FA8C2" w14:textId="77777777" w:rsidR="00D01C7D" w:rsidRPr="00F94643"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28C9FD29" w14:textId="77777777" w:rsidR="00D01C7D" w:rsidRPr="00F94643" w:rsidRDefault="00D01C7D" w:rsidP="00D01C7D">
            <w:pPr>
              <w:rPr>
                <w:rFonts w:ascii="Calibri" w:eastAsia="Times New Roman" w:hAnsi="Calibri" w:cs="Times New Roman"/>
                <w:sz w:val="22"/>
                <w:lang w:val="en-GB"/>
              </w:rPr>
            </w:pPr>
            <w:r w:rsidRPr="00F9464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6801C9D6" w14:textId="77777777" w:rsidR="00D01C7D" w:rsidRPr="00F94643" w:rsidRDefault="00D01C7D" w:rsidP="00D01C7D">
            <w:pPr>
              <w:rPr>
                <w:rFonts w:ascii="Calibri" w:eastAsia="Times New Roman" w:hAnsi="Calibri" w:cs="Times New Roman"/>
                <w:sz w:val="22"/>
                <w:lang w:val="en-GB"/>
              </w:rPr>
            </w:pPr>
            <w:r w:rsidRPr="00F94643">
              <w:rPr>
                <w:rFonts w:ascii="Calibri" w:eastAsia="Times New Roman" w:hAnsi="Calibri" w:cs="Times New Roman"/>
                <w:sz w:val="22"/>
                <w:lang w:val="en-GB"/>
              </w:rPr>
              <w:t> </w:t>
            </w:r>
          </w:p>
        </w:tc>
        <w:tc>
          <w:tcPr>
            <w:tcW w:w="0" w:type="auto"/>
            <w:gridSpan w:val="2"/>
            <w:tcBorders>
              <w:top w:val="single" w:sz="4" w:space="0" w:color="auto"/>
              <w:left w:val="single" w:sz="4" w:space="0" w:color="auto"/>
              <w:bottom w:val="nil"/>
              <w:right w:val="nil"/>
            </w:tcBorders>
            <w:shd w:val="clear" w:color="auto" w:fill="auto"/>
            <w:noWrap/>
            <w:vAlign w:val="bottom"/>
            <w:hideMark/>
          </w:tcPr>
          <w:p w14:paraId="27A8FC92" w14:textId="3AC4D98A" w:rsidR="00D01C7D" w:rsidRPr="00F94643" w:rsidRDefault="00097A11" w:rsidP="00D01C7D">
            <w:pPr>
              <w:rPr>
                <w:rFonts w:ascii="Calibri" w:eastAsia="Times New Roman" w:hAnsi="Calibri" w:cs="Times New Roman"/>
                <w:sz w:val="22"/>
                <w:lang w:val="en-GB"/>
              </w:rPr>
            </w:pPr>
            <w:r w:rsidRPr="00F94643">
              <w:rPr>
                <w:rFonts w:ascii="Calibri" w:eastAsia="Times New Roman" w:hAnsi="Calibri" w:cs="Times New Roman"/>
                <w:sz w:val="22"/>
                <w:lang w:val="en-GB"/>
              </w:rPr>
              <w:t>Legend</w:t>
            </w:r>
            <w:r w:rsidR="00D01C7D" w:rsidRPr="00F94643">
              <w:rPr>
                <w:rFonts w:ascii="Calibri" w:eastAsia="Times New Roman" w:hAnsi="Calibri" w:cs="Times New Roman"/>
                <w:sz w:val="22"/>
                <w:lang w:val="en-GB"/>
              </w:rPr>
              <w:t xml:space="preserve"> Incorrect/Unknown</w:t>
            </w:r>
          </w:p>
        </w:tc>
        <w:tc>
          <w:tcPr>
            <w:tcW w:w="0" w:type="auto"/>
            <w:tcBorders>
              <w:top w:val="single" w:sz="4" w:space="0" w:color="auto"/>
              <w:left w:val="nil"/>
              <w:bottom w:val="nil"/>
              <w:right w:val="nil"/>
            </w:tcBorders>
            <w:shd w:val="clear" w:color="auto" w:fill="auto"/>
            <w:noWrap/>
            <w:vAlign w:val="bottom"/>
            <w:hideMark/>
          </w:tcPr>
          <w:p w14:paraId="18EE411C" w14:textId="77777777" w:rsidR="00D01C7D" w:rsidRPr="00F94643" w:rsidRDefault="00D01C7D" w:rsidP="00D01C7D">
            <w:pPr>
              <w:rPr>
                <w:rFonts w:ascii="Calibri" w:eastAsia="Times New Roman" w:hAnsi="Calibri" w:cs="Times New Roman"/>
                <w:sz w:val="22"/>
                <w:lang w:val="en-GB"/>
              </w:rPr>
            </w:pPr>
            <w:r w:rsidRPr="00F94643">
              <w:rPr>
                <w:rFonts w:ascii="Calibri" w:eastAsia="Times New Roman" w:hAnsi="Calibri" w:cs="Times New Roman"/>
                <w:sz w:val="22"/>
                <w:lang w:val="en-GB"/>
              </w:rPr>
              <w:t> </w:t>
            </w:r>
          </w:p>
        </w:tc>
        <w:tc>
          <w:tcPr>
            <w:tcW w:w="0" w:type="auto"/>
            <w:tcBorders>
              <w:top w:val="single" w:sz="4" w:space="0" w:color="auto"/>
              <w:left w:val="nil"/>
              <w:bottom w:val="nil"/>
              <w:right w:val="nil"/>
            </w:tcBorders>
            <w:shd w:val="clear" w:color="auto" w:fill="auto"/>
            <w:noWrap/>
            <w:vAlign w:val="bottom"/>
            <w:hideMark/>
          </w:tcPr>
          <w:p w14:paraId="0744A15F" w14:textId="77777777" w:rsidR="00D01C7D" w:rsidRPr="00F94643" w:rsidRDefault="00D01C7D" w:rsidP="00D01C7D">
            <w:pPr>
              <w:rPr>
                <w:rFonts w:ascii="Calibri" w:eastAsia="Times New Roman" w:hAnsi="Calibri" w:cs="Times New Roman"/>
                <w:sz w:val="22"/>
                <w:lang w:val="en-GB"/>
              </w:rPr>
            </w:pPr>
            <w:r w:rsidRPr="00F94643">
              <w:rPr>
                <w:rFonts w:ascii="Calibri" w:eastAsia="Times New Roman" w:hAnsi="Calibri" w:cs="Times New Roman"/>
                <w:sz w:val="22"/>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6EEF76F3" w14:textId="77777777" w:rsidR="00D01C7D" w:rsidRPr="00F94643" w:rsidRDefault="00D01C7D" w:rsidP="00D01C7D">
            <w:pPr>
              <w:rPr>
                <w:rFonts w:ascii="Calibri" w:eastAsia="Times New Roman" w:hAnsi="Calibri" w:cs="Times New Roman"/>
                <w:sz w:val="22"/>
                <w:lang w:val="en-GB"/>
              </w:rPr>
            </w:pPr>
            <w:r w:rsidRPr="00F94643">
              <w:rPr>
                <w:rFonts w:ascii="Calibri" w:eastAsia="Times New Roman" w:hAnsi="Calibri" w:cs="Times New Roman"/>
                <w:sz w:val="22"/>
                <w:lang w:val="en-GB"/>
              </w:rPr>
              <w:t> </w:t>
            </w:r>
          </w:p>
        </w:tc>
      </w:tr>
      <w:tr w:rsidR="00D01C7D" w:rsidRPr="00F94643" w14:paraId="04697BF6" w14:textId="77777777" w:rsidTr="00844F1E">
        <w:trPr>
          <w:trHeight w:val="300"/>
        </w:trPr>
        <w:tc>
          <w:tcPr>
            <w:tcW w:w="0" w:type="auto"/>
            <w:tcBorders>
              <w:top w:val="nil"/>
              <w:left w:val="nil"/>
              <w:bottom w:val="nil"/>
              <w:right w:val="nil"/>
            </w:tcBorders>
            <w:shd w:val="clear" w:color="auto" w:fill="auto"/>
            <w:noWrap/>
            <w:vAlign w:val="bottom"/>
            <w:hideMark/>
          </w:tcPr>
          <w:p w14:paraId="3F9FEC0D" w14:textId="77777777" w:rsidR="00D01C7D" w:rsidRPr="00F94643"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752F8F74" w14:textId="77777777" w:rsidR="00D01C7D" w:rsidRPr="00F94643" w:rsidRDefault="00D01C7D" w:rsidP="00D01C7D">
            <w:pPr>
              <w:rPr>
                <w:rFonts w:ascii="Calibri" w:eastAsia="Times New Roman" w:hAnsi="Calibri" w:cs="Times New Roman"/>
                <w:sz w:val="22"/>
                <w:lang w:val="en-GB"/>
              </w:rPr>
            </w:pPr>
            <w:r w:rsidRPr="00F9464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3C9F4216" w14:textId="77777777" w:rsidR="00D01C7D" w:rsidRPr="00F94643" w:rsidRDefault="00D01C7D" w:rsidP="00D01C7D">
            <w:pPr>
              <w:rPr>
                <w:rFonts w:ascii="Calibri" w:eastAsia="Times New Roman" w:hAnsi="Calibri" w:cs="Times New Roman"/>
                <w:sz w:val="22"/>
                <w:lang w:val="en-GB"/>
              </w:rPr>
            </w:pPr>
            <w:r w:rsidRPr="00F9464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44B72407" w14:textId="77777777" w:rsidR="00D01C7D" w:rsidRPr="00F94643" w:rsidRDefault="00D01C7D" w:rsidP="00D01C7D">
            <w:pPr>
              <w:rPr>
                <w:rFonts w:ascii="Calibri" w:eastAsia="Times New Roman" w:hAnsi="Calibri" w:cs="Times New Roman"/>
                <w:sz w:val="22"/>
                <w:lang w:val="en-GB"/>
              </w:rPr>
            </w:pPr>
            <w:r w:rsidRPr="00F94643">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40EDF8CF" w14:textId="77777777" w:rsidR="00D01C7D" w:rsidRPr="00F94643" w:rsidRDefault="00D01C7D" w:rsidP="00D01C7D">
            <w:pPr>
              <w:rPr>
                <w:rFonts w:ascii="Calibri" w:eastAsia="Times New Roman" w:hAnsi="Calibri" w:cs="Times New Roman"/>
                <w:sz w:val="22"/>
                <w:lang w:val="en-GB"/>
              </w:rPr>
            </w:pPr>
          </w:p>
        </w:tc>
        <w:tc>
          <w:tcPr>
            <w:tcW w:w="0" w:type="auto"/>
            <w:tcBorders>
              <w:top w:val="nil"/>
              <w:left w:val="nil"/>
              <w:bottom w:val="nil"/>
              <w:right w:val="nil"/>
            </w:tcBorders>
            <w:shd w:val="clear" w:color="auto" w:fill="auto"/>
            <w:noWrap/>
            <w:vAlign w:val="bottom"/>
            <w:hideMark/>
          </w:tcPr>
          <w:p w14:paraId="046EF5FE" w14:textId="77777777" w:rsidR="00D01C7D" w:rsidRPr="00F94643" w:rsidRDefault="00D01C7D" w:rsidP="00D01C7D">
            <w:pPr>
              <w:rPr>
                <w:rFonts w:ascii="Calibri" w:eastAsia="Times New Roman" w:hAnsi="Calibri" w:cs="Times New Roman"/>
                <w:sz w:val="22"/>
                <w:lang w:val="en-GB"/>
              </w:rPr>
            </w:pPr>
          </w:p>
        </w:tc>
        <w:tc>
          <w:tcPr>
            <w:tcW w:w="0" w:type="auto"/>
            <w:tcBorders>
              <w:top w:val="nil"/>
              <w:left w:val="nil"/>
              <w:bottom w:val="nil"/>
              <w:right w:val="nil"/>
            </w:tcBorders>
            <w:shd w:val="clear" w:color="auto" w:fill="auto"/>
            <w:noWrap/>
            <w:vAlign w:val="bottom"/>
            <w:hideMark/>
          </w:tcPr>
          <w:p w14:paraId="2FDFCE1E" w14:textId="77777777" w:rsidR="00D01C7D" w:rsidRPr="00F94643" w:rsidRDefault="00D01C7D" w:rsidP="00D01C7D">
            <w:pPr>
              <w:rPr>
                <w:rFonts w:ascii="Calibri" w:eastAsia="Times New Roman" w:hAnsi="Calibri" w:cs="Times New Roman"/>
                <w:sz w:val="22"/>
                <w:lang w:val="en-GB"/>
              </w:rPr>
            </w:pPr>
          </w:p>
        </w:tc>
        <w:tc>
          <w:tcPr>
            <w:tcW w:w="0" w:type="auto"/>
            <w:tcBorders>
              <w:top w:val="nil"/>
              <w:left w:val="nil"/>
              <w:bottom w:val="nil"/>
              <w:right w:val="single" w:sz="4" w:space="0" w:color="auto"/>
            </w:tcBorders>
            <w:shd w:val="clear" w:color="auto" w:fill="auto"/>
            <w:noWrap/>
            <w:vAlign w:val="bottom"/>
            <w:hideMark/>
          </w:tcPr>
          <w:p w14:paraId="37F31B42" w14:textId="77777777" w:rsidR="00D01C7D" w:rsidRPr="00F94643" w:rsidRDefault="00D01C7D" w:rsidP="00D01C7D">
            <w:pPr>
              <w:rPr>
                <w:rFonts w:ascii="Calibri" w:eastAsia="Times New Roman" w:hAnsi="Calibri" w:cs="Times New Roman"/>
                <w:sz w:val="22"/>
                <w:lang w:val="en-GB"/>
              </w:rPr>
            </w:pPr>
            <w:r w:rsidRPr="00F94643">
              <w:rPr>
                <w:rFonts w:ascii="Calibri" w:eastAsia="Times New Roman" w:hAnsi="Calibri" w:cs="Times New Roman"/>
                <w:sz w:val="22"/>
                <w:lang w:val="en-GB"/>
              </w:rPr>
              <w:t> </w:t>
            </w:r>
          </w:p>
        </w:tc>
      </w:tr>
      <w:tr w:rsidR="00D01C7D" w:rsidRPr="00F94643" w14:paraId="7ECF5B11" w14:textId="77777777" w:rsidTr="00844F1E">
        <w:trPr>
          <w:trHeight w:val="300"/>
        </w:trPr>
        <w:tc>
          <w:tcPr>
            <w:tcW w:w="0" w:type="auto"/>
            <w:tcBorders>
              <w:top w:val="nil"/>
              <w:left w:val="nil"/>
              <w:bottom w:val="nil"/>
              <w:right w:val="nil"/>
            </w:tcBorders>
            <w:shd w:val="clear" w:color="auto" w:fill="auto"/>
            <w:noWrap/>
            <w:vAlign w:val="bottom"/>
            <w:hideMark/>
          </w:tcPr>
          <w:p w14:paraId="5DC53CB2" w14:textId="77777777" w:rsidR="00D01C7D" w:rsidRPr="00F94643"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72B65892" w14:textId="77777777" w:rsidR="00D01C7D" w:rsidRPr="00F94643" w:rsidRDefault="00D01C7D" w:rsidP="00D01C7D">
            <w:pPr>
              <w:rPr>
                <w:rFonts w:ascii="Calibri" w:eastAsia="Times New Roman" w:hAnsi="Calibri" w:cs="Times New Roman"/>
                <w:sz w:val="22"/>
                <w:lang w:val="en-GB"/>
              </w:rPr>
            </w:pPr>
            <w:r w:rsidRPr="00F9464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5870C60F" w14:textId="77777777" w:rsidR="00D01C7D" w:rsidRPr="00F94643" w:rsidRDefault="00D01C7D" w:rsidP="00D01C7D">
            <w:pPr>
              <w:rPr>
                <w:rFonts w:ascii="Calibri" w:eastAsia="Times New Roman" w:hAnsi="Calibri" w:cs="Times New Roman"/>
                <w:sz w:val="22"/>
                <w:lang w:val="en-GB"/>
              </w:rPr>
            </w:pPr>
            <w:r w:rsidRPr="00F9464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796B1260" w14:textId="77777777" w:rsidR="00D01C7D" w:rsidRPr="00F94643" w:rsidRDefault="00D01C7D" w:rsidP="00D01C7D">
            <w:pPr>
              <w:rPr>
                <w:rFonts w:ascii="Calibri" w:eastAsia="Times New Roman" w:hAnsi="Calibri" w:cs="Times New Roman"/>
                <w:sz w:val="22"/>
                <w:lang w:val="en-GB"/>
              </w:rPr>
            </w:pPr>
            <w:r w:rsidRPr="00F94643">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1BACE06B" w14:textId="77777777" w:rsidR="00D01C7D" w:rsidRPr="00F94643" w:rsidRDefault="00D01C7D" w:rsidP="00D01C7D">
            <w:pPr>
              <w:jc w:val="right"/>
              <w:rPr>
                <w:rFonts w:ascii="Calibri" w:eastAsia="Times New Roman" w:hAnsi="Calibri" w:cs="Times New Roman"/>
                <w:sz w:val="22"/>
                <w:lang w:val="en-GB"/>
              </w:rPr>
            </w:pPr>
            <w:r w:rsidRPr="00F94643">
              <w:rPr>
                <w:rFonts w:ascii="Calibri" w:eastAsia="Times New Roman" w:hAnsi="Calibri" w:cs="Times New Roman"/>
                <w:sz w:val="22"/>
                <w:lang w:val="en-GB"/>
              </w:rPr>
              <w:t>1</w:t>
            </w:r>
          </w:p>
        </w:tc>
        <w:tc>
          <w:tcPr>
            <w:tcW w:w="0" w:type="auto"/>
            <w:tcBorders>
              <w:top w:val="nil"/>
              <w:left w:val="nil"/>
              <w:bottom w:val="nil"/>
              <w:right w:val="nil"/>
            </w:tcBorders>
            <w:shd w:val="clear" w:color="auto" w:fill="auto"/>
            <w:noWrap/>
            <w:vAlign w:val="bottom"/>
            <w:hideMark/>
          </w:tcPr>
          <w:p w14:paraId="522A1FF1" w14:textId="77777777" w:rsidR="00D01C7D" w:rsidRPr="00F94643" w:rsidRDefault="00D01C7D" w:rsidP="00D01C7D">
            <w:pPr>
              <w:rPr>
                <w:rFonts w:ascii="Calibri" w:eastAsia="Times New Roman" w:hAnsi="Calibri" w:cs="Times New Roman"/>
                <w:i/>
                <w:iCs/>
                <w:sz w:val="22"/>
                <w:lang w:val="en-GB"/>
              </w:rPr>
            </w:pPr>
            <w:proofErr w:type="spellStart"/>
            <w:r w:rsidRPr="00F94643">
              <w:rPr>
                <w:rFonts w:ascii="Calibri" w:eastAsia="Times New Roman" w:hAnsi="Calibri" w:cs="Times New Roman"/>
                <w:i/>
                <w:iCs/>
                <w:sz w:val="22"/>
                <w:lang w:val="en-GB"/>
              </w:rPr>
              <w:t>Parvisepalum</w:t>
            </w:r>
            <w:proofErr w:type="spellEnd"/>
          </w:p>
        </w:tc>
        <w:tc>
          <w:tcPr>
            <w:tcW w:w="0" w:type="auto"/>
            <w:tcBorders>
              <w:top w:val="nil"/>
              <w:left w:val="nil"/>
              <w:bottom w:val="nil"/>
              <w:right w:val="nil"/>
            </w:tcBorders>
            <w:shd w:val="clear" w:color="auto" w:fill="auto"/>
            <w:noWrap/>
            <w:vAlign w:val="bottom"/>
            <w:hideMark/>
          </w:tcPr>
          <w:p w14:paraId="35184DCC" w14:textId="77777777" w:rsidR="00D01C7D" w:rsidRPr="00F94643" w:rsidRDefault="00D01C7D" w:rsidP="00D01C7D">
            <w:pPr>
              <w:jc w:val="right"/>
              <w:rPr>
                <w:rFonts w:ascii="Calibri" w:eastAsia="Times New Roman" w:hAnsi="Calibri" w:cs="Times New Roman"/>
                <w:sz w:val="22"/>
                <w:lang w:val="en-GB"/>
              </w:rPr>
            </w:pPr>
            <w:r w:rsidRPr="00F94643">
              <w:rPr>
                <w:rFonts w:ascii="Calibri" w:eastAsia="Times New Roman" w:hAnsi="Calibri" w:cs="Times New Roman"/>
                <w:sz w:val="22"/>
                <w:lang w:val="en-GB"/>
              </w:rPr>
              <w:t>2</w:t>
            </w:r>
          </w:p>
        </w:tc>
        <w:tc>
          <w:tcPr>
            <w:tcW w:w="0" w:type="auto"/>
            <w:tcBorders>
              <w:top w:val="nil"/>
              <w:left w:val="nil"/>
              <w:bottom w:val="nil"/>
              <w:right w:val="single" w:sz="4" w:space="0" w:color="auto"/>
            </w:tcBorders>
            <w:shd w:val="clear" w:color="auto" w:fill="auto"/>
            <w:noWrap/>
            <w:vAlign w:val="bottom"/>
            <w:hideMark/>
          </w:tcPr>
          <w:p w14:paraId="006D5E82" w14:textId="77777777" w:rsidR="00D01C7D" w:rsidRPr="00F94643" w:rsidRDefault="00D01C7D" w:rsidP="00D01C7D">
            <w:pPr>
              <w:rPr>
                <w:rFonts w:ascii="Calibri" w:eastAsia="Times New Roman" w:hAnsi="Calibri" w:cs="Times New Roman"/>
                <w:i/>
                <w:iCs/>
                <w:sz w:val="22"/>
                <w:lang w:val="en-GB"/>
              </w:rPr>
            </w:pPr>
            <w:proofErr w:type="spellStart"/>
            <w:r w:rsidRPr="00F94643">
              <w:rPr>
                <w:rFonts w:ascii="Calibri" w:eastAsia="Times New Roman" w:hAnsi="Calibri" w:cs="Times New Roman"/>
                <w:i/>
                <w:iCs/>
                <w:sz w:val="22"/>
                <w:lang w:val="en-GB"/>
              </w:rPr>
              <w:t>Pardalopetalum</w:t>
            </w:r>
            <w:proofErr w:type="spellEnd"/>
          </w:p>
        </w:tc>
      </w:tr>
      <w:tr w:rsidR="00D01C7D" w:rsidRPr="00F94643" w14:paraId="47EEE836" w14:textId="77777777" w:rsidTr="00844F1E">
        <w:trPr>
          <w:trHeight w:val="300"/>
        </w:trPr>
        <w:tc>
          <w:tcPr>
            <w:tcW w:w="0" w:type="auto"/>
            <w:tcBorders>
              <w:top w:val="nil"/>
              <w:left w:val="nil"/>
              <w:bottom w:val="nil"/>
              <w:right w:val="nil"/>
            </w:tcBorders>
            <w:shd w:val="clear" w:color="auto" w:fill="auto"/>
            <w:noWrap/>
            <w:vAlign w:val="bottom"/>
            <w:hideMark/>
          </w:tcPr>
          <w:p w14:paraId="73E5A411" w14:textId="77777777" w:rsidR="00D01C7D" w:rsidRPr="00F94643"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4BD42686" w14:textId="77777777" w:rsidR="00D01C7D" w:rsidRPr="00F94643" w:rsidRDefault="00D01C7D" w:rsidP="00D01C7D">
            <w:pPr>
              <w:rPr>
                <w:rFonts w:ascii="Calibri" w:eastAsia="Times New Roman" w:hAnsi="Calibri" w:cs="Times New Roman"/>
                <w:sz w:val="22"/>
                <w:lang w:val="en-GB"/>
              </w:rPr>
            </w:pPr>
            <w:r w:rsidRPr="00F9464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24D6B062" w14:textId="77777777" w:rsidR="00D01C7D" w:rsidRPr="00F94643" w:rsidRDefault="00D01C7D" w:rsidP="00D01C7D">
            <w:pPr>
              <w:rPr>
                <w:rFonts w:ascii="Calibri" w:eastAsia="Times New Roman" w:hAnsi="Calibri" w:cs="Times New Roman"/>
                <w:sz w:val="22"/>
                <w:lang w:val="en-GB"/>
              </w:rPr>
            </w:pPr>
            <w:r w:rsidRPr="00F9464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5B3960F0" w14:textId="77777777" w:rsidR="00D01C7D" w:rsidRPr="00F94643" w:rsidRDefault="00D01C7D" w:rsidP="00D01C7D">
            <w:pPr>
              <w:rPr>
                <w:rFonts w:ascii="Calibri" w:eastAsia="Times New Roman" w:hAnsi="Calibri" w:cs="Times New Roman"/>
                <w:sz w:val="22"/>
                <w:lang w:val="en-GB"/>
              </w:rPr>
            </w:pPr>
            <w:r w:rsidRPr="00F94643">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4348C003" w14:textId="77777777" w:rsidR="00D01C7D" w:rsidRPr="00F94643" w:rsidRDefault="00D01C7D" w:rsidP="00D01C7D">
            <w:pPr>
              <w:jc w:val="right"/>
              <w:rPr>
                <w:rFonts w:ascii="Calibri" w:eastAsia="Times New Roman" w:hAnsi="Calibri" w:cs="Times New Roman"/>
                <w:sz w:val="22"/>
                <w:lang w:val="en-GB"/>
              </w:rPr>
            </w:pPr>
            <w:r w:rsidRPr="00F94643">
              <w:rPr>
                <w:rFonts w:ascii="Calibri" w:eastAsia="Times New Roman" w:hAnsi="Calibri" w:cs="Times New Roman"/>
                <w:sz w:val="22"/>
                <w:lang w:val="en-GB"/>
              </w:rPr>
              <w:t>3</w:t>
            </w:r>
          </w:p>
        </w:tc>
        <w:tc>
          <w:tcPr>
            <w:tcW w:w="0" w:type="auto"/>
            <w:tcBorders>
              <w:top w:val="nil"/>
              <w:left w:val="nil"/>
              <w:bottom w:val="nil"/>
              <w:right w:val="nil"/>
            </w:tcBorders>
            <w:shd w:val="clear" w:color="auto" w:fill="auto"/>
            <w:noWrap/>
            <w:vAlign w:val="bottom"/>
            <w:hideMark/>
          </w:tcPr>
          <w:p w14:paraId="58FB1159" w14:textId="77777777" w:rsidR="00D01C7D" w:rsidRPr="00F94643" w:rsidRDefault="00D01C7D" w:rsidP="00D01C7D">
            <w:pPr>
              <w:rPr>
                <w:rFonts w:ascii="Calibri" w:eastAsia="Times New Roman" w:hAnsi="Calibri" w:cs="Times New Roman"/>
                <w:i/>
                <w:iCs/>
                <w:sz w:val="22"/>
                <w:lang w:val="en-GB"/>
              </w:rPr>
            </w:pPr>
            <w:proofErr w:type="spellStart"/>
            <w:r w:rsidRPr="00F94643">
              <w:rPr>
                <w:rFonts w:ascii="Calibri" w:eastAsia="Times New Roman" w:hAnsi="Calibri" w:cs="Times New Roman"/>
                <w:i/>
                <w:iCs/>
                <w:sz w:val="22"/>
                <w:lang w:val="en-GB"/>
              </w:rPr>
              <w:t>Paphiopedilum</w:t>
            </w:r>
            <w:proofErr w:type="spellEnd"/>
          </w:p>
        </w:tc>
        <w:tc>
          <w:tcPr>
            <w:tcW w:w="0" w:type="auto"/>
            <w:tcBorders>
              <w:top w:val="nil"/>
              <w:left w:val="nil"/>
              <w:bottom w:val="nil"/>
              <w:right w:val="nil"/>
            </w:tcBorders>
            <w:shd w:val="clear" w:color="auto" w:fill="auto"/>
            <w:noWrap/>
            <w:vAlign w:val="bottom"/>
            <w:hideMark/>
          </w:tcPr>
          <w:p w14:paraId="32D57081" w14:textId="77777777" w:rsidR="00D01C7D" w:rsidRPr="00F94643" w:rsidRDefault="00D01C7D" w:rsidP="00D01C7D">
            <w:pPr>
              <w:jc w:val="right"/>
              <w:rPr>
                <w:rFonts w:ascii="Calibri" w:eastAsia="Times New Roman" w:hAnsi="Calibri" w:cs="Times New Roman"/>
                <w:sz w:val="22"/>
                <w:lang w:val="en-GB"/>
              </w:rPr>
            </w:pPr>
            <w:r w:rsidRPr="00F94643">
              <w:rPr>
                <w:rFonts w:ascii="Calibri" w:eastAsia="Times New Roman" w:hAnsi="Calibri" w:cs="Times New Roman"/>
                <w:sz w:val="22"/>
                <w:lang w:val="en-GB"/>
              </w:rPr>
              <w:t>4</w:t>
            </w:r>
          </w:p>
        </w:tc>
        <w:tc>
          <w:tcPr>
            <w:tcW w:w="0" w:type="auto"/>
            <w:tcBorders>
              <w:top w:val="nil"/>
              <w:left w:val="nil"/>
              <w:bottom w:val="nil"/>
              <w:right w:val="single" w:sz="4" w:space="0" w:color="auto"/>
            </w:tcBorders>
            <w:shd w:val="clear" w:color="auto" w:fill="auto"/>
            <w:noWrap/>
            <w:vAlign w:val="bottom"/>
            <w:hideMark/>
          </w:tcPr>
          <w:p w14:paraId="4149D14A" w14:textId="77777777" w:rsidR="00D01C7D" w:rsidRPr="00F94643" w:rsidRDefault="00D01C7D" w:rsidP="00D01C7D">
            <w:pPr>
              <w:rPr>
                <w:rFonts w:ascii="Calibri" w:eastAsia="Times New Roman" w:hAnsi="Calibri" w:cs="Times New Roman"/>
                <w:i/>
                <w:iCs/>
                <w:sz w:val="22"/>
                <w:lang w:val="en-GB"/>
              </w:rPr>
            </w:pPr>
            <w:proofErr w:type="spellStart"/>
            <w:r w:rsidRPr="00F94643">
              <w:rPr>
                <w:rFonts w:ascii="Calibri" w:eastAsia="Times New Roman" w:hAnsi="Calibri" w:cs="Times New Roman"/>
                <w:i/>
                <w:iCs/>
                <w:sz w:val="22"/>
                <w:lang w:val="en-GB"/>
              </w:rPr>
              <w:t>Coryopedilum</w:t>
            </w:r>
            <w:proofErr w:type="spellEnd"/>
          </w:p>
        </w:tc>
      </w:tr>
      <w:tr w:rsidR="00D01C7D" w:rsidRPr="00F94643" w14:paraId="52697700" w14:textId="77777777" w:rsidTr="00844F1E">
        <w:trPr>
          <w:trHeight w:val="300"/>
        </w:trPr>
        <w:tc>
          <w:tcPr>
            <w:tcW w:w="0" w:type="auto"/>
            <w:tcBorders>
              <w:top w:val="nil"/>
              <w:left w:val="nil"/>
              <w:bottom w:val="nil"/>
              <w:right w:val="nil"/>
            </w:tcBorders>
            <w:shd w:val="clear" w:color="auto" w:fill="auto"/>
            <w:noWrap/>
            <w:vAlign w:val="bottom"/>
            <w:hideMark/>
          </w:tcPr>
          <w:p w14:paraId="334F41C6" w14:textId="77777777" w:rsidR="00D01C7D" w:rsidRPr="00F94643"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029B20D3" w14:textId="77777777" w:rsidR="00D01C7D" w:rsidRPr="00F94643" w:rsidRDefault="00D01C7D" w:rsidP="00D01C7D">
            <w:pPr>
              <w:rPr>
                <w:rFonts w:ascii="Calibri" w:eastAsia="Times New Roman" w:hAnsi="Calibri" w:cs="Times New Roman"/>
                <w:sz w:val="22"/>
                <w:lang w:val="en-GB"/>
              </w:rPr>
            </w:pPr>
            <w:r w:rsidRPr="00F9464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1446F49B" w14:textId="77777777" w:rsidR="00D01C7D" w:rsidRPr="00F94643" w:rsidRDefault="00D01C7D" w:rsidP="00D01C7D">
            <w:pPr>
              <w:rPr>
                <w:rFonts w:ascii="Calibri" w:eastAsia="Times New Roman" w:hAnsi="Calibri" w:cs="Times New Roman"/>
                <w:sz w:val="22"/>
                <w:lang w:val="en-GB"/>
              </w:rPr>
            </w:pPr>
            <w:r w:rsidRPr="00F9464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1228966" w14:textId="77777777" w:rsidR="00D01C7D" w:rsidRPr="00F94643" w:rsidRDefault="00D01C7D" w:rsidP="00D01C7D">
            <w:pPr>
              <w:rPr>
                <w:rFonts w:ascii="Calibri" w:eastAsia="Times New Roman" w:hAnsi="Calibri" w:cs="Times New Roman"/>
                <w:sz w:val="22"/>
                <w:lang w:val="en-GB"/>
              </w:rPr>
            </w:pPr>
            <w:r w:rsidRPr="00F94643">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24FDC32E" w14:textId="77777777" w:rsidR="00D01C7D" w:rsidRPr="00F94643" w:rsidRDefault="00D01C7D" w:rsidP="00D01C7D">
            <w:pPr>
              <w:jc w:val="right"/>
              <w:rPr>
                <w:rFonts w:ascii="Calibri" w:eastAsia="Times New Roman" w:hAnsi="Calibri" w:cs="Times New Roman"/>
                <w:sz w:val="22"/>
                <w:lang w:val="en-GB"/>
              </w:rPr>
            </w:pPr>
            <w:r w:rsidRPr="00F94643">
              <w:rPr>
                <w:rFonts w:ascii="Calibri" w:eastAsia="Times New Roman" w:hAnsi="Calibri" w:cs="Times New Roman"/>
                <w:sz w:val="22"/>
                <w:lang w:val="en-GB"/>
              </w:rPr>
              <w:t>5</w:t>
            </w:r>
          </w:p>
        </w:tc>
        <w:tc>
          <w:tcPr>
            <w:tcW w:w="0" w:type="auto"/>
            <w:tcBorders>
              <w:top w:val="nil"/>
              <w:left w:val="nil"/>
              <w:bottom w:val="nil"/>
              <w:right w:val="nil"/>
            </w:tcBorders>
            <w:shd w:val="clear" w:color="auto" w:fill="auto"/>
            <w:noWrap/>
            <w:vAlign w:val="bottom"/>
            <w:hideMark/>
          </w:tcPr>
          <w:p w14:paraId="36358D3C" w14:textId="77777777" w:rsidR="00D01C7D" w:rsidRPr="00F94643" w:rsidRDefault="00D01C7D" w:rsidP="00D01C7D">
            <w:pPr>
              <w:rPr>
                <w:rFonts w:ascii="Calibri" w:eastAsia="Times New Roman" w:hAnsi="Calibri" w:cs="Times New Roman"/>
                <w:i/>
                <w:iCs/>
                <w:sz w:val="22"/>
                <w:lang w:val="en-GB"/>
              </w:rPr>
            </w:pPr>
            <w:proofErr w:type="spellStart"/>
            <w:r w:rsidRPr="00F94643">
              <w:rPr>
                <w:rFonts w:ascii="Calibri" w:eastAsia="Times New Roman" w:hAnsi="Calibri" w:cs="Times New Roman"/>
                <w:i/>
                <w:iCs/>
                <w:sz w:val="22"/>
                <w:lang w:val="en-GB"/>
              </w:rPr>
              <w:t>Cochlopetalum</w:t>
            </w:r>
            <w:proofErr w:type="spellEnd"/>
          </w:p>
        </w:tc>
        <w:tc>
          <w:tcPr>
            <w:tcW w:w="0" w:type="auto"/>
            <w:tcBorders>
              <w:top w:val="nil"/>
              <w:left w:val="nil"/>
              <w:bottom w:val="nil"/>
              <w:right w:val="nil"/>
            </w:tcBorders>
            <w:shd w:val="clear" w:color="auto" w:fill="auto"/>
            <w:noWrap/>
            <w:vAlign w:val="bottom"/>
            <w:hideMark/>
          </w:tcPr>
          <w:p w14:paraId="3F780DC0" w14:textId="77777777" w:rsidR="00D01C7D" w:rsidRPr="00F94643" w:rsidRDefault="00D01C7D" w:rsidP="00D01C7D">
            <w:pPr>
              <w:jc w:val="right"/>
              <w:rPr>
                <w:rFonts w:ascii="Calibri" w:eastAsia="Times New Roman" w:hAnsi="Calibri" w:cs="Times New Roman"/>
                <w:sz w:val="22"/>
                <w:lang w:val="en-GB"/>
              </w:rPr>
            </w:pPr>
            <w:r w:rsidRPr="00F94643">
              <w:rPr>
                <w:rFonts w:ascii="Calibri" w:eastAsia="Times New Roman" w:hAnsi="Calibri" w:cs="Times New Roman"/>
                <w:sz w:val="22"/>
                <w:lang w:val="en-GB"/>
              </w:rPr>
              <w:t>6</w:t>
            </w:r>
          </w:p>
        </w:tc>
        <w:tc>
          <w:tcPr>
            <w:tcW w:w="0" w:type="auto"/>
            <w:tcBorders>
              <w:top w:val="nil"/>
              <w:left w:val="nil"/>
              <w:bottom w:val="nil"/>
              <w:right w:val="single" w:sz="4" w:space="0" w:color="auto"/>
            </w:tcBorders>
            <w:shd w:val="clear" w:color="auto" w:fill="auto"/>
            <w:noWrap/>
            <w:vAlign w:val="bottom"/>
            <w:hideMark/>
          </w:tcPr>
          <w:p w14:paraId="7BB463E6" w14:textId="77777777" w:rsidR="00D01C7D" w:rsidRPr="00F94643" w:rsidRDefault="00D01C7D" w:rsidP="00D01C7D">
            <w:pPr>
              <w:rPr>
                <w:rFonts w:ascii="Calibri" w:eastAsia="Times New Roman" w:hAnsi="Calibri" w:cs="Times New Roman"/>
                <w:i/>
                <w:iCs/>
                <w:sz w:val="22"/>
                <w:lang w:val="en-GB"/>
              </w:rPr>
            </w:pPr>
            <w:proofErr w:type="spellStart"/>
            <w:r w:rsidRPr="00F94643">
              <w:rPr>
                <w:rFonts w:ascii="Calibri" w:eastAsia="Times New Roman" w:hAnsi="Calibri" w:cs="Times New Roman"/>
                <w:i/>
                <w:iCs/>
                <w:sz w:val="22"/>
                <w:lang w:val="en-GB"/>
              </w:rPr>
              <w:t>Brachypetalum</w:t>
            </w:r>
            <w:proofErr w:type="spellEnd"/>
          </w:p>
        </w:tc>
      </w:tr>
      <w:tr w:rsidR="00D01C7D" w:rsidRPr="00F94643" w14:paraId="0C015B80" w14:textId="77777777" w:rsidTr="00844F1E">
        <w:trPr>
          <w:trHeight w:val="300"/>
        </w:trPr>
        <w:tc>
          <w:tcPr>
            <w:tcW w:w="0" w:type="auto"/>
            <w:tcBorders>
              <w:top w:val="nil"/>
              <w:left w:val="nil"/>
              <w:bottom w:val="nil"/>
              <w:right w:val="nil"/>
            </w:tcBorders>
            <w:shd w:val="clear" w:color="auto" w:fill="auto"/>
            <w:noWrap/>
            <w:vAlign w:val="bottom"/>
            <w:hideMark/>
          </w:tcPr>
          <w:p w14:paraId="33070C00" w14:textId="77777777" w:rsidR="00D01C7D" w:rsidRPr="00F94643"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30641D0A" w14:textId="77777777" w:rsidR="00D01C7D" w:rsidRPr="00F94643" w:rsidRDefault="00D01C7D" w:rsidP="00D01C7D">
            <w:pPr>
              <w:rPr>
                <w:rFonts w:ascii="Calibri" w:eastAsia="Times New Roman" w:hAnsi="Calibri" w:cs="Times New Roman"/>
                <w:sz w:val="22"/>
                <w:lang w:val="en-GB"/>
              </w:rPr>
            </w:pPr>
            <w:r w:rsidRPr="00F9464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BBAD596" w14:textId="77777777" w:rsidR="00D01C7D" w:rsidRPr="00F94643" w:rsidRDefault="00D01C7D" w:rsidP="00D01C7D">
            <w:pPr>
              <w:rPr>
                <w:rFonts w:ascii="Calibri" w:eastAsia="Times New Roman" w:hAnsi="Calibri" w:cs="Times New Roman"/>
                <w:sz w:val="22"/>
                <w:lang w:val="en-GB"/>
              </w:rPr>
            </w:pPr>
            <w:r w:rsidRPr="00F9464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19A0A3E0" w14:textId="77777777" w:rsidR="00D01C7D" w:rsidRPr="00F94643" w:rsidRDefault="00D01C7D" w:rsidP="00D01C7D">
            <w:pPr>
              <w:rPr>
                <w:rFonts w:ascii="Calibri" w:eastAsia="Times New Roman" w:hAnsi="Calibri" w:cs="Times New Roman"/>
                <w:sz w:val="22"/>
                <w:lang w:val="en-GB"/>
              </w:rPr>
            </w:pPr>
            <w:r w:rsidRPr="00F94643">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42BB8DAF" w14:textId="77777777" w:rsidR="00D01C7D" w:rsidRPr="00F94643" w:rsidRDefault="00D01C7D" w:rsidP="00D01C7D">
            <w:pPr>
              <w:jc w:val="right"/>
              <w:rPr>
                <w:rFonts w:ascii="Calibri" w:eastAsia="Times New Roman" w:hAnsi="Calibri" w:cs="Times New Roman"/>
                <w:sz w:val="22"/>
                <w:lang w:val="en-GB"/>
              </w:rPr>
            </w:pPr>
            <w:r w:rsidRPr="00F94643">
              <w:rPr>
                <w:rFonts w:ascii="Calibri" w:eastAsia="Times New Roman" w:hAnsi="Calibri" w:cs="Times New Roman"/>
                <w:sz w:val="22"/>
                <w:lang w:val="en-GB"/>
              </w:rPr>
              <w:t>7</w:t>
            </w:r>
          </w:p>
        </w:tc>
        <w:tc>
          <w:tcPr>
            <w:tcW w:w="0" w:type="auto"/>
            <w:tcBorders>
              <w:top w:val="nil"/>
              <w:left w:val="nil"/>
              <w:bottom w:val="nil"/>
              <w:right w:val="nil"/>
            </w:tcBorders>
            <w:shd w:val="clear" w:color="auto" w:fill="auto"/>
            <w:noWrap/>
            <w:vAlign w:val="bottom"/>
            <w:hideMark/>
          </w:tcPr>
          <w:p w14:paraId="30374D17" w14:textId="77777777" w:rsidR="00D01C7D" w:rsidRPr="00F94643" w:rsidRDefault="00D01C7D" w:rsidP="00D01C7D">
            <w:pPr>
              <w:rPr>
                <w:rFonts w:ascii="Calibri" w:eastAsia="Times New Roman" w:hAnsi="Calibri" w:cs="Times New Roman"/>
                <w:i/>
                <w:iCs/>
                <w:sz w:val="22"/>
                <w:lang w:val="en-GB"/>
              </w:rPr>
            </w:pPr>
            <w:proofErr w:type="spellStart"/>
            <w:r w:rsidRPr="00F94643">
              <w:rPr>
                <w:rFonts w:ascii="Calibri" w:eastAsia="Times New Roman" w:hAnsi="Calibri" w:cs="Times New Roman"/>
                <w:i/>
                <w:iCs/>
                <w:sz w:val="22"/>
                <w:lang w:val="en-GB"/>
              </w:rPr>
              <w:t>Barbata</w:t>
            </w:r>
            <w:proofErr w:type="spellEnd"/>
          </w:p>
        </w:tc>
        <w:tc>
          <w:tcPr>
            <w:tcW w:w="0" w:type="auto"/>
            <w:tcBorders>
              <w:top w:val="nil"/>
              <w:left w:val="nil"/>
              <w:bottom w:val="nil"/>
              <w:right w:val="nil"/>
            </w:tcBorders>
            <w:shd w:val="clear" w:color="auto" w:fill="auto"/>
            <w:noWrap/>
            <w:vAlign w:val="bottom"/>
            <w:hideMark/>
          </w:tcPr>
          <w:p w14:paraId="54952F04" w14:textId="77777777" w:rsidR="00D01C7D" w:rsidRPr="00F94643" w:rsidRDefault="00D01C7D" w:rsidP="00D01C7D">
            <w:pPr>
              <w:rPr>
                <w:rFonts w:ascii="Calibri" w:eastAsia="Times New Roman" w:hAnsi="Calibri" w:cs="Times New Roman"/>
                <w:sz w:val="22"/>
                <w:lang w:val="en-GB"/>
              </w:rPr>
            </w:pPr>
          </w:p>
        </w:tc>
        <w:tc>
          <w:tcPr>
            <w:tcW w:w="0" w:type="auto"/>
            <w:tcBorders>
              <w:top w:val="nil"/>
              <w:left w:val="nil"/>
              <w:bottom w:val="nil"/>
              <w:right w:val="single" w:sz="4" w:space="0" w:color="auto"/>
            </w:tcBorders>
            <w:shd w:val="clear" w:color="auto" w:fill="auto"/>
            <w:noWrap/>
            <w:vAlign w:val="bottom"/>
            <w:hideMark/>
          </w:tcPr>
          <w:p w14:paraId="7A39871D" w14:textId="77777777" w:rsidR="00D01C7D" w:rsidRPr="00F94643" w:rsidRDefault="00D01C7D" w:rsidP="00D01C7D">
            <w:pPr>
              <w:rPr>
                <w:rFonts w:ascii="Calibri" w:eastAsia="Times New Roman" w:hAnsi="Calibri" w:cs="Times New Roman"/>
                <w:i/>
                <w:iCs/>
                <w:sz w:val="22"/>
                <w:lang w:val="en-GB"/>
              </w:rPr>
            </w:pPr>
            <w:r w:rsidRPr="00F94643">
              <w:rPr>
                <w:rFonts w:ascii="Calibri" w:eastAsia="Times New Roman" w:hAnsi="Calibri" w:cs="Times New Roman"/>
                <w:i/>
                <w:iCs/>
                <w:sz w:val="22"/>
                <w:lang w:val="en-GB"/>
              </w:rPr>
              <w:t> </w:t>
            </w:r>
          </w:p>
        </w:tc>
      </w:tr>
      <w:tr w:rsidR="00D01C7D" w:rsidRPr="00F94643" w14:paraId="2CB08FBF" w14:textId="77777777" w:rsidTr="00844F1E">
        <w:trPr>
          <w:trHeight w:val="300"/>
        </w:trPr>
        <w:tc>
          <w:tcPr>
            <w:tcW w:w="0" w:type="auto"/>
            <w:tcBorders>
              <w:top w:val="nil"/>
              <w:left w:val="nil"/>
              <w:bottom w:val="nil"/>
              <w:right w:val="nil"/>
            </w:tcBorders>
            <w:shd w:val="clear" w:color="auto" w:fill="auto"/>
            <w:noWrap/>
            <w:vAlign w:val="bottom"/>
            <w:hideMark/>
          </w:tcPr>
          <w:p w14:paraId="2B1FE9A2" w14:textId="77777777" w:rsidR="00D01C7D" w:rsidRPr="00F94643"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0252C52C" w14:textId="77777777" w:rsidR="00D01C7D" w:rsidRPr="00F94643" w:rsidRDefault="00D01C7D" w:rsidP="00D01C7D">
            <w:pPr>
              <w:rPr>
                <w:rFonts w:ascii="Calibri" w:eastAsia="Times New Roman" w:hAnsi="Calibri" w:cs="Times New Roman"/>
                <w:sz w:val="22"/>
                <w:lang w:val="en-GB"/>
              </w:rPr>
            </w:pPr>
            <w:r w:rsidRPr="00F9464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3C62C9E1" w14:textId="77777777" w:rsidR="00D01C7D" w:rsidRPr="00F94643" w:rsidRDefault="00D01C7D" w:rsidP="00D01C7D">
            <w:pPr>
              <w:rPr>
                <w:rFonts w:ascii="Calibri" w:eastAsia="Times New Roman" w:hAnsi="Calibri" w:cs="Times New Roman"/>
                <w:sz w:val="22"/>
                <w:lang w:val="en-GB"/>
              </w:rPr>
            </w:pPr>
            <w:r w:rsidRPr="00F94643">
              <w:rPr>
                <w:rFonts w:ascii="Calibri" w:eastAsia="Times New Roman" w:hAnsi="Calibri" w:cs="Times New Roman"/>
                <w:sz w:val="22"/>
                <w:lang w:val="en-GB"/>
              </w:rPr>
              <w:t> </w:t>
            </w:r>
          </w:p>
        </w:tc>
        <w:tc>
          <w:tcPr>
            <w:tcW w:w="0" w:type="auto"/>
            <w:gridSpan w:val="5"/>
            <w:tcBorders>
              <w:top w:val="nil"/>
              <w:left w:val="single" w:sz="4" w:space="0" w:color="auto"/>
              <w:bottom w:val="single" w:sz="4" w:space="0" w:color="auto"/>
              <w:right w:val="single" w:sz="4" w:space="0" w:color="auto"/>
            </w:tcBorders>
            <w:shd w:val="clear" w:color="auto" w:fill="auto"/>
            <w:noWrap/>
            <w:vAlign w:val="bottom"/>
            <w:hideMark/>
          </w:tcPr>
          <w:p w14:paraId="7E7013B2" w14:textId="7ACCF3B2" w:rsidR="00D01C7D" w:rsidRPr="00F94643" w:rsidRDefault="00844F1E" w:rsidP="00D01C7D">
            <w:pPr>
              <w:rPr>
                <w:rFonts w:ascii="Calibri" w:eastAsia="Times New Roman" w:hAnsi="Calibri" w:cs="Times New Roman"/>
                <w:sz w:val="22"/>
                <w:lang w:val="en-GB"/>
              </w:rPr>
            </w:pPr>
            <w:r w:rsidRPr="00F94643">
              <w:rPr>
                <w:rFonts w:ascii="Calibri" w:eastAsia="Times New Roman" w:hAnsi="Calibri" w:cs="Times New Roman"/>
                <w:sz w:val="22"/>
                <w:lang w:val="en-GB"/>
              </w:rPr>
              <w:t>The order in Unknown x/y is &lt;</w:t>
            </w:r>
            <w:proofErr w:type="spellStart"/>
            <w:r w:rsidRPr="00F94643">
              <w:rPr>
                <w:rFonts w:ascii="Calibri" w:eastAsia="Times New Roman" w:hAnsi="Calibri" w:cs="Times New Roman"/>
                <w:sz w:val="22"/>
                <w:lang w:val="en-GB"/>
              </w:rPr>
              <w:t>best_score</w:t>
            </w:r>
            <w:proofErr w:type="spellEnd"/>
            <w:r w:rsidRPr="00F94643">
              <w:rPr>
                <w:rFonts w:ascii="Calibri" w:eastAsia="Times New Roman" w:hAnsi="Calibri" w:cs="Times New Roman"/>
                <w:sz w:val="22"/>
                <w:lang w:val="en-GB"/>
              </w:rPr>
              <w:t>&gt;/&lt;</w:t>
            </w:r>
            <w:proofErr w:type="spellStart"/>
            <w:r w:rsidRPr="00F94643">
              <w:rPr>
                <w:rFonts w:ascii="Calibri" w:eastAsia="Times New Roman" w:hAnsi="Calibri" w:cs="Times New Roman"/>
                <w:sz w:val="22"/>
                <w:lang w:val="en-GB"/>
              </w:rPr>
              <w:t>lower_score</w:t>
            </w:r>
            <w:proofErr w:type="spellEnd"/>
            <w:r w:rsidRPr="00F94643">
              <w:rPr>
                <w:rFonts w:ascii="Calibri" w:eastAsia="Times New Roman" w:hAnsi="Calibri" w:cs="Times New Roman"/>
                <w:sz w:val="22"/>
                <w:lang w:val="en-GB"/>
              </w:rPr>
              <w:t>&gt;/ No numbers? All scores are negative</w:t>
            </w:r>
          </w:p>
        </w:tc>
      </w:tr>
    </w:tbl>
    <w:p w14:paraId="7383B00E" w14:textId="77777777" w:rsidR="00D66199" w:rsidRPr="00F94643" w:rsidRDefault="00D66199" w:rsidP="00E67269">
      <w:pPr>
        <w:rPr>
          <w:lang w:val="en-GB"/>
        </w:rPr>
        <w:sectPr w:rsidR="00D66199" w:rsidRPr="00F94643" w:rsidSect="00D42B4A">
          <w:pgSz w:w="16840" w:h="11900" w:orient="landscape"/>
          <w:pgMar w:top="993" w:right="1417" w:bottom="851" w:left="1417" w:header="708" w:footer="708" w:gutter="0"/>
          <w:cols w:space="708"/>
          <w:docGrid w:linePitch="360"/>
        </w:sectPr>
      </w:pPr>
    </w:p>
    <w:p w14:paraId="226A3994" w14:textId="379CFBD5" w:rsidR="00E437BE" w:rsidRPr="00F94643" w:rsidRDefault="00E437BE" w:rsidP="00E437BE">
      <w:pPr>
        <w:pStyle w:val="Bijschrift"/>
        <w:keepNext/>
        <w:rPr>
          <w:lang w:val="en-GB"/>
        </w:rPr>
      </w:pPr>
      <w:r w:rsidRPr="00F94643">
        <w:rPr>
          <w:lang w:val="en-GB"/>
        </w:rPr>
        <w:lastRenderedPageBreak/>
        <w:t xml:space="preserve">Table </w:t>
      </w:r>
      <w:r w:rsidR="000A64B8" w:rsidRPr="00F94643">
        <w:rPr>
          <w:lang w:val="en-GB"/>
        </w:rPr>
        <w:fldChar w:fldCharType="begin"/>
      </w:r>
      <w:r w:rsidR="000A64B8" w:rsidRPr="00F94643">
        <w:rPr>
          <w:lang w:val="en-GB"/>
        </w:rPr>
        <w:instrText xml:space="preserve"> SEQ Table \* ARABIC </w:instrText>
      </w:r>
      <w:r w:rsidR="000A64B8" w:rsidRPr="00F94643">
        <w:rPr>
          <w:lang w:val="en-GB"/>
        </w:rPr>
        <w:fldChar w:fldCharType="separate"/>
      </w:r>
      <w:r w:rsidR="00020E87">
        <w:rPr>
          <w:noProof/>
          <w:lang w:val="en-GB"/>
        </w:rPr>
        <w:t>12</w:t>
      </w:r>
      <w:r w:rsidR="000A64B8" w:rsidRPr="00F94643">
        <w:rPr>
          <w:lang w:val="en-GB"/>
        </w:rPr>
        <w:fldChar w:fldCharType="end"/>
      </w:r>
      <w:r w:rsidRPr="00F94643">
        <w:rPr>
          <w:lang w:val="en-GB"/>
        </w:rPr>
        <w:t xml:space="preserve"> Results of second test of </w:t>
      </w:r>
      <w:proofErr w:type="spellStart"/>
      <w:r w:rsidR="001232BD" w:rsidRPr="008A650E">
        <w:rPr>
          <w:rFonts w:ascii="Calibri" w:eastAsia="Times New Roman" w:hAnsi="Calibri" w:cs="Times New Roman"/>
          <w:bCs w:val="0"/>
          <w:i/>
          <w:lang w:val="en-GB"/>
        </w:rPr>
        <w:t>Paphiopedilum</w:t>
      </w:r>
      <w:proofErr w:type="spellEnd"/>
      <w:r w:rsidR="001232BD" w:rsidRPr="00F94643">
        <w:rPr>
          <w:rFonts w:ascii="Calibri" w:eastAsia="Times New Roman" w:hAnsi="Calibri" w:cs="Times New Roman"/>
          <w:b w:val="0"/>
          <w:bCs w:val="0"/>
          <w:lang w:val="en-GB"/>
        </w:rPr>
        <w:t xml:space="preserve"> </w:t>
      </w:r>
      <w:r w:rsidRPr="00F94643">
        <w:rPr>
          <w:lang w:val="en-GB"/>
        </w:rPr>
        <w:t xml:space="preserve">section </w:t>
      </w:r>
      <w:proofErr w:type="spellStart"/>
      <w:r w:rsidRPr="00F94643">
        <w:rPr>
          <w:i/>
          <w:lang w:val="en-GB"/>
        </w:rPr>
        <w:t>Parvisepalum</w:t>
      </w:r>
      <w:proofErr w:type="spellEnd"/>
      <w:r w:rsidRPr="00F94643">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1969"/>
        <w:gridCol w:w="1470"/>
        <w:gridCol w:w="1470"/>
        <w:gridCol w:w="1453"/>
        <w:gridCol w:w="1969"/>
        <w:gridCol w:w="1470"/>
        <w:gridCol w:w="1470"/>
      </w:tblGrid>
      <w:tr w:rsidR="00162CCC" w:rsidRPr="00F94643" w14:paraId="1E6D7FEE" w14:textId="77777777" w:rsidTr="00162CCC">
        <w:trPr>
          <w:trHeight w:val="100"/>
        </w:trPr>
        <w:tc>
          <w:tcPr>
            <w:tcW w:w="0" w:type="auto"/>
            <w:tcBorders>
              <w:top w:val="nil"/>
              <w:left w:val="nil"/>
              <w:bottom w:val="nil"/>
              <w:right w:val="nil"/>
            </w:tcBorders>
            <w:shd w:val="clear" w:color="auto" w:fill="auto"/>
            <w:noWrap/>
            <w:vAlign w:val="bottom"/>
            <w:hideMark/>
          </w:tcPr>
          <w:p w14:paraId="407CDB52" w14:textId="77777777" w:rsidR="00162CCC" w:rsidRPr="00F94643" w:rsidRDefault="00162CCC"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0F6ADC3" w14:textId="77777777" w:rsidR="00162CCC" w:rsidRPr="00F94643" w:rsidRDefault="00162CCC" w:rsidP="00D66199">
            <w:pPr>
              <w:rPr>
                <w:rFonts w:ascii="Calibri" w:eastAsia="Times New Roman" w:hAnsi="Calibri" w:cs="Times New Roman"/>
                <w:b/>
                <w:bCs/>
                <w:lang w:val="en-GB"/>
              </w:rPr>
            </w:pPr>
            <w:r w:rsidRPr="00F94643">
              <w:rPr>
                <w:rFonts w:ascii="Calibri" w:eastAsia="Times New Roman" w:hAnsi="Calibri" w:cs="Times New Roman"/>
                <w:b/>
                <w:bCs/>
                <w:lang w:val="en-GB"/>
              </w:rPr>
              <w:t> </w:t>
            </w:r>
          </w:p>
        </w:tc>
        <w:tc>
          <w:tcPr>
            <w:tcW w:w="0" w:type="auto"/>
            <w:gridSpan w:val="4"/>
            <w:tcBorders>
              <w:top w:val="nil"/>
              <w:left w:val="single" w:sz="4" w:space="0" w:color="auto"/>
              <w:bottom w:val="nil"/>
              <w:right w:val="nil"/>
            </w:tcBorders>
            <w:shd w:val="clear" w:color="auto" w:fill="auto"/>
            <w:noWrap/>
            <w:vAlign w:val="bottom"/>
            <w:hideMark/>
          </w:tcPr>
          <w:p w14:paraId="56DF2390" w14:textId="17CF40C3" w:rsidR="00162CCC" w:rsidRPr="00162CCC" w:rsidRDefault="00162CCC" w:rsidP="00162CCC">
            <w:pPr>
              <w:jc w:val="center"/>
              <w:rPr>
                <w:rFonts w:ascii="Calibri" w:eastAsia="Times New Roman" w:hAnsi="Calibri" w:cs="Times New Roman"/>
                <w:b/>
                <w:bCs/>
                <w:lang w:val="en-GB"/>
              </w:rPr>
            </w:pPr>
            <w:proofErr w:type="spellStart"/>
            <w:r w:rsidRPr="00F94643">
              <w:rPr>
                <w:rFonts w:ascii="Calibri" w:eastAsia="Times New Roman" w:hAnsi="Calibri" w:cs="Times New Roman"/>
                <w:b/>
                <w:bCs/>
                <w:i/>
                <w:sz w:val="32"/>
                <w:szCs w:val="20"/>
                <w:lang w:val="en-GB"/>
              </w:rPr>
              <w:t>Paphiopedilum</w:t>
            </w:r>
            <w:proofErr w:type="spellEnd"/>
            <w:r w:rsidRPr="00F94643">
              <w:rPr>
                <w:rFonts w:ascii="Calibri" w:eastAsia="Times New Roman" w:hAnsi="Calibri" w:cs="Times New Roman"/>
                <w:b/>
                <w:bCs/>
                <w:sz w:val="32"/>
                <w:szCs w:val="20"/>
                <w:lang w:val="en-GB"/>
              </w:rPr>
              <w:t xml:space="preserve"> sect. </w:t>
            </w:r>
            <w:proofErr w:type="spellStart"/>
            <w:r w:rsidRPr="00F94643">
              <w:rPr>
                <w:rFonts w:ascii="Calibri" w:eastAsia="Times New Roman" w:hAnsi="Calibri" w:cs="Times New Roman"/>
                <w:b/>
                <w:bCs/>
                <w:i/>
                <w:sz w:val="32"/>
                <w:szCs w:val="40"/>
                <w:lang w:val="en-GB"/>
              </w:rPr>
              <w:t>Parvisepalum</w:t>
            </w:r>
            <w:proofErr w:type="spellEnd"/>
            <w:r w:rsidRPr="00F94643">
              <w:rPr>
                <w:rFonts w:ascii="Calibri" w:eastAsia="Times New Roman" w:hAnsi="Calibri" w:cs="Times New Roman"/>
                <w:b/>
                <w:bCs/>
                <w:sz w:val="32"/>
                <w:szCs w:val="40"/>
                <w:lang w:val="en-GB"/>
              </w:rPr>
              <w:t xml:space="preserve"> run2</w:t>
            </w:r>
          </w:p>
        </w:tc>
        <w:tc>
          <w:tcPr>
            <w:tcW w:w="0" w:type="auto"/>
            <w:tcBorders>
              <w:top w:val="nil"/>
              <w:left w:val="single" w:sz="4" w:space="0" w:color="auto"/>
              <w:bottom w:val="nil"/>
              <w:right w:val="nil"/>
            </w:tcBorders>
            <w:shd w:val="clear" w:color="auto" w:fill="auto"/>
            <w:noWrap/>
            <w:vAlign w:val="bottom"/>
            <w:hideMark/>
          </w:tcPr>
          <w:p w14:paraId="49643C27" w14:textId="77777777" w:rsidR="00162CCC" w:rsidRPr="00F94643" w:rsidRDefault="00162CCC" w:rsidP="00D66199">
            <w:pPr>
              <w:rPr>
                <w:rFonts w:ascii="Calibri" w:eastAsia="Times New Roman" w:hAnsi="Calibri" w:cs="Times New Roman"/>
                <w:b/>
                <w:bCs/>
                <w:lang w:val="en-GB"/>
              </w:rPr>
            </w:pPr>
            <w:r w:rsidRPr="00F94643">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25649324" w14:textId="77777777" w:rsidR="00162CCC" w:rsidRPr="00F94643" w:rsidRDefault="00162CCC" w:rsidP="00D66199">
            <w:pPr>
              <w:rPr>
                <w:rFonts w:ascii="Calibri" w:eastAsia="Times New Roman" w:hAnsi="Calibri" w:cs="Times New Roman"/>
                <w:b/>
                <w:bCs/>
                <w:lang w:val="en-GB"/>
              </w:rPr>
            </w:pPr>
            <w:r w:rsidRPr="00F94643">
              <w:rPr>
                <w:rFonts w:ascii="Calibri" w:eastAsia="Times New Roman" w:hAnsi="Calibri" w:cs="Times New Roman"/>
                <w:b/>
                <w:bCs/>
                <w:lang w:val="en-GB"/>
              </w:rPr>
              <w:t> </w:t>
            </w:r>
          </w:p>
        </w:tc>
      </w:tr>
      <w:tr w:rsidR="00D66199" w:rsidRPr="00F94643" w14:paraId="0439CB43" w14:textId="77777777" w:rsidTr="00D66199">
        <w:trPr>
          <w:trHeight w:val="300"/>
        </w:trPr>
        <w:tc>
          <w:tcPr>
            <w:tcW w:w="0" w:type="auto"/>
            <w:tcBorders>
              <w:top w:val="nil"/>
              <w:left w:val="nil"/>
              <w:bottom w:val="nil"/>
              <w:right w:val="nil"/>
            </w:tcBorders>
            <w:shd w:val="clear" w:color="auto" w:fill="auto"/>
            <w:noWrap/>
            <w:vAlign w:val="bottom"/>
            <w:hideMark/>
          </w:tcPr>
          <w:p w14:paraId="69D19B9C" w14:textId="77777777" w:rsidR="00D66199" w:rsidRPr="00F94643"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294B9AD2" w14:textId="77777777" w:rsidR="00D66199" w:rsidRPr="00F94643" w:rsidRDefault="00D66199" w:rsidP="00D66199">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547F3A63" w14:textId="77777777" w:rsidR="00D66199" w:rsidRPr="00F94643" w:rsidRDefault="00D66199" w:rsidP="00D66199">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FEFC879" w14:textId="77777777" w:rsidR="00D66199" w:rsidRPr="00F94643" w:rsidRDefault="00D66199" w:rsidP="00D66199">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CEAA200" w14:textId="77777777" w:rsidR="00D66199" w:rsidRPr="00F94643" w:rsidRDefault="00D66199" w:rsidP="00D66199">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0559DE2" w14:textId="77777777" w:rsidR="00D66199" w:rsidRPr="00F94643" w:rsidRDefault="00D66199" w:rsidP="00D66199">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F96D6AC" w14:textId="77777777" w:rsidR="00D66199" w:rsidRPr="00F94643" w:rsidRDefault="00D66199" w:rsidP="00D66199">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8B649CA" w14:textId="77777777" w:rsidR="00D66199" w:rsidRPr="00F94643" w:rsidRDefault="00D66199" w:rsidP="00D66199">
            <w:pPr>
              <w:rPr>
                <w:rFonts w:ascii="Calibri" w:eastAsia="Times New Roman" w:hAnsi="Calibri" w:cs="Times New Roman"/>
                <w:lang w:val="en-GB"/>
              </w:rPr>
            </w:pPr>
            <w:r w:rsidRPr="00F94643">
              <w:rPr>
                <w:rFonts w:ascii="Calibri" w:eastAsia="Times New Roman" w:hAnsi="Calibri" w:cs="Times New Roman"/>
                <w:lang w:val="en-GB"/>
              </w:rPr>
              <w:t> </w:t>
            </w:r>
          </w:p>
        </w:tc>
      </w:tr>
      <w:tr w:rsidR="00D66199" w:rsidRPr="00F94643" w14:paraId="5C4B8032" w14:textId="77777777" w:rsidTr="00D66199">
        <w:trPr>
          <w:trHeight w:val="300"/>
        </w:trPr>
        <w:tc>
          <w:tcPr>
            <w:tcW w:w="0" w:type="auto"/>
            <w:tcBorders>
              <w:top w:val="nil"/>
              <w:left w:val="nil"/>
              <w:bottom w:val="single" w:sz="4" w:space="0" w:color="auto"/>
              <w:right w:val="nil"/>
            </w:tcBorders>
            <w:shd w:val="clear" w:color="auto" w:fill="auto"/>
            <w:noWrap/>
            <w:vAlign w:val="bottom"/>
            <w:hideMark/>
          </w:tcPr>
          <w:p w14:paraId="38378D00" w14:textId="77777777" w:rsidR="00D66199" w:rsidRPr="00F94643" w:rsidRDefault="00D66199" w:rsidP="00D66199">
            <w:pPr>
              <w:rPr>
                <w:rFonts w:ascii="Calibri" w:eastAsia="Times New Roman" w:hAnsi="Calibri" w:cs="Times New Roman"/>
                <w:b/>
                <w:bCs/>
                <w:lang w:val="en-GB"/>
              </w:rPr>
            </w:pPr>
            <w:r w:rsidRPr="00F94643">
              <w:rPr>
                <w:rFonts w:ascii="Calibri" w:eastAsia="Times New Roman" w:hAnsi="Calibri" w:cs="Times New Roman"/>
                <w:b/>
                <w:bCs/>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462913AA" w14:textId="77777777" w:rsidR="00D66199" w:rsidRPr="00F94643" w:rsidRDefault="00D66199" w:rsidP="00D66199">
            <w:pPr>
              <w:jc w:val="right"/>
              <w:rPr>
                <w:rFonts w:ascii="Calibri" w:eastAsia="Times New Roman" w:hAnsi="Calibri" w:cs="Times New Roman"/>
                <w:b/>
                <w:bCs/>
                <w:lang w:val="en-GB"/>
              </w:rPr>
            </w:pPr>
            <w:r w:rsidRPr="00F94643">
              <w:rPr>
                <w:rFonts w:ascii="Calibri" w:eastAsia="Times New Roman" w:hAnsi="Calibri" w:cs="Times New Roman"/>
                <w:b/>
                <w:bCs/>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30E4325B" w14:textId="77777777" w:rsidR="00D66199" w:rsidRPr="00F94643" w:rsidRDefault="00D66199" w:rsidP="00D66199">
            <w:pPr>
              <w:jc w:val="right"/>
              <w:rPr>
                <w:rFonts w:ascii="Calibri" w:eastAsia="Times New Roman" w:hAnsi="Calibri" w:cs="Times New Roman"/>
                <w:b/>
                <w:bCs/>
                <w:lang w:val="en-GB"/>
              </w:rPr>
            </w:pPr>
            <w:r w:rsidRPr="00F94643">
              <w:rPr>
                <w:rFonts w:ascii="Calibri" w:eastAsia="Times New Roman" w:hAnsi="Calibri" w:cs="Times New Roman"/>
                <w:b/>
                <w:bCs/>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3D6C9F7B" w14:textId="77777777" w:rsidR="00D66199" w:rsidRPr="00F94643" w:rsidRDefault="00D66199" w:rsidP="00D66199">
            <w:pPr>
              <w:jc w:val="right"/>
              <w:rPr>
                <w:rFonts w:ascii="Calibri" w:eastAsia="Times New Roman" w:hAnsi="Calibri" w:cs="Times New Roman"/>
                <w:b/>
                <w:bCs/>
                <w:lang w:val="en-GB"/>
              </w:rPr>
            </w:pPr>
            <w:r w:rsidRPr="00F94643">
              <w:rPr>
                <w:rFonts w:ascii="Calibri" w:eastAsia="Times New Roman" w:hAnsi="Calibri" w:cs="Times New Roman"/>
                <w:b/>
                <w:bCs/>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0B2F0409" w14:textId="77777777" w:rsidR="00D66199" w:rsidRPr="00F94643" w:rsidRDefault="00D66199" w:rsidP="00D66199">
            <w:pPr>
              <w:jc w:val="right"/>
              <w:rPr>
                <w:rFonts w:ascii="Calibri" w:eastAsia="Times New Roman" w:hAnsi="Calibri" w:cs="Times New Roman"/>
                <w:b/>
                <w:bCs/>
                <w:lang w:val="en-GB"/>
              </w:rPr>
            </w:pPr>
            <w:r w:rsidRPr="00F94643">
              <w:rPr>
                <w:rFonts w:ascii="Calibri" w:eastAsia="Times New Roman" w:hAnsi="Calibri" w:cs="Times New Roman"/>
                <w:b/>
                <w:bCs/>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25BA7249" w14:textId="77777777" w:rsidR="00D66199" w:rsidRPr="00F94643" w:rsidRDefault="00D66199" w:rsidP="00D66199">
            <w:pPr>
              <w:jc w:val="right"/>
              <w:rPr>
                <w:rFonts w:ascii="Calibri" w:eastAsia="Times New Roman" w:hAnsi="Calibri" w:cs="Times New Roman"/>
                <w:b/>
                <w:bCs/>
                <w:lang w:val="en-GB"/>
              </w:rPr>
            </w:pPr>
            <w:r w:rsidRPr="00F94643">
              <w:rPr>
                <w:rFonts w:ascii="Calibri" w:eastAsia="Times New Roman" w:hAnsi="Calibri" w:cs="Times New Roman"/>
                <w:b/>
                <w:bCs/>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7CBF2A04" w14:textId="77777777" w:rsidR="00D66199" w:rsidRPr="00F94643" w:rsidRDefault="00D66199" w:rsidP="00D66199">
            <w:pPr>
              <w:jc w:val="right"/>
              <w:rPr>
                <w:rFonts w:ascii="Calibri" w:eastAsia="Times New Roman" w:hAnsi="Calibri" w:cs="Times New Roman"/>
                <w:b/>
                <w:bCs/>
                <w:lang w:val="en-GB"/>
              </w:rPr>
            </w:pPr>
            <w:r w:rsidRPr="00F94643">
              <w:rPr>
                <w:rFonts w:ascii="Calibri" w:eastAsia="Times New Roman" w:hAnsi="Calibri" w:cs="Times New Roman"/>
                <w:b/>
                <w:bCs/>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BBD0F1" w14:textId="77777777" w:rsidR="00D66199" w:rsidRPr="00F94643" w:rsidRDefault="00D66199" w:rsidP="00D66199">
            <w:pPr>
              <w:jc w:val="right"/>
              <w:rPr>
                <w:rFonts w:ascii="Calibri" w:eastAsia="Times New Roman" w:hAnsi="Calibri" w:cs="Times New Roman"/>
                <w:b/>
                <w:bCs/>
                <w:lang w:val="en-GB"/>
              </w:rPr>
            </w:pPr>
            <w:r w:rsidRPr="00F94643">
              <w:rPr>
                <w:rFonts w:ascii="Calibri" w:eastAsia="Times New Roman" w:hAnsi="Calibri" w:cs="Times New Roman"/>
                <w:b/>
                <w:bCs/>
                <w:lang w:val="en-GB"/>
              </w:rPr>
              <w:t>57</w:t>
            </w:r>
          </w:p>
        </w:tc>
      </w:tr>
      <w:tr w:rsidR="00D66199" w:rsidRPr="00F94643" w14:paraId="454222DD" w14:textId="77777777" w:rsidTr="00D66199">
        <w:trPr>
          <w:trHeight w:val="300"/>
        </w:trPr>
        <w:tc>
          <w:tcPr>
            <w:tcW w:w="0" w:type="auto"/>
            <w:tcBorders>
              <w:top w:val="nil"/>
              <w:left w:val="single" w:sz="4" w:space="0" w:color="auto"/>
              <w:bottom w:val="nil"/>
              <w:right w:val="nil"/>
            </w:tcBorders>
            <w:shd w:val="clear" w:color="auto" w:fill="auto"/>
            <w:noWrap/>
            <w:vAlign w:val="bottom"/>
            <w:hideMark/>
          </w:tcPr>
          <w:p w14:paraId="5781E56A" w14:textId="77777777" w:rsidR="00D66199" w:rsidRPr="00F94643" w:rsidRDefault="00D66199" w:rsidP="00D66199">
            <w:pPr>
              <w:rPr>
                <w:rFonts w:ascii="Calibri" w:eastAsia="Times New Roman" w:hAnsi="Calibri" w:cs="Times New Roman"/>
                <w:b/>
                <w:bCs/>
                <w:lang w:val="en-GB"/>
              </w:rPr>
            </w:pPr>
            <w:r w:rsidRPr="00F94643">
              <w:rPr>
                <w:rFonts w:ascii="Calibri" w:eastAsia="Times New Roman" w:hAnsi="Calibri" w:cs="Times New Roman"/>
                <w:b/>
                <w:bCs/>
                <w:lang w:val="en-GB"/>
              </w:rPr>
              <w:t>Desired Error</w:t>
            </w:r>
          </w:p>
        </w:tc>
        <w:tc>
          <w:tcPr>
            <w:tcW w:w="0" w:type="auto"/>
            <w:tcBorders>
              <w:top w:val="nil"/>
              <w:left w:val="single" w:sz="4" w:space="0" w:color="auto"/>
              <w:bottom w:val="nil"/>
              <w:right w:val="nil"/>
            </w:tcBorders>
            <w:shd w:val="clear" w:color="auto" w:fill="auto"/>
            <w:noWrap/>
            <w:vAlign w:val="bottom"/>
            <w:hideMark/>
          </w:tcPr>
          <w:p w14:paraId="2D4AF8E3" w14:textId="77777777" w:rsidR="00D66199" w:rsidRPr="00F94643" w:rsidRDefault="00D66199" w:rsidP="00D66199">
            <w:pPr>
              <w:jc w:val="right"/>
              <w:rPr>
                <w:rFonts w:ascii="Calibri" w:eastAsia="Times New Roman" w:hAnsi="Calibri" w:cs="Times New Roman"/>
                <w:lang w:val="en-GB"/>
              </w:rPr>
            </w:pPr>
            <w:r w:rsidRPr="00F94643">
              <w:rPr>
                <w:rFonts w:ascii="Calibri" w:eastAsia="Times New Roman" w:hAnsi="Calibri" w:cs="Times New Roman"/>
                <w:lang w:val="en-GB"/>
              </w:rPr>
              <w:t>1,00E-04</w:t>
            </w:r>
          </w:p>
        </w:tc>
        <w:tc>
          <w:tcPr>
            <w:tcW w:w="0" w:type="auto"/>
            <w:tcBorders>
              <w:top w:val="nil"/>
              <w:left w:val="single" w:sz="4" w:space="0" w:color="auto"/>
              <w:bottom w:val="nil"/>
              <w:right w:val="nil"/>
            </w:tcBorders>
            <w:shd w:val="clear" w:color="auto" w:fill="auto"/>
            <w:noWrap/>
            <w:vAlign w:val="bottom"/>
            <w:hideMark/>
          </w:tcPr>
          <w:p w14:paraId="303AED17" w14:textId="77777777" w:rsidR="00D66199" w:rsidRPr="00F94643" w:rsidRDefault="00D66199" w:rsidP="00D66199">
            <w:pPr>
              <w:jc w:val="right"/>
              <w:rPr>
                <w:rFonts w:ascii="Calibri" w:eastAsia="Times New Roman" w:hAnsi="Calibri" w:cs="Times New Roman"/>
                <w:lang w:val="en-GB"/>
              </w:rPr>
            </w:pPr>
            <w:r w:rsidRPr="00F94643">
              <w:rPr>
                <w:rFonts w:ascii="Calibri" w:eastAsia="Times New Roman" w:hAnsi="Calibri" w:cs="Times New Roman"/>
                <w:lang w:val="en-GB"/>
              </w:rPr>
              <w:t>1,00E-05</w:t>
            </w:r>
          </w:p>
        </w:tc>
        <w:tc>
          <w:tcPr>
            <w:tcW w:w="0" w:type="auto"/>
            <w:tcBorders>
              <w:top w:val="nil"/>
              <w:left w:val="single" w:sz="4" w:space="0" w:color="auto"/>
              <w:bottom w:val="nil"/>
              <w:right w:val="nil"/>
            </w:tcBorders>
            <w:shd w:val="clear" w:color="auto" w:fill="auto"/>
            <w:noWrap/>
            <w:vAlign w:val="bottom"/>
            <w:hideMark/>
          </w:tcPr>
          <w:p w14:paraId="5FA64FEA" w14:textId="77777777" w:rsidR="00D66199" w:rsidRPr="00F94643" w:rsidRDefault="00D66199" w:rsidP="00D66199">
            <w:pPr>
              <w:jc w:val="right"/>
              <w:rPr>
                <w:rFonts w:ascii="Calibri" w:eastAsia="Times New Roman" w:hAnsi="Calibri" w:cs="Times New Roman"/>
                <w:lang w:val="en-GB"/>
              </w:rPr>
            </w:pPr>
            <w:r w:rsidRPr="00F94643">
              <w:rPr>
                <w:rFonts w:ascii="Calibri" w:eastAsia="Times New Roman" w:hAnsi="Calibri" w:cs="Times New Roman"/>
                <w:lang w:val="en-GB"/>
              </w:rPr>
              <w:t>1,00E-06</w:t>
            </w:r>
          </w:p>
        </w:tc>
        <w:tc>
          <w:tcPr>
            <w:tcW w:w="0" w:type="auto"/>
            <w:tcBorders>
              <w:top w:val="nil"/>
              <w:left w:val="single" w:sz="4" w:space="0" w:color="auto"/>
              <w:bottom w:val="nil"/>
              <w:right w:val="nil"/>
            </w:tcBorders>
            <w:shd w:val="clear" w:color="auto" w:fill="auto"/>
            <w:noWrap/>
            <w:vAlign w:val="bottom"/>
            <w:hideMark/>
          </w:tcPr>
          <w:p w14:paraId="0A54A591" w14:textId="77777777" w:rsidR="00D66199" w:rsidRPr="00F94643" w:rsidRDefault="00D66199" w:rsidP="00D66199">
            <w:pPr>
              <w:jc w:val="right"/>
              <w:rPr>
                <w:rFonts w:ascii="Calibri" w:eastAsia="Times New Roman" w:hAnsi="Calibri" w:cs="Times New Roman"/>
                <w:lang w:val="en-GB"/>
              </w:rPr>
            </w:pPr>
            <w:r w:rsidRPr="00F94643">
              <w:rPr>
                <w:rFonts w:ascii="Calibri" w:eastAsia="Times New Roman" w:hAnsi="Calibri" w:cs="Times New Roman"/>
                <w:lang w:val="en-GB"/>
              </w:rPr>
              <w:t>1,00E-07</w:t>
            </w:r>
          </w:p>
        </w:tc>
        <w:tc>
          <w:tcPr>
            <w:tcW w:w="0" w:type="auto"/>
            <w:tcBorders>
              <w:top w:val="nil"/>
              <w:left w:val="single" w:sz="4" w:space="0" w:color="auto"/>
              <w:bottom w:val="nil"/>
              <w:right w:val="nil"/>
            </w:tcBorders>
            <w:shd w:val="clear" w:color="auto" w:fill="auto"/>
            <w:noWrap/>
            <w:vAlign w:val="bottom"/>
            <w:hideMark/>
          </w:tcPr>
          <w:p w14:paraId="6C60722E" w14:textId="77777777" w:rsidR="00D66199" w:rsidRPr="00F94643" w:rsidRDefault="00D66199" w:rsidP="00D66199">
            <w:pPr>
              <w:jc w:val="right"/>
              <w:rPr>
                <w:rFonts w:ascii="Calibri" w:eastAsia="Times New Roman" w:hAnsi="Calibri" w:cs="Times New Roman"/>
                <w:lang w:val="en-GB"/>
              </w:rPr>
            </w:pPr>
            <w:r w:rsidRPr="00F94643">
              <w:rPr>
                <w:rFonts w:ascii="Calibri" w:eastAsia="Times New Roman" w:hAnsi="Calibri" w:cs="Times New Roman"/>
                <w:lang w:val="en-GB"/>
              </w:rPr>
              <w:t>1,00E-08</w:t>
            </w:r>
          </w:p>
        </w:tc>
        <w:tc>
          <w:tcPr>
            <w:tcW w:w="0" w:type="auto"/>
            <w:tcBorders>
              <w:top w:val="nil"/>
              <w:left w:val="single" w:sz="4" w:space="0" w:color="auto"/>
              <w:bottom w:val="nil"/>
              <w:right w:val="nil"/>
            </w:tcBorders>
            <w:shd w:val="clear" w:color="auto" w:fill="auto"/>
            <w:noWrap/>
            <w:vAlign w:val="bottom"/>
            <w:hideMark/>
          </w:tcPr>
          <w:p w14:paraId="4B094BFE" w14:textId="77777777" w:rsidR="00D66199" w:rsidRPr="00F94643" w:rsidRDefault="00D66199" w:rsidP="00D66199">
            <w:pPr>
              <w:jc w:val="right"/>
              <w:rPr>
                <w:rFonts w:ascii="Calibri" w:eastAsia="Times New Roman" w:hAnsi="Calibri" w:cs="Times New Roman"/>
                <w:lang w:val="en-GB"/>
              </w:rPr>
            </w:pPr>
            <w:r w:rsidRPr="00F94643">
              <w:rPr>
                <w:rFonts w:ascii="Calibri" w:eastAsia="Times New Roman" w:hAnsi="Calibri" w:cs="Times New Roman"/>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3EB51DB9" w14:textId="77777777" w:rsidR="00D66199" w:rsidRPr="00F94643" w:rsidRDefault="00D66199" w:rsidP="00D66199">
            <w:pPr>
              <w:jc w:val="right"/>
              <w:rPr>
                <w:rFonts w:ascii="Calibri" w:eastAsia="Times New Roman" w:hAnsi="Calibri" w:cs="Times New Roman"/>
                <w:lang w:val="en-GB"/>
              </w:rPr>
            </w:pPr>
            <w:r w:rsidRPr="00F94643">
              <w:rPr>
                <w:rFonts w:ascii="Calibri" w:eastAsia="Times New Roman" w:hAnsi="Calibri" w:cs="Times New Roman"/>
                <w:lang w:val="en-GB"/>
              </w:rPr>
              <w:t>1,00E-10</w:t>
            </w:r>
          </w:p>
        </w:tc>
      </w:tr>
      <w:tr w:rsidR="00D66199" w:rsidRPr="00F94643" w14:paraId="68B2D5CC" w14:textId="77777777" w:rsidTr="00D66199">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405E44" w14:textId="77777777" w:rsidR="00D66199" w:rsidRPr="00F94643" w:rsidRDefault="00D66199" w:rsidP="00D66199">
            <w:pPr>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16D1258" w14:textId="77777777" w:rsidR="00D66199" w:rsidRPr="00F94643" w:rsidRDefault="00D66199" w:rsidP="00D66199">
            <w:pPr>
              <w:jc w:val="right"/>
              <w:rPr>
                <w:rFonts w:ascii="Calibri" w:eastAsia="Times New Roman" w:hAnsi="Calibri" w:cs="Times New Roman"/>
                <w:lang w:val="en-GB"/>
              </w:rPr>
            </w:pPr>
            <w:r w:rsidRPr="00F94643">
              <w:rPr>
                <w:rFonts w:ascii="Calibri" w:eastAsia="Times New Roman" w:hAnsi="Calibri" w:cs="Times New Roman"/>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3065AA4A" w14:textId="77777777" w:rsidR="00D66199" w:rsidRPr="00F94643" w:rsidRDefault="00D66199" w:rsidP="00D66199">
            <w:pPr>
              <w:jc w:val="right"/>
              <w:rPr>
                <w:rFonts w:ascii="Calibri" w:eastAsia="Times New Roman" w:hAnsi="Calibri" w:cs="Times New Roman"/>
                <w:lang w:val="en-GB"/>
              </w:rPr>
            </w:pPr>
            <w:r w:rsidRPr="00F94643">
              <w:rPr>
                <w:rFonts w:ascii="Calibri" w:eastAsia="Times New Roman" w:hAnsi="Calibri" w:cs="Times New Roman"/>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47429713" w14:textId="77777777" w:rsidR="00D66199" w:rsidRPr="00F94643" w:rsidRDefault="00D66199" w:rsidP="00D66199">
            <w:pPr>
              <w:jc w:val="right"/>
              <w:rPr>
                <w:rFonts w:ascii="Calibri" w:eastAsia="Times New Roman" w:hAnsi="Calibri" w:cs="Times New Roman"/>
                <w:lang w:val="en-GB"/>
              </w:rPr>
            </w:pPr>
            <w:r w:rsidRPr="00F94643">
              <w:rPr>
                <w:rFonts w:ascii="Calibri" w:eastAsia="Times New Roman" w:hAnsi="Calibri" w:cs="Times New Roman"/>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60AA8499" w14:textId="77777777" w:rsidR="00D66199" w:rsidRPr="00F94643" w:rsidRDefault="00D66199" w:rsidP="00D66199">
            <w:pPr>
              <w:jc w:val="right"/>
              <w:rPr>
                <w:rFonts w:ascii="Calibri" w:eastAsia="Times New Roman" w:hAnsi="Calibri" w:cs="Times New Roman"/>
                <w:lang w:val="en-GB"/>
              </w:rPr>
            </w:pPr>
            <w:r w:rsidRPr="00F94643">
              <w:rPr>
                <w:rFonts w:ascii="Calibri" w:eastAsia="Times New Roman" w:hAnsi="Calibri" w:cs="Times New Roman"/>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08ADD37A" w14:textId="77777777" w:rsidR="00D66199" w:rsidRPr="00F94643" w:rsidRDefault="00D66199" w:rsidP="00D66199">
            <w:pPr>
              <w:jc w:val="right"/>
              <w:rPr>
                <w:rFonts w:ascii="Calibri" w:eastAsia="Times New Roman" w:hAnsi="Calibri" w:cs="Times New Roman"/>
                <w:lang w:val="en-GB"/>
              </w:rPr>
            </w:pPr>
            <w:r w:rsidRPr="00F94643">
              <w:rPr>
                <w:rFonts w:ascii="Calibri" w:eastAsia="Times New Roman" w:hAnsi="Calibri" w:cs="Times New Roman"/>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0F96A665" w14:textId="77777777" w:rsidR="00D66199" w:rsidRPr="00F94643" w:rsidRDefault="00D66199" w:rsidP="00D66199">
            <w:pPr>
              <w:jc w:val="right"/>
              <w:rPr>
                <w:rFonts w:ascii="Calibri" w:eastAsia="Times New Roman" w:hAnsi="Calibri" w:cs="Times New Roman"/>
                <w:lang w:val="en-GB"/>
              </w:rPr>
            </w:pPr>
            <w:r w:rsidRPr="00F94643">
              <w:rPr>
                <w:rFonts w:ascii="Calibri" w:eastAsia="Times New Roman" w:hAnsi="Calibri" w:cs="Times New Roman"/>
                <w:lang w:val="en-GB"/>
              </w:rPr>
              <w:t>14</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7A3793" w14:textId="77777777" w:rsidR="00D66199" w:rsidRPr="00F94643" w:rsidRDefault="00D66199" w:rsidP="00D66199">
            <w:pPr>
              <w:jc w:val="right"/>
              <w:rPr>
                <w:rFonts w:ascii="Calibri" w:eastAsia="Times New Roman" w:hAnsi="Calibri" w:cs="Times New Roman"/>
                <w:lang w:val="en-GB"/>
              </w:rPr>
            </w:pPr>
            <w:r w:rsidRPr="00F94643">
              <w:rPr>
                <w:rFonts w:ascii="Calibri" w:eastAsia="Times New Roman" w:hAnsi="Calibri" w:cs="Times New Roman"/>
                <w:lang w:val="en-GB"/>
              </w:rPr>
              <w:t>14</w:t>
            </w:r>
          </w:p>
        </w:tc>
      </w:tr>
      <w:tr w:rsidR="00D66199" w:rsidRPr="00F94643" w14:paraId="6E2CD56E" w14:textId="77777777" w:rsidTr="00D66199">
        <w:trPr>
          <w:trHeight w:val="300"/>
        </w:trPr>
        <w:tc>
          <w:tcPr>
            <w:tcW w:w="0" w:type="auto"/>
            <w:tcBorders>
              <w:top w:val="nil"/>
              <w:left w:val="nil"/>
              <w:bottom w:val="nil"/>
              <w:right w:val="nil"/>
            </w:tcBorders>
            <w:shd w:val="clear" w:color="auto" w:fill="auto"/>
            <w:noWrap/>
            <w:vAlign w:val="bottom"/>
            <w:hideMark/>
          </w:tcPr>
          <w:p w14:paraId="2FC0D352" w14:textId="22278399" w:rsidR="00D66199" w:rsidRPr="00F94643" w:rsidRDefault="00D66199" w:rsidP="00D66199">
            <w:pPr>
              <w:rPr>
                <w:rFonts w:ascii="Calibri" w:eastAsia="Times New Roman" w:hAnsi="Calibri" w:cs="Times New Roman"/>
                <w:b/>
                <w:lang w:val="en-GB"/>
              </w:rPr>
            </w:pPr>
            <w:r w:rsidRPr="00F94643">
              <w:rPr>
                <w:rFonts w:ascii="Calibri" w:eastAsia="Times New Roman" w:hAnsi="Calibri" w:cs="Times New Roman"/>
                <w:b/>
                <w:lang w:val="en-GB"/>
              </w:rPr>
              <w:t>Picture</w:t>
            </w:r>
          </w:p>
        </w:tc>
        <w:tc>
          <w:tcPr>
            <w:tcW w:w="0" w:type="auto"/>
            <w:tcBorders>
              <w:top w:val="nil"/>
              <w:left w:val="single" w:sz="4" w:space="0" w:color="auto"/>
              <w:bottom w:val="nil"/>
              <w:right w:val="nil"/>
            </w:tcBorders>
            <w:shd w:val="clear" w:color="auto" w:fill="auto"/>
            <w:noWrap/>
            <w:vAlign w:val="bottom"/>
            <w:hideMark/>
          </w:tcPr>
          <w:p w14:paraId="1377ACF6" w14:textId="77777777" w:rsidR="00D66199" w:rsidRPr="00F94643" w:rsidRDefault="00D66199" w:rsidP="00D66199">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133075F" w14:textId="77777777" w:rsidR="00D66199" w:rsidRPr="00F94643" w:rsidRDefault="00D66199" w:rsidP="00D66199">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DAEB595" w14:textId="77777777" w:rsidR="00D66199" w:rsidRPr="00F94643" w:rsidRDefault="00D66199" w:rsidP="00D66199">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278E886" w14:textId="77777777" w:rsidR="00D66199" w:rsidRPr="00F94643" w:rsidRDefault="00D66199" w:rsidP="00D66199">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337D3CE4" w14:textId="77777777" w:rsidR="00D66199" w:rsidRPr="00F94643" w:rsidRDefault="00D66199" w:rsidP="00D66199">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695B2FE" w14:textId="77777777" w:rsidR="00D66199" w:rsidRPr="00F94643" w:rsidRDefault="00D66199" w:rsidP="00D66199">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1800B502" w14:textId="77777777" w:rsidR="00D66199" w:rsidRPr="00F94643" w:rsidRDefault="00D66199" w:rsidP="00D66199">
            <w:pPr>
              <w:rPr>
                <w:rFonts w:ascii="Calibri" w:eastAsia="Times New Roman" w:hAnsi="Calibri" w:cs="Times New Roman"/>
                <w:lang w:val="en-GB"/>
              </w:rPr>
            </w:pPr>
            <w:r w:rsidRPr="00F94643">
              <w:rPr>
                <w:rFonts w:ascii="Calibri" w:eastAsia="Times New Roman" w:hAnsi="Calibri" w:cs="Times New Roman"/>
                <w:lang w:val="en-GB"/>
              </w:rPr>
              <w:t> </w:t>
            </w:r>
          </w:p>
        </w:tc>
      </w:tr>
      <w:tr w:rsidR="00D66199" w:rsidRPr="00F94643" w14:paraId="26C2F32C" w14:textId="77777777" w:rsidTr="00D66199">
        <w:trPr>
          <w:trHeight w:val="300"/>
        </w:trPr>
        <w:tc>
          <w:tcPr>
            <w:tcW w:w="0" w:type="auto"/>
            <w:tcBorders>
              <w:top w:val="nil"/>
              <w:left w:val="nil"/>
              <w:bottom w:val="nil"/>
              <w:right w:val="nil"/>
            </w:tcBorders>
            <w:shd w:val="clear" w:color="auto" w:fill="auto"/>
            <w:noWrap/>
            <w:vAlign w:val="bottom"/>
            <w:hideMark/>
          </w:tcPr>
          <w:p w14:paraId="4904D6A5" w14:textId="77777777" w:rsidR="00D66199" w:rsidRPr="00F94643" w:rsidRDefault="00D66199" w:rsidP="00D66199">
            <w:pPr>
              <w:rPr>
                <w:rFonts w:ascii="Calibri" w:eastAsia="Times New Roman" w:hAnsi="Calibri" w:cs="Times New Roman"/>
                <w:lang w:val="en-GB"/>
              </w:rPr>
            </w:pPr>
            <w:proofErr w:type="gramStart"/>
            <w:r w:rsidRPr="00F94643">
              <w:rPr>
                <w:rFonts w:ascii="Calibri" w:eastAsia="Times New Roman" w:hAnsi="Calibri" w:cs="Times New Roman"/>
                <w:lang w:val="en-GB"/>
              </w:rPr>
              <w:t>armeniacum1</w:t>
            </w:r>
            <w:proofErr w:type="gramEnd"/>
          </w:p>
        </w:tc>
        <w:tc>
          <w:tcPr>
            <w:tcW w:w="0" w:type="auto"/>
            <w:tcBorders>
              <w:top w:val="nil"/>
              <w:left w:val="single" w:sz="4" w:space="0" w:color="auto"/>
              <w:bottom w:val="nil"/>
              <w:right w:val="nil"/>
            </w:tcBorders>
            <w:shd w:val="clear" w:color="000000" w:fill="C6EFCE"/>
            <w:noWrap/>
            <w:vAlign w:val="bottom"/>
            <w:hideMark/>
          </w:tcPr>
          <w:p w14:paraId="59AB512E"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56385D"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2BD1BC8"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BDF92E3"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B12D006"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BC373E9"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44283B1"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66199" w:rsidRPr="00F94643" w14:paraId="377F4EF7" w14:textId="77777777" w:rsidTr="00D66199">
        <w:trPr>
          <w:trHeight w:val="300"/>
        </w:trPr>
        <w:tc>
          <w:tcPr>
            <w:tcW w:w="0" w:type="auto"/>
            <w:tcBorders>
              <w:top w:val="nil"/>
              <w:left w:val="nil"/>
              <w:bottom w:val="nil"/>
              <w:right w:val="nil"/>
            </w:tcBorders>
            <w:shd w:val="clear" w:color="auto" w:fill="auto"/>
            <w:noWrap/>
            <w:vAlign w:val="bottom"/>
            <w:hideMark/>
          </w:tcPr>
          <w:p w14:paraId="1FF7989B" w14:textId="77777777" w:rsidR="00D66199" w:rsidRPr="00F94643" w:rsidRDefault="00D66199" w:rsidP="00D66199">
            <w:pPr>
              <w:rPr>
                <w:rFonts w:ascii="Calibri" w:eastAsia="Times New Roman" w:hAnsi="Calibri" w:cs="Times New Roman"/>
                <w:lang w:val="en-GB"/>
              </w:rPr>
            </w:pPr>
            <w:proofErr w:type="gramStart"/>
            <w:r w:rsidRPr="00F94643">
              <w:rPr>
                <w:rFonts w:ascii="Calibri" w:eastAsia="Times New Roman" w:hAnsi="Calibri" w:cs="Times New Roman"/>
                <w:lang w:val="en-GB"/>
              </w:rPr>
              <w:t>armeniacum2</w:t>
            </w:r>
            <w:proofErr w:type="gramEnd"/>
            <w:r w:rsidRPr="00F94643">
              <w:rPr>
                <w:rFonts w:ascii="Calibri" w:eastAsia="Times New Roman" w:hAnsi="Calibri" w:cs="Times New Roman"/>
                <w:lang w:val="en-GB"/>
              </w:rPr>
              <w:t>_4</w:t>
            </w:r>
          </w:p>
        </w:tc>
        <w:tc>
          <w:tcPr>
            <w:tcW w:w="0" w:type="auto"/>
            <w:tcBorders>
              <w:top w:val="nil"/>
              <w:left w:val="single" w:sz="4" w:space="0" w:color="auto"/>
              <w:bottom w:val="nil"/>
              <w:right w:val="nil"/>
            </w:tcBorders>
            <w:shd w:val="clear" w:color="000000" w:fill="C6EFCE"/>
            <w:noWrap/>
            <w:vAlign w:val="bottom"/>
            <w:hideMark/>
          </w:tcPr>
          <w:p w14:paraId="78A63FEE"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EF948F"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E22F89C"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EA8372A"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6590C77"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14012A4"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217D627"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66199" w:rsidRPr="00F94643" w14:paraId="629A5284" w14:textId="77777777" w:rsidTr="00D66199">
        <w:trPr>
          <w:trHeight w:val="300"/>
        </w:trPr>
        <w:tc>
          <w:tcPr>
            <w:tcW w:w="0" w:type="auto"/>
            <w:tcBorders>
              <w:top w:val="nil"/>
              <w:left w:val="nil"/>
              <w:bottom w:val="nil"/>
              <w:right w:val="nil"/>
            </w:tcBorders>
            <w:shd w:val="clear" w:color="auto" w:fill="auto"/>
            <w:noWrap/>
            <w:vAlign w:val="bottom"/>
            <w:hideMark/>
          </w:tcPr>
          <w:p w14:paraId="2A0532EF" w14:textId="77777777" w:rsidR="00D66199" w:rsidRPr="00F94643" w:rsidRDefault="00D66199" w:rsidP="00D66199">
            <w:pPr>
              <w:rPr>
                <w:rFonts w:ascii="Calibri" w:eastAsia="Times New Roman" w:hAnsi="Calibri" w:cs="Times New Roman"/>
                <w:lang w:val="en-GB"/>
              </w:rPr>
            </w:pPr>
            <w:proofErr w:type="gramStart"/>
            <w:r w:rsidRPr="00F94643">
              <w:rPr>
                <w:rFonts w:ascii="Calibri" w:eastAsia="Times New Roman" w:hAnsi="Calibri" w:cs="Times New Roman"/>
                <w:lang w:val="en-GB"/>
              </w:rPr>
              <w:t>armeniacum2</w:t>
            </w:r>
            <w:proofErr w:type="gramEnd"/>
            <w:r w:rsidRPr="00F94643">
              <w:rPr>
                <w:rFonts w:ascii="Calibri" w:eastAsia="Times New Roman" w:hAnsi="Calibri" w:cs="Times New Roman"/>
                <w:lang w:val="en-GB"/>
              </w:rPr>
              <w:t>_5</w:t>
            </w:r>
          </w:p>
        </w:tc>
        <w:tc>
          <w:tcPr>
            <w:tcW w:w="0" w:type="auto"/>
            <w:tcBorders>
              <w:top w:val="nil"/>
              <w:left w:val="single" w:sz="4" w:space="0" w:color="auto"/>
              <w:bottom w:val="nil"/>
              <w:right w:val="nil"/>
            </w:tcBorders>
            <w:shd w:val="clear" w:color="000000" w:fill="C6EFCE"/>
            <w:noWrap/>
            <w:vAlign w:val="bottom"/>
            <w:hideMark/>
          </w:tcPr>
          <w:p w14:paraId="247FCADA"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595C05F"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D01D8AC"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AE2285B"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1331E39"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11B5197"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015E261"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66199" w:rsidRPr="00F94643" w14:paraId="7E248969" w14:textId="77777777" w:rsidTr="00D66199">
        <w:trPr>
          <w:trHeight w:val="300"/>
        </w:trPr>
        <w:tc>
          <w:tcPr>
            <w:tcW w:w="0" w:type="auto"/>
            <w:tcBorders>
              <w:top w:val="nil"/>
              <w:left w:val="nil"/>
              <w:bottom w:val="nil"/>
              <w:right w:val="nil"/>
            </w:tcBorders>
            <w:shd w:val="clear" w:color="auto" w:fill="auto"/>
            <w:noWrap/>
            <w:vAlign w:val="bottom"/>
            <w:hideMark/>
          </w:tcPr>
          <w:p w14:paraId="555C8365" w14:textId="77777777" w:rsidR="00D66199" w:rsidRPr="00F94643" w:rsidRDefault="00D66199" w:rsidP="00D66199">
            <w:pPr>
              <w:rPr>
                <w:rFonts w:ascii="Calibri" w:eastAsia="Times New Roman" w:hAnsi="Calibri" w:cs="Times New Roman"/>
                <w:lang w:val="en-GB"/>
              </w:rPr>
            </w:pPr>
            <w:proofErr w:type="gramStart"/>
            <w:r w:rsidRPr="00F94643">
              <w:rPr>
                <w:rFonts w:ascii="Calibri" w:eastAsia="Times New Roman" w:hAnsi="Calibri" w:cs="Times New Roman"/>
                <w:lang w:val="en-GB"/>
              </w:rPr>
              <w:t>armeniacum2</w:t>
            </w:r>
            <w:proofErr w:type="gramEnd"/>
            <w:r w:rsidRPr="00F94643">
              <w:rPr>
                <w:rFonts w:ascii="Calibri" w:eastAsia="Times New Roman" w:hAnsi="Calibri" w:cs="Times New Roman"/>
                <w:lang w:val="en-GB"/>
              </w:rPr>
              <w:t>_6</w:t>
            </w:r>
          </w:p>
        </w:tc>
        <w:tc>
          <w:tcPr>
            <w:tcW w:w="0" w:type="auto"/>
            <w:tcBorders>
              <w:top w:val="nil"/>
              <w:left w:val="single" w:sz="4" w:space="0" w:color="auto"/>
              <w:bottom w:val="nil"/>
              <w:right w:val="nil"/>
            </w:tcBorders>
            <w:shd w:val="clear" w:color="000000" w:fill="C6EFCE"/>
            <w:noWrap/>
            <w:vAlign w:val="bottom"/>
            <w:hideMark/>
          </w:tcPr>
          <w:p w14:paraId="5929A151"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D1E8249"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678E68A"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7310290"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E3C449F"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92180B2"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5530CF3"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66199" w:rsidRPr="00F94643" w14:paraId="15918204" w14:textId="77777777" w:rsidTr="00D66199">
        <w:trPr>
          <w:trHeight w:val="300"/>
        </w:trPr>
        <w:tc>
          <w:tcPr>
            <w:tcW w:w="0" w:type="auto"/>
            <w:tcBorders>
              <w:top w:val="nil"/>
              <w:left w:val="nil"/>
              <w:bottom w:val="nil"/>
              <w:right w:val="nil"/>
            </w:tcBorders>
            <w:shd w:val="clear" w:color="auto" w:fill="auto"/>
            <w:noWrap/>
            <w:vAlign w:val="bottom"/>
            <w:hideMark/>
          </w:tcPr>
          <w:p w14:paraId="5AB877C1" w14:textId="77777777" w:rsidR="00D66199" w:rsidRPr="00F94643" w:rsidRDefault="00D66199" w:rsidP="00D66199">
            <w:pPr>
              <w:rPr>
                <w:rFonts w:ascii="Calibri" w:eastAsia="Times New Roman" w:hAnsi="Calibri" w:cs="Times New Roman"/>
                <w:lang w:val="en-GB"/>
              </w:rPr>
            </w:pPr>
            <w:proofErr w:type="gramStart"/>
            <w:r w:rsidRPr="00F94643">
              <w:rPr>
                <w:rFonts w:ascii="Calibri" w:eastAsia="Times New Roman" w:hAnsi="Calibri" w:cs="Times New Roman"/>
                <w:lang w:val="en-GB"/>
              </w:rPr>
              <w:t>armeniacum2</w:t>
            </w:r>
            <w:proofErr w:type="gramEnd"/>
            <w:r w:rsidRPr="00F94643">
              <w:rPr>
                <w:rFonts w:ascii="Calibri" w:eastAsia="Times New Roman" w:hAnsi="Calibri" w:cs="Times New Roman"/>
                <w:lang w:val="en-GB"/>
              </w:rPr>
              <w:t>_7</w:t>
            </w:r>
          </w:p>
        </w:tc>
        <w:tc>
          <w:tcPr>
            <w:tcW w:w="0" w:type="auto"/>
            <w:tcBorders>
              <w:top w:val="nil"/>
              <w:left w:val="single" w:sz="4" w:space="0" w:color="auto"/>
              <w:bottom w:val="nil"/>
              <w:right w:val="nil"/>
            </w:tcBorders>
            <w:shd w:val="clear" w:color="000000" w:fill="C6EFCE"/>
            <w:noWrap/>
            <w:vAlign w:val="bottom"/>
            <w:hideMark/>
          </w:tcPr>
          <w:p w14:paraId="71D715A1"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365BE9E"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14E9A6D"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F871812"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CB34787"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4CBC97A"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8FD3972"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66199" w:rsidRPr="00F94643" w14:paraId="64ED1B26" w14:textId="77777777" w:rsidTr="00D66199">
        <w:trPr>
          <w:trHeight w:val="300"/>
        </w:trPr>
        <w:tc>
          <w:tcPr>
            <w:tcW w:w="0" w:type="auto"/>
            <w:tcBorders>
              <w:top w:val="nil"/>
              <w:left w:val="nil"/>
              <w:bottom w:val="nil"/>
              <w:right w:val="nil"/>
            </w:tcBorders>
            <w:shd w:val="clear" w:color="auto" w:fill="auto"/>
            <w:noWrap/>
            <w:vAlign w:val="bottom"/>
            <w:hideMark/>
          </w:tcPr>
          <w:p w14:paraId="0A357E64" w14:textId="77777777" w:rsidR="00D66199" w:rsidRPr="00F94643" w:rsidRDefault="00D66199" w:rsidP="00D66199">
            <w:pPr>
              <w:rPr>
                <w:rFonts w:ascii="Calibri" w:eastAsia="Times New Roman" w:hAnsi="Calibri" w:cs="Times New Roman"/>
                <w:lang w:val="en-GB"/>
              </w:rPr>
            </w:pPr>
            <w:proofErr w:type="gramStart"/>
            <w:r w:rsidRPr="00F94643">
              <w:rPr>
                <w:rFonts w:ascii="Calibri" w:eastAsia="Times New Roman" w:hAnsi="Calibri" w:cs="Times New Roman"/>
                <w:lang w:val="en-GB"/>
              </w:rPr>
              <w:t>armeniacum2</w:t>
            </w:r>
            <w:proofErr w:type="gramEnd"/>
            <w:r w:rsidRPr="00F94643">
              <w:rPr>
                <w:rFonts w:ascii="Calibri" w:eastAsia="Times New Roman" w:hAnsi="Calibri" w:cs="Times New Roman"/>
                <w:lang w:val="en-GB"/>
              </w:rPr>
              <w:t>_8</w:t>
            </w:r>
          </w:p>
        </w:tc>
        <w:tc>
          <w:tcPr>
            <w:tcW w:w="0" w:type="auto"/>
            <w:tcBorders>
              <w:top w:val="nil"/>
              <w:left w:val="single" w:sz="4" w:space="0" w:color="auto"/>
              <w:bottom w:val="nil"/>
              <w:right w:val="nil"/>
            </w:tcBorders>
            <w:shd w:val="clear" w:color="000000" w:fill="C6EFCE"/>
            <w:noWrap/>
            <w:vAlign w:val="bottom"/>
            <w:hideMark/>
          </w:tcPr>
          <w:p w14:paraId="413E78E0"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B00C35"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0D11722"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07150F0"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63ADC03"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B1703E2"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CFCAFB2"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66199" w:rsidRPr="00F94643" w14:paraId="3F4BB347" w14:textId="77777777" w:rsidTr="00D66199">
        <w:trPr>
          <w:trHeight w:val="300"/>
        </w:trPr>
        <w:tc>
          <w:tcPr>
            <w:tcW w:w="0" w:type="auto"/>
            <w:tcBorders>
              <w:top w:val="nil"/>
              <w:left w:val="nil"/>
              <w:bottom w:val="nil"/>
              <w:right w:val="nil"/>
            </w:tcBorders>
            <w:shd w:val="clear" w:color="auto" w:fill="auto"/>
            <w:noWrap/>
            <w:vAlign w:val="bottom"/>
            <w:hideMark/>
          </w:tcPr>
          <w:p w14:paraId="773778B0" w14:textId="77777777" w:rsidR="00D66199" w:rsidRPr="00F94643" w:rsidRDefault="00D66199" w:rsidP="00D66199">
            <w:pPr>
              <w:rPr>
                <w:rFonts w:ascii="Calibri" w:eastAsia="Times New Roman" w:hAnsi="Calibri" w:cs="Times New Roman"/>
                <w:lang w:val="en-GB"/>
              </w:rPr>
            </w:pPr>
            <w:proofErr w:type="gramStart"/>
            <w:r w:rsidRPr="00F94643">
              <w:rPr>
                <w:rFonts w:ascii="Calibri" w:eastAsia="Times New Roman" w:hAnsi="Calibri" w:cs="Times New Roman"/>
                <w:lang w:val="en-GB"/>
              </w:rPr>
              <w:t>delenatii1</w:t>
            </w:r>
            <w:proofErr w:type="gramEnd"/>
          </w:p>
        </w:tc>
        <w:tc>
          <w:tcPr>
            <w:tcW w:w="0" w:type="auto"/>
            <w:tcBorders>
              <w:top w:val="nil"/>
              <w:left w:val="single" w:sz="4" w:space="0" w:color="auto"/>
              <w:bottom w:val="nil"/>
              <w:right w:val="nil"/>
            </w:tcBorders>
            <w:shd w:val="clear" w:color="000000" w:fill="FFEB9C"/>
            <w:noWrap/>
            <w:vAlign w:val="bottom"/>
            <w:hideMark/>
          </w:tcPr>
          <w:p w14:paraId="261DE9C1" w14:textId="77777777" w:rsidR="00D66199" w:rsidRPr="00F94643" w:rsidRDefault="00D66199" w:rsidP="00D66199">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649D67A7"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059E6A02" w14:textId="77777777" w:rsidR="00D66199" w:rsidRPr="00F94643" w:rsidRDefault="00D66199" w:rsidP="00D66199">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29557744"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ECD2972"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FBBC7AB"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51E7A903" w14:textId="77777777" w:rsidR="00D66199" w:rsidRPr="00F94643" w:rsidRDefault="00D66199" w:rsidP="00D66199">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r>
      <w:tr w:rsidR="00D66199" w:rsidRPr="00F94643" w14:paraId="265A5EBE" w14:textId="77777777" w:rsidTr="00D66199">
        <w:trPr>
          <w:trHeight w:val="300"/>
        </w:trPr>
        <w:tc>
          <w:tcPr>
            <w:tcW w:w="0" w:type="auto"/>
            <w:tcBorders>
              <w:top w:val="nil"/>
              <w:left w:val="nil"/>
              <w:bottom w:val="nil"/>
              <w:right w:val="nil"/>
            </w:tcBorders>
            <w:shd w:val="clear" w:color="auto" w:fill="auto"/>
            <w:noWrap/>
            <w:vAlign w:val="bottom"/>
            <w:hideMark/>
          </w:tcPr>
          <w:p w14:paraId="562986CE" w14:textId="77777777" w:rsidR="00D66199" w:rsidRPr="00F94643" w:rsidRDefault="00D66199" w:rsidP="00D66199">
            <w:pPr>
              <w:rPr>
                <w:rFonts w:ascii="Calibri" w:eastAsia="Times New Roman" w:hAnsi="Calibri" w:cs="Times New Roman"/>
                <w:lang w:val="en-GB"/>
              </w:rPr>
            </w:pPr>
            <w:proofErr w:type="gramStart"/>
            <w:r w:rsidRPr="00F94643">
              <w:rPr>
                <w:rFonts w:ascii="Calibri" w:eastAsia="Times New Roman" w:hAnsi="Calibri" w:cs="Times New Roman"/>
                <w:lang w:val="en-GB"/>
              </w:rPr>
              <w:t>delenatii2</w:t>
            </w:r>
            <w:proofErr w:type="gramEnd"/>
            <w:r w:rsidRPr="00F94643">
              <w:rPr>
                <w:rFonts w:ascii="Calibri" w:eastAsia="Times New Roman" w:hAnsi="Calibri" w:cs="Times New Roman"/>
                <w:lang w:val="en-GB"/>
              </w:rPr>
              <w:t>_2</w:t>
            </w:r>
          </w:p>
        </w:tc>
        <w:tc>
          <w:tcPr>
            <w:tcW w:w="0" w:type="auto"/>
            <w:tcBorders>
              <w:top w:val="nil"/>
              <w:left w:val="single" w:sz="4" w:space="0" w:color="auto"/>
              <w:bottom w:val="nil"/>
              <w:right w:val="nil"/>
            </w:tcBorders>
            <w:shd w:val="clear" w:color="000000" w:fill="C6EFCE"/>
            <w:noWrap/>
            <w:vAlign w:val="bottom"/>
            <w:hideMark/>
          </w:tcPr>
          <w:p w14:paraId="122568C7"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03148E6"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DC678A5"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20F2AA9"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1AE44B45" w14:textId="77777777" w:rsidR="00D66199" w:rsidRPr="00F94643" w:rsidRDefault="00D66199" w:rsidP="00D66199">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328608C"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7F0CBA77" w14:textId="77777777" w:rsidR="00D66199" w:rsidRPr="00F94643" w:rsidRDefault="00D66199" w:rsidP="00D66199">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r>
      <w:tr w:rsidR="00D66199" w:rsidRPr="00F94643" w14:paraId="209F7CD6" w14:textId="77777777" w:rsidTr="00D66199">
        <w:trPr>
          <w:trHeight w:val="300"/>
        </w:trPr>
        <w:tc>
          <w:tcPr>
            <w:tcW w:w="0" w:type="auto"/>
            <w:tcBorders>
              <w:top w:val="nil"/>
              <w:left w:val="nil"/>
              <w:bottom w:val="nil"/>
              <w:right w:val="nil"/>
            </w:tcBorders>
            <w:shd w:val="clear" w:color="auto" w:fill="auto"/>
            <w:noWrap/>
            <w:vAlign w:val="bottom"/>
            <w:hideMark/>
          </w:tcPr>
          <w:p w14:paraId="73F16E12" w14:textId="77777777" w:rsidR="00D66199" w:rsidRPr="00F94643" w:rsidRDefault="00D66199" w:rsidP="00D66199">
            <w:pPr>
              <w:rPr>
                <w:rFonts w:ascii="Calibri" w:eastAsia="Times New Roman" w:hAnsi="Calibri" w:cs="Times New Roman"/>
                <w:lang w:val="en-GB"/>
              </w:rPr>
            </w:pPr>
            <w:proofErr w:type="gramStart"/>
            <w:r w:rsidRPr="00F94643">
              <w:rPr>
                <w:rFonts w:ascii="Calibri" w:eastAsia="Times New Roman" w:hAnsi="Calibri" w:cs="Times New Roman"/>
                <w:lang w:val="en-GB"/>
              </w:rPr>
              <w:t>delenatii2</w:t>
            </w:r>
            <w:proofErr w:type="gramEnd"/>
            <w:r w:rsidRPr="00F94643">
              <w:rPr>
                <w:rFonts w:ascii="Calibri" w:eastAsia="Times New Roman" w:hAnsi="Calibri" w:cs="Times New Roman"/>
                <w:lang w:val="en-GB"/>
              </w:rPr>
              <w:t>_4</w:t>
            </w:r>
          </w:p>
        </w:tc>
        <w:tc>
          <w:tcPr>
            <w:tcW w:w="0" w:type="auto"/>
            <w:tcBorders>
              <w:top w:val="nil"/>
              <w:left w:val="single" w:sz="4" w:space="0" w:color="auto"/>
              <w:bottom w:val="nil"/>
              <w:right w:val="nil"/>
            </w:tcBorders>
            <w:shd w:val="clear" w:color="000000" w:fill="C6EFCE"/>
            <w:noWrap/>
            <w:vAlign w:val="bottom"/>
            <w:hideMark/>
          </w:tcPr>
          <w:p w14:paraId="10189A95"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AEF0B4A"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F90E275"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44C94C5"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8F4237C"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901FE52"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C868B6D"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66199" w:rsidRPr="00F94643" w14:paraId="66F884EC" w14:textId="77777777" w:rsidTr="00D66199">
        <w:trPr>
          <w:trHeight w:val="300"/>
        </w:trPr>
        <w:tc>
          <w:tcPr>
            <w:tcW w:w="0" w:type="auto"/>
            <w:tcBorders>
              <w:top w:val="nil"/>
              <w:left w:val="nil"/>
              <w:bottom w:val="nil"/>
              <w:right w:val="nil"/>
            </w:tcBorders>
            <w:shd w:val="clear" w:color="auto" w:fill="auto"/>
            <w:noWrap/>
            <w:vAlign w:val="bottom"/>
            <w:hideMark/>
          </w:tcPr>
          <w:p w14:paraId="2184E5FA" w14:textId="77777777" w:rsidR="00D66199" w:rsidRPr="00F94643" w:rsidRDefault="00D66199" w:rsidP="00D66199">
            <w:pPr>
              <w:rPr>
                <w:rFonts w:ascii="Calibri" w:eastAsia="Times New Roman" w:hAnsi="Calibri" w:cs="Times New Roman"/>
                <w:lang w:val="en-GB"/>
              </w:rPr>
            </w:pPr>
            <w:proofErr w:type="gramStart"/>
            <w:r w:rsidRPr="00F94643">
              <w:rPr>
                <w:rFonts w:ascii="Calibri" w:eastAsia="Times New Roman" w:hAnsi="Calibri" w:cs="Times New Roman"/>
                <w:lang w:val="en-GB"/>
              </w:rPr>
              <w:t>delenatii2</w:t>
            </w:r>
            <w:proofErr w:type="gramEnd"/>
            <w:r w:rsidRPr="00F94643">
              <w:rPr>
                <w:rFonts w:ascii="Calibri" w:eastAsia="Times New Roman" w:hAnsi="Calibri" w:cs="Times New Roman"/>
                <w:lang w:val="en-GB"/>
              </w:rPr>
              <w:t>_6</w:t>
            </w:r>
          </w:p>
        </w:tc>
        <w:tc>
          <w:tcPr>
            <w:tcW w:w="0" w:type="auto"/>
            <w:tcBorders>
              <w:top w:val="nil"/>
              <w:left w:val="single" w:sz="4" w:space="0" w:color="auto"/>
              <w:bottom w:val="nil"/>
              <w:right w:val="nil"/>
            </w:tcBorders>
            <w:shd w:val="clear" w:color="000000" w:fill="C6EFCE"/>
            <w:noWrap/>
            <w:vAlign w:val="bottom"/>
            <w:hideMark/>
          </w:tcPr>
          <w:p w14:paraId="02775F32"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88BBD8F"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3F3D9DC"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F9C5A2"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51FA33B"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9C5DDEF"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6DFE8F3"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66199" w:rsidRPr="00F94643" w14:paraId="4E504B93" w14:textId="77777777" w:rsidTr="00D66199">
        <w:trPr>
          <w:trHeight w:val="300"/>
        </w:trPr>
        <w:tc>
          <w:tcPr>
            <w:tcW w:w="0" w:type="auto"/>
            <w:tcBorders>
              <w:top w:val="nil"/>
              <w:left w:val="nil"/>
              <w:bottom w:val="nil"/>
              <w:right w:val="nil"/>
            </w:tcBorders>
            <w:shd w:val="clear" w:color="auto" w:fill="auto"/>
            <w:noWrap/>
            <w:vAlign w:val="bottom"/>
            <w:hideMark/>
          </w:tcPr>
          <w:p w14:paraId="671038FC" w14:textId="77777777" w:rsidR="00D66199" w:rsidRPr="00F94643" w:rsidRDefault="00D66199" w:rsidP="00D66199">
            <w:pPr>
              <w:rPr>
                <w:rFonts w:ascii="Calibri" w:eastAsia="Times New Roman" w:hAnsi="Calibri" w:cs="Times New Roman"/>
                <w:lang w:val="en-GB"/>
              </w:rPr>
            </w:pPr>
            <w:proofErr w:type="gramStart"/>
            <w:r w:rsidRPr="00F94643">
              <w:rPr>
                <w:rFonts w:ascii="Calibri" w:eastAsia="Times New Roman" w:hAnsi="Calibri" w:cs="Times New Roman"/>
                <w:lang w:val="en-GB"/>
              </w:rPr>
              <w:t>delenatii2</w:t>
            </w:r>
            <w:proofErr w:type="gramEnd"/>
          </w:p>
        </w:tc>
        <w:tc>
          <w:tcPr>
            <w:tcW w:w="0" w:type="auto"/>
            <w:tcBorders>
              <w:top w:val="nil"/>
              <w:left w:val="single" w:sz="4" w:space="0" w:color="auto"/>
              <w:bottom w:val="nil"/>
              <w:right w:val="nil"/>
            </w:tcBorders>
            <w:shd w:val="clear" w:color="000000" w:fill="C6EFCE"/>
            <w:noWrap/>
            <w:vAlign w:val="bottom"/>
            <w:hideMark/>
          </w:tcPr>
          <w:p w14:paraId="746700EC"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E9B54B9"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80E01C5"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C669DC2"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7BF0859"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6B01553"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C2EE693"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66199" w:rsidRPr="00F94643" w14:paraId="034C5404" w14:textId="77777777" w:rsidTr="00D66199">
        <w:trPr>
          <w:trHeight w:val="300"/>
        </w:trPr>
        <w:tc>
          <w:tcPr>
            <w:tcW w:w="0" w:type="auto"/>
            <w:tcBorders>
              <w:top w:val="nil"/>
              <w:left w:val="nil"/>
              <w:bottom w:val="nil"/>
              <w:right w:val="nil"/>
            </w:tcBorders>
            <w:shd w:val="clear" w:color="auto" w:fill="auto"/>
            <w:noWrap/>
            <w:vAlign w:val="bottom"/>
            <w:hideMark/>
          </w:tcPr>
          <w:p w14:paraId="79702CC0" w14:textId="77777777" w:rsidR="00D66199" w:rsidRPr="00F94643" w:rsidRDefault="00D66199" w:rsidP="00D66199">
            <w:pPr>
              <w:rPr>
                <w:rFonts w:ascii="Calibri" w:eastAsia="Times New Roman" w:hAnsi="Calibri" w:cs="Times New Roman"/>
                <w:lang w:val="en-GB"/>
              </w:rPr>
            </w:pPr>
            <w:proofErr w:type="gramStart"/>
            <w:r w:rsidRPr="00F94643">
              <w:rPr>
                <w:rFonts w:ascii="Calibri" w:eastAsia="Times New Roman" w:hAnsi="Calibri" w:cs="Times New Roman"/>
                <w:lang w:val="en-GB"/>
              </w:rPr>
              <w:t>emersonii1</w:t>
            </w:r>
            <w:proofErr w:type="gramEnd"/>
          </w:p>
        </w:tc>
        <w:tc>
          <w:tcPr>
            <w:tcW w:w="0" w:type="auto"/>
            <w:tcBorders>
              <w:top w:val="nil"/>
              <w:left w:val="single" w:sz="4" w:space="0" w:color="auto"/>
              <w:bottom w:val="nil"/>
              <w:right w:val="nil"/>
            </w:tcBorders>
            <w:shd w:val="clear" w:color="000000" w:fill="FFEB9C"/>
            <w:noWrap/>
            <w:vAlign w:val="bottom"/>
            <w:hideMark/>
          </w:tcPr>
          <w:p w14:paraId="5F71C699" w14:textId="77777777" w:rsidR="00D66199" w:rsidRPr="00F94643" w:rsidRDefault="00D66199" w:rsidP="00D66199">
            <w:pPr>
              <w:rPr>
                <w:rFonts w:ascii="Calibri" w:eastAsia="Times New Roman" w:hAnsi="Calibri" w:cs="Times New Roman"/>
                <w:color w:val="008000"/>
                <w:lang w:val="en-GB"/>
              </w:rPr>
            </w:pPr>
            <w:r w:rsidRPr="00F94643">
              <w:rPr>
                <w:rFonts w:ascii="Calibri" w:eastAsia="Times New Roman" w:hAnsi="Calibri" w:cs="Times New Roman"/>
                <w:color w:val="008000"/>
                <w:lang w:val="en-GB"/>
              </w:rPr>
              <w:t>Unknown low</w:t>
            </w:r>
            <w:proofErr w:type="gramStart"/>
            <w:r w:rsidRPr="00F94643">
              <w:rPr>
                <w:rFonts w:ascii="Calibri" w:eastAsia="Times New Roman" w:hAnsi="Calibri" w:cs="Times New Roman"/>
                <w:color w:val="008000"/>
                <w:lang w:val="en-GB"/>
              </w:rPr>
              <w:t>:1</w:t>
            </w:r>
            <w:proofErr w:type="gramEnd"/>
            <w:r w:rsidRPr="00F94643">
              <w:rPr>
                <w:rFonts w:ascii="Calibri" w:eastAsia="Times New Roman" w:hAnsi="Calibri" w:cs="Times New Roman"/>
                <w:color w:val="008000"/>
                <w:lang w:val="en-GB"/>
              </w:rPr>
              <w:t>/3</w:t>
            </w:r>
          </w:p>
        </w:tc>
        <w:tc>
          <w:tcPr>
            <w:tcW w:w="0" w:type="auto"/>
            <w:tcBorders>
              <w:top w:val="nil"/>
              <w:left w:val="single" w:sz="4" w:space="0" w:color="auto"/>
              <w:bottom w:val="nil"/>
              <w:right w:val="nil"/>
            </w:tcBorders>
            <w:shd w:val="clear" w:color="000000" w:fill="C6EFCE"/>
            <w:noWrap/>
            <w:vAlign w:val="bottom"/>
            <w:hideMark/>
          </w:tcPr>
          <w:p w14:paraId="2ADCB75F"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0737E8B"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9CA7BD5"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C7CE"/>
            <w:noWrap/>
            <w:vAlign w:val="bottom"/>
            <w:hideMark/>
          </w:tcPr>
          <w:p w14:paraId="07FD4C0F" w14:textId="77777777" w:rsidR="00D66199" w:rsidRPr="00F94643" w:rsidRDefault="00D66199" w:rsidP="00D66199">
            <w:pPr>
              <w:rPr>
                <w:rFonts w:ascii="Calibri" w:eastAsia="Times New Roman" w:hAnsi="Calibri" w:cs="Times New Roman"/>
                <w:color w:val="9C0006"/>
                <w:lang w:val="en-GB"/>
              </w:rPr>
            </w:pPr>
            <w:r w:rsidRPr="00F94643">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1B5B9F56" w14:textId="77777777" w:rsidR="00D66199" w:rsidRPr="00F94643" w:rsidRDefault="00D66199" w:rsidP="00D66199">
            <w:pPr>
              <w:rPr>
                <w:rFonts w:ascii="Calibri" w:eastAsia="Times New Roman" w:hAnsi="Calibri" w:cs="Times New Roman"/>
                <w:color w:val="9C0006"/>
                <w:lang w:val="en-GB"/>
              </w:rPr>
            </w:pPr>
            <w:r w:rsidRPr="00F94643">
              <w:rPr>
                <w:rFonts w:ascii="Calibri" w:eastAsia="Times New Roman" w:hAnsi="Calibri" w:cs="Times New Roman"/>
                <w:color w:val="9C0006"/>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24FC6F73" w14:textId="77777777" w:rsidR="00D66199" w:rsidRPr="00F94643" w:rsidRDefault="00D66199" w:rsidP="00D66199">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r>
      <w:tr w:rsidR="00D66199" w:rsidRPr="00F94643" w14:paraId="609B0281" w14:textId="77777777" w:rsidTr="00D66199">
        <w:trPr>
          <w:trHeight w:val="300"/>
        </w:trPr>
        <w:tc>
          <w:tcPr>
            <w:tcW w:w="0" w:type="auto"/>
            <w:tcBorders>
              <w:top w:val="nil"/>
              <w:left w:val="nil"/>
              <w:bottom w:val="nil"/>
              <w:right w:val="nil"/>
            </w:tcBorders>
            <w:shd w:val="clear" w:color="auto" w:fill="auto"/>
            <w:noWrap/>
            <w:vAlign w:val="bottom"/>
            <w:hideMark/>
          </w:tcPr>
          <w:p w14:paraId="223FCAA3" w14:textId="77777777" w:rsidR="00D66199" w:rsidRPr="00F94643" w:rsidRDefault="00D66199" w:rsidP="00D66199">
            <w:pPr>
              <w:rPr>
                <w:rFonts w:ascii="Calibri" w:eastAsia="Times New Roman" w:hAnsi="Calibri" w:cs="Times New Roman"/>
                <w:lang w:val="en-GB"/>
              </w:rPr>
            </w:pPr>
            <w:proofErr w:type="gramStart"/>
            <w:r w:rsidRPr="00F94643">
              <w:rPr>
                <w:rFonts w:ascii="Calibri" w:eastAsia="Times New Roman" w:hAnsi="Calibri" w:cs="Times New Roman"/>
                <w:lang w:val="en-GB"/>
              </w:rPr>
              <w:t>emersonii2</w:t>
            </w:r>
            <w:proofErr w:type="gramEnd"/>
            <w:r w:rsidRPr="00F94643">
              <w:rPr>
                <w:rFonts w:ascii="Calibri" w:eastAsia="Times New Roman" w:hAnsi="Calibri" w:cs="Times New Roman"/>
                <w:lang w:val="en-GB"/>
              </w:rPr>
              <w:t>_1</w:t>
            </w:r>
          </w:p>
        </w:tc>
        <w:tc>
          <w:tcPr>
            <w:tcW w:w="0" w:type="auto"/>
            <w:tcBorders>
              <w:top w:val="nil"/>
              <w:left w:val="single" w:sz="4" w:space="0" w:color="auto"/>
              <w:bottom w:val="nil"/>
              <w:right w:val="nil"/>
            </w:tcBorders>
            <w:shd w:val="clear" w:color="000000" w:fill="FFC7CE"/>
            <w:noWrap/>
            <w:vAlign w:val="bottom"/>
            <w:hideMark/>
          </w:tcPr>
          <w:p w14:paraId="044D9701" w14:textId="77777777" w:rsidR="00D66199" w:rsidRPr="00F94643" w:rsidRDefault="00D66199" w:rsidP="00D66199">
            <w:pPr>
              <w:rPr>
                <w:rFonts w:ascii="Calibri" w:eastAsia="Times New Roman" w:hAnsi="Calibri" w:cs="Times New Roman"/>
                <w:color w:val="9C0006"/>
                <w:lang w:val="en-GB"/>
              </w:rPr>
            </w:pPr>
            <w:r w:rsidRPr="00F94643">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2FA6A5EE" w14:textId="77777777" w:rsidR="00D66199" w:rsidRPr="00F94643" w:rsidRDefault="00D66199" w:rsidP="00D66199">
            <w:pPr>
              <w:rPr>
                <w:rFonts w:ascii="Calibri" w:eastAsia="Times New Roman" w:hAnsi="Calibri" w:cs="Times New Roman"/>
                <w:color w:val="9C0006"/>
                <w:lang w:val="en-GB"/>
              </w:rPr>
            </w:pPr>
            <w:r w:rsidRPr="00F94643">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27386784" w14:textId="77777777" w:rsidR="00D66199" w:rsidRPr="00F94643" w:rsidRDefault="00D66199" w:rsidP="00D66199">
            <w:pPr>
              <w:rPr>
                <w:rFonts w:ascii="Calibri" w:eastAsia="Times New Roman" w:hAnsi="Calibri" w:cs="Times New Roman"/>
                <w:color w:val="9C0006"/>
                <w:lang w:val="en-GB"/>
              </w:rPr>
            </w:pPr>
            <w:r w:rsidRPr="00F94643">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39E7F471" w14:textId="77777777" w:rsidR="00D66199" w:rsidRPr="00F94643" w:rsidRDefault="00D66199" w:rsidP="00D66199">
            <w:pPr>
              <w:rPr>
                <w:rFonts w:ascii="Calibri" w:eastAsia="Times New Roman" w:hAnsi="Calibri" w:cs="Times New Roman"/>
                <w:color w:val="9C0006"/>
                <w:lang w:val="en-GB"/>
              </w:rPr>
            </w:pPr>
            <w:r w:rsidRPr="00F94643">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12996374" w14:textId="77777777" w:rsidR="00D66199" w:rsidRPr="00F94643" w:rsidRDefault="00D66199" w:rsidP="00D66199">
            <w:pPr>
              <w:rPr>
                <w:rFonts w:ascii="Calibri" w:eastAsia="Times New Roman" w:hAnsi="Calibri" w:cs="Times New Roman"/>
                <w:color w:val="9C0006"/>
                <w:lang w:val="en-GB"/>
              </w:rPr>
            </w:pPr>
            <w:r w:rsidRPr="00F94643">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218908CC" w14:textId="77777777" w:rsidR="00D66199" w:rsidRPr="00F94643" w:rsidRDefault="00D66199" w:rsidP="00D66199">
            <w:pPr>
              <w:rPr>
                <w:rFonts w:ascii="Calibri" w:eastAsia="Times New Roman" w:hAnsi="Calibri" w:cs="Times New Roman"/>
                <w:color w:val="9C0006"/>
                <w:lang w:val="en-GB"/>
              </w:rPr>
            </w:pPr>
            <w:r w:rsidRPr="00F94643">
              <w:rPr>
                <w:rFonts w:ascii="Calibri" w:eastAsia="Times New Roman" w:hAnsi="Calibri" w:cs="Times New Roman"/>
                <w:color w:val="9C0006"/>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212341AB" w14:textId="77777777" w:rsidR="00D66199" w:rsidRPr="00F94643" w:rsidRDefault="00D66199" w:rsidP="00D66199">
            <w:pPr>
              <w:rPr>
                <w:rFonts w:ascii="Calibri" w:eastAsia="Times New Roman" w:hAnsi="Calibri" w:cs="Times New Roman"/>
                <w:color w:val="9C0006"/>
                <w:lang w:val="en-GB"/>
              </w:rPr>
            </w:pPr>
            <w:r w:rsidRPr="00F94643">
              <w:rPr>
                <w:rFonts w:ascii="Calibri" w:eastAsia="Times New Roman" w:hAnsi="Calibri" w:cs="Times New Roman"/>
                <w:color w:val="9C0006"/>
                <w:lang w:val="en-GB"/>
              </w:rPr>
              <w:t>Incorrect 3</w:t>
            </w:r>
          </w:p>
        </w:tc>
      </w:tr>
      <w:tr w:rsidR="00D66199" w:rsidRPr="00F94643" w14:paraId="2D278D28" w14:textId="77777777" w:rsidTr="00D66199">
        <w:trPr>
          <w:trHeight w:val="300"/>
        </w:trPr>
        <w:tc>
          <w:tcPr>
            <w:tcW w:w="0" w:type="auto"/>
            <w:tcBorders>
              <w:top w:val="nil"/>
              <w:left w:val="nil"/>
              <w:bottom w:val="nil"/>
              <w:right w:val="nil"/>
            </w:tcBorders>
            <w:shd w:val="clear" w:color="auto" w:fill="auto"/>
            <w:noWrap/>
            <w:vAlign w:val="bottom"/>
            <w:hideMark/>
          </w:tcPr>
          <w:p w14:paraId="35BBF059" w14:textId="77777777" w:rsidR="00D66199" w:rsidRPr="00F94643" w:rsidRDefault="00D66199" w:rsidP="00D66199">
            <w:pPr>
              <w:rPr>
                <w:rFonts w:ascii="Calibri" w:eastAsia="Times New Roman" w:hAnsi="Calibri" w:cs="Times New Roman"/>
                <w:lang w:val="en-GB"/>
              </w:rPr>
            </w:pPr>
            <w:proofErr w:type="gramStart"/>
            <w:r w:rsidRPr="00F94643">
              <w:rPr>
                <w:rFonts w:ascii="Calibri" w:eastAsia="Times New Roman" w:hAnsi="Calibri" w:cs="Times New Roman"/>
                <w:lang w:val="en-GB"/>
              </w:rPr>
              <w:t>emersonii2</w:t>
            </w:r>
            <w:proofErr w:type="gramEnd"/>
            <w:r w:rsidRPr="00F94643">
              <w:rPr>
                <w:rFonts w:ascii="Calibri" w:eastAsia="Times New Roman" w:hAnsi="Calibri" w:cs="Times New Roman"/>
                <w:lang w:val="en-GB"/>
              </w:rPr>
              <w:t>_3</w:t>
            </w:r>
          </w:p>
        </w:tc>
        <w:tc>
          <w:tcPr>
            <w:tcW w:w="0" w:type="auto"/>
            <w:tcBorders>
              <w:top w:val="nil"/>
              <w:left w:val="single" w:sz="4" w:space="0" w:color="auto"/>
              <w:bottom w:val="nil"/>
              <w:right w:val="nil"/>
            </w:tcBorders>
            <w:shd w:val="clear" w:color="000000" w:fill="FFEB9C"/>
            <w:noWrap/>
            <w:vAlign w:val="bottom"/>
            <w:hideMark/>
          </w:tcPr>
          <w:p w14:paraId="060045E0" w14:textId="77777777" w:rsidR="00D66199" w:rsidRPr="00F94643" w:rsidRDefault="00D66199" w:rsidP="00D66199">
            <w:pPr>
              <w:rPr>
                <w:rFonts w:ascii="Calibri" w:eastAsia="Times New Roman" w:hAnsi="Calibri" w:cs="Times New Roman"/>
                <w:color w:val="008000"/>
                <w:lang w:val="en-GB"/>
              </w:rPr>
            </w:pPr>
            <w:r w:rsidRPr="00F94643">
              <w:rPr>
                <w:rFonts w:ascii="Calibri" w:eastAsia="Times New Roman" w:hAnsi="Calibri" w:cs="Times New Roman"/>
                <w:color w:val="008000"/>
                <w:lang w:val="en-GB"/>
              </w:rPr>
              <w:t>Unknown 1/3(low)</w:t>
            </w:r>
          </w:p>
        </w:tc>
        <w:tc>
          <w:tcPr>
            <w:tcW w:w="0" w:type="auto"/>
            <w:tcBorders>
              <w:top w:val="nil"/>
              <w:left w:val="single" w:sz="4" w:space="0" w:color="auto"/>
              <w:bottom w:val="nil"/>
              <w:right w:val="nil"/>
            </w:tcBorders>
            <w:shd w:val="clear" w:color="000000" w:fill="C6EFCE"/>
            <w:noWrap/>
            <w:vAlign w:val="bottom"/>
            <w:hideMark/>
          </w:tcPr>
          <w:p w14:paraId="5385570C"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D695BCC"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0DF3854B" w14:textId="77777777" w:rsidR="00D66199" w:rsidRPr="00F94643" w:rsidRDefault="00D66199" w:rsidP="00D66199">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524D3C1A" w14:textId="77777777" w:rsidR="00D66199" w:rsidRPr="00F94643" w:rsidRDefault="00D66199" w:rsidP="00D66199">
            <w:pPr>
              <w:rPr>
                <w:rFonts w:ascii="Calibri" w:eastAsia="Times New Roman" w:hAnsi="Calibri" w:cs="Times New Roman"/>
                <w:color w:val="008000"/>
                <w:lang w:val="en-GB"/>
              </w:rPr>
            </w:pPr>
            <w:r w:rsidRPr="00F94643">
              <w:rPr>
                <w:rFonts w:ascii="Calibri" w:eastAsia="Times New Roman" w:hAnsi="Calibri" w:cs="Times New Roman"/>
                <w:color w:val="008000"/>
                <w:lang w:val="en-GB"/>
              </w:rPr>
              <w:t>Unknown 3/1</w:t>
            </w:r>
          </w:p>
        </w:tc>
        <w:tc>
          <w:tcPr>
            <w:tcW w:w="0" w:type="auto"/>
            <w:tcBorders>
              <w:top w:val="nil"/>
              <w:left w:val="single" w:sz="4" w:space="0" w:color="auto"/>
              <w:bottom w:val="nil"/>
              <w:right w:val="nil"/>
            </w:tcBorders>
            <w:shd w:val="clear" w:color="000000" w:fill="FFEB9C"/>
            <w:noWrap/>
            <w:vAlign w:val="bottom"/>
            <w:hideMark/>
          </w:tcPr>
          <w:p w14:paraId="78079193" w14:textId="77777777" w:rsidR="00D66199" w:rsidRPr="00F94643" w:rsidRDefault="00D66199" w:rsidP="00D66199">
            <w:pPr>
              <w:rPr>
                <w:rFonts w:ascii="Calibri" w:eastAsia="Times New Roman" w:hAnsi="Calibri" w:cs="Times New Roman"/>
                <w:color w:val="008000"/>
                <w:lang w:val="en-GB"/>
              </w:rPr>
            </w:pPr>
            <w:r w:rsidRPr="00F94643">
              <w:rPr>
                <w:rFonts w:ascii="Calibri" w:eastAsia="Times New Roman" w:hAnsi="Calibri" w:cs="Times New Roman"/>
                <w:color w:val="008000"/>
                <w:lang w:val="en-GB"/>
              </w:rPr>
              <w:t>Unknown 1/3</w:t>
            </w:r>
          </w:p>
        </w:tc>
        <w:tc>
          <w:tcPr>
            <w:tcW w:w="0" w:type="auto"/>
            <w:tcBorders>
              <w:top w:val="nil"/>
              <w:left w:val="single" w:sz="4" w:space="0" w:color="auto"/>
              <w:bottom w:val="nil"/>
              <w:right w:val="single" w:sz="4" w:space="0" w:color="auto"/>
            </w:tcBorders>
            <w:shd w:val="clear" w:color="000000" w:fill="C6EFCE"/>
            <w:noWrap/>
            <w:vAlign w:val="bottom"/>
            <w:hideMark/>
          </w:tcPr>
          <w:p w14:paraId="5568B654"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66199" w:rsidRPr="00F94643" w14:paraId="24F9C64C" w14:textId="77777777" w:rsidTr="00D66199">
        <w:trPr>
          <w:trHeight w:val="300"/>
        </w:trPr>
        <w:tc>
          <w:tcPr>
            <w:tcW w:w="0" w:type="auto"/>
            <w:tcBorders>
              <w:top w:val="nil"/>
              <w:left w:val="nil"/>
              <w:bottom w:val="nil"/>
              <w:right w:val="nil"/>
            </w:tcBorders>
            <w:shd w:val="clear" w:color="auto" w:fill="auto"/>
            <w:noWrap/>
            <w:vAlign w:val="bottom"/>
            <w:hideMark/>
          </w:tcPr>
          <w:p w14:paraId="615F0CCC" w14:textId="77777777" w:rsidR="00D66199" w:rsidRPr="00F94643" w:rsidRDefault="00D66199" w:rsidP="00D66199">
            <w:pPr>
              <w:rPr>
                <w:rFonts w:ascii="Calibri" w:eastAsia="Times New Roman" w:hAnsi="Calibri" w:cs="Times New Roman"/>
                <w:lang w:val="en-GB"/>
              </w:rPr>
            </w:pPr>
            <w:proofErr w:type="gramStart"/>
            <w:r w:rsidRPr="00F94643">
              <w:rPr>
                <w:rFonts w:ascii="Calibri" w:eastAsia="Times New Roman" w:hAnsi="Calibri" w:cs="Times New Roman"/>
                <w:lang w:val="en-GB"/>
              </w:rPr>
              <w:t>emersonii2</w:t>
            </w:r>
            <w:proofErr w:type="gramEnd"/>
            <w:r w:rsidRPr="00F94643">
              <w:rPr>
                <w:rFonts w:ascii="Calibri" w:eastAsia="Times New Roman" w:hAnsi="Calibri" w:cs="Times New Roman"/>
                <w:lang w:val="en-GB"/>
              </w:rPr>
              <w:t>_5</w:t>
            </w:r>
          </w:p>
        </w:tc>
        <w:tc>
          <w:tcPr>
            <w:tcW w:w="0" w:type="auto"/>
            <w:tcBorders>
              <w:top w:val="nil"/>
              <w:left w:val="single" w:sz="4" w:space="0" w:color="auto"/>
              <w:bottom w:val="nil"/>
              <w:right w:val="nil"/>
            </w:tcBorders>
            <w:shd w:val="clear" w:color="000000" w:fill="FFEB9C"/>
            <w:noWrap/>
            <w:vAlign w:val="bottom"/>
            <w:hideMark/>
          </w:tcPr>
          <w:p w14:paraId="167AE313" w14:textId="77777777" w:rsidR="00D66199" w:rsidRPr="00F94643" w:rsidRDefault="00D66199" w:rsidP="00D66199">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03661823"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EB8AE15" w14:textId="77777777" w:rsidR="00D66199" w:rsidRPr="00F94643" w:rsidRDefault="00D66199" w:rsidP="00D66199">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0DFB64C0" w14:textId="77777777" w:rsidR="00D66199" w:rsidRPr="00F94643" w:rsidRDefault="00D66199" w:rsidP="00D66199">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0054DCD1" w14:textId="77777777" w:rsidR="00D66199" w:rsidRPr="00F94643" w:rsidRDefault="00D66199" w:rsidP="00D66199">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52A7E0D7" w14:textId="77777777" w:rsidR="00D66199" w:rsidRPr="00F94643" w:rsidRDefault="00D66199" w:rsidP="00D66199">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0D698AAD"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66199" w:rsidRPr="00F94643" w14:paraId="06C5D467" w14:textId="77777777" w:rsidTr="00D66199">
        <w:trPr>
          <w:trHeight w:val="300"/>
        </w:trPr>
        <w:tc>
          <w:tcPr>
            <w:tcW w:w="0" w:type="auto"/>
            <w:tcBorders>
              <w:top w:val="nil"/>
              <w:left w:val="nil"/>
              <w:bottom w:val="nil"/>
              <w:right w:val="nil"/>
            </w:tcBorders>
            <w:shd w:val="clear" w:color="auto" w:fill="auto"/>
            <w:noWrap/>
            <w:vAlign w:val="bottom"/>
            <w:hideMark/>
          </w:tcPr>
          <w:p w14:paraId="1D3914F9" w14:textId="77777777" w:rsidR="00D66199" w:rsidRPr="00F94643" w:rsidRDefault="00D66199" w:rsidP="00D66199">
            <w:pPr>
              <w:rPr>
                <w:rFonts w:ascii="Calibri" w:eastAsia="Times New Roman" w:hAnsi="Calibri" w:cs="Times New Roman"/>
                <w:lang w:val="en-GB"/>
              </w:rPr>
            </w:pPr>
            <w:proofErr w:type="gramStart"/>
            <w:r w:rsidRPr="00F94643">
              <w:rPr>
                <w:rFonts w:ascii="Calibri" w:eastAsia="Times New Roman" w:hAnsi="Calibri" w:cs="Times New Roman"/>
                <w:lang w:val="en-GB"/>
              </w:rPr>
              <w:t>malipoense1</w:t>
            </w:r>
            <w:proofErr w:type="gramEnd"/>
          </w:p>
        </w:tc>
        <w:tc>
          <w:tcPr>
            <w:tcW w:w="0" w:type="auto"/>
            <w:tcBorders>
              <w:top w:val="nil"/>
              <w:left w:val="single" w:sz="4" w:space="0" w:color="auto"/>
              <w:bottom w:val="nil"/>
              <w:right w:val="nil"/>
            </w:tcBorders>
            <w:shd w:val="clear" w:color="000000" w:fill="C6EFCE"/>
            <w:noWrap/>
            <w:vAlign w:val="bottom"/>
            <w:hideMark/>
          </w:tcPr>
          <w:p w14:paraId="31E65340"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C1479F7" w14:textId="77777777" w:rsidR="00D66199" w:rsidRPr="00F94643" w:rsidRDefault="00D66199" w:rsidP="00D66199">
            <w:pPr>
              <w:rPr>
                <w:rFonts w:ascii="Calibri" w:eastAsia="Times New Roman" w:hAnsi="Calibri" w:cs="Times New Roman"/>
                <w:color w:val="008000"/>
                <w:lang w:val="en-GB"/>
              </w:rPr>
            </w:pPr>
            <w:r w:rsidRPr="00F94643">
              <w:rPr>
                <w:rFonts w:ascii="Calibri" w:eastAsia="Times New Roman" w:hAnsi="Calibri" w:cs="Times New Roman"/>
                <w:color w:val="008000"/>
                <w:lang w:val="en-GB"/>
              </w:rPr>
              <w:t>Unknown 1/3</w:t>
            </w:r>
          </w:p>
        </w:tc>
        <w:tc>
          <w:tcPr>
            <w:tcW w:w="0" w:type="auto"/>
            <w:tcBorders>
              <w:top w:val="nil"/>
              <w:left w:val="single" w:sz="4" w:space="0" w:color="auto"/>
              <w:bottom w:val="nil"/>
              <w:right w:val="nil"/>
            </w:tcBorders>
            <w:shd w:val="clear" w:color="000000" w:fill="FFEB9C"/>
            <w:noWrap/>
            <w:vAlign w:val="bottom"/>
            <w:hideMark/>
          </w:tcPr>
          <w:p w14:paraId="6897F004" w14:textId="77777777" w:rsidR="00D66199" w:rsidRPr="00F94643" w:rsidRDefault="00D66199" w:rsidP="00D66199">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27DFA9E3"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4A853A89" w14:textId="77777777" w:rsidR="00D66199" w:rsidRPr="00F94643" w:rsidRDefault="00D66199" w:rsidP="00D66199">
            <w:pPr>
              <w:rPr>
                <w:rFonts w:ascii="Calibri" w:eastAsia="Times New Roman" w:hAnsi="Calibri" w:cs="Times New Roman"/>
                <w:color w:val="008000"/>
                <w:lang w:val="en-GB"/>
              </w:rPr>
            </w:pPr>
            <w:r w:rsidRPr="00F94643">
              <w:rPr>
                <w:rFonts w:ascii="Calibri" w:eastAsia="Times New Roman" w:hAnsi="Calibri" w:cs="Times New Roman"/>
                <w:color w:val="008000"/>
                <w:lang w:val="en-GB"/>
              </w:rPr>
              <w:t>Unknown 3/1(low)</w:t>
            </w:r>
          </w:p>
        </w:tc>
        <w:tc>
          <w:tcPr>
            <w:tcW w:w="0" w:type="auto"/>
            <w:tcBorders>
              <w:top w:val="nil"/>
              <w:left w:val="single" w:sz="4" w:space="0" w:color="auto"/>
              <w:bottom w:val="nil"/>
              <w:right w:val="nil"/>
            </w:tcBorders>
            <w:shd w:val="clear" w:color="000000" w:fill="C6EFCE"/>
            <w:noWrap/>
            <w:vAlign w:val="bottom"/>
            <w:hideMark/>
          </w:tcPr>
          <w:p w14:paraId="74238823"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22A95E9"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66199" w:rsidRPr="00F94643" w14:paraId="20F3F630" w14:textId="77777777" w:rsidTr="00D66199">
        <w:trPr>
          <w:trHeight w:val="300"/>
        </w:trPr>
        <w:tc>
          <w:tcPr>
            <w:tcW w:w="0" w:type="auto"/>
            <w:tcBorders>
              <w:top w:val="nil"/>
              <w:left w:val="nil"/>
              <w:bottom w:val="nil"/>
              <w:right w:val="nil"/>
            </w:tcBorders>
            <w:shd w:val="clear" w:color="auto" w:fill="auto"/>
            <w:noWrap/>
            <w:vAlign w:val="bottom"/>
            <w:hideMark/>
          </w:tcPr>
          <w:p w14:paraId="6E723534" w14:textId="77777777" w:rsidR="00D66199" w:rsidRPr="00F94643" w:rsidRDefault="00D66199" w:rsidP="00D66199">
            <w:pPr>
              <w:rPr>
                <w:rFonts w:ascii="Calibri" w:eastAsia="Times New Roman" w:hAnsi="Calibri" w:cs="Times New Roman"/>
                <w:lang w:val="en-GB"/>
              </w:rPr>
            </w:pPr>
            <w:proofErr w:type="gramStart"/>
            <w:r w:rsidRPr="00F94643">
              <w:rPr>
                <w:rFonts w:ascii="Calibri" w:eastAsia="Times New Roman" w:hAnsi="Calibri" w:cs="Times New Roman"/>
                <w:lang w:val="en-GB"/>
              </w:rPr>
              <w:t>malipoense2</w:t>
            </w:r>
            <w:proofErr w:type="gramEnd"/>
            <w:r w:rsidRPr="00F94643">
              <w:rPr>
                <w:rFonts w:ascii="Calibri" w:eastAsia="Times New Roman" w:hAnsi="Calibri" w:cs="Times New Roman"/>
                <w:lang w:val="en-GB"/>
              </w:rPr>
              <w:t>_10</w:t>
            </w:r>
          </w:p>
        </w:tc>
        <w:tc>
          <w:tcPr>
            <w:tcW w:w="0" w:type="auto"/>
            <w:tcBorders>
              <w:top w:val="nil"/>
              <w:left w:val="single" w:sz="4" w:space="0" w:color="auto"/>
              <w:bottom w:val="nil"/>
              <w:right w:val="nil"/>
            </w:tcBorders>
            <w:shd w:val="clear" w:color="000000" w:fill="C6EFCE"/>
            <w:noWrap/>
            <w:vAlign w:val="bottom"/>
            <w:hideMark/>
          </w:tcPr>
          <w:p w14:paraId="2E6FF82A"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89028DE"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D7C9CAB"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0934C06"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DD85E6B"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0AAF95A"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A2CBA4C"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66199" w:rsidRPr="00F94643" w14:paraId="60BF442B" w14:textId="77777777" w:rsidTr="00D66199">
        <w:trPr>
          <w:trHeight w:val="300"/>
        </w:trPr>
        <w:tc>
          <w:tcPr>
            <w:tcW w:w="0" w:type="auto"/>
            <w:tcBorders>
              <w:top w:val="nil"/>
              <w:left w:val="nil"/>
              <w:bottom w:val="nil"/>
              <w:right w:val="nil"/>
            </w:tcBorders>
            <w:shd w:val="clear" w:color="auto" w:fill="auto"/>
            <w:noWrap/>
            <w:vAlign w:val="bottom"/>
            <w:hideMark/>
          </w:tcPr>
          <w:p w14:paraId="4A385D96" w14:textId="77777777" w:rsidR="00D66199" w:rsidRPr="00F94643" w:rsidRDefault="00D66199" w:rsidP="00D66199">
            <w:pPr>
              <w:rPr>
                <w:rFonts w:ascii="Calibri" w:eastAsia="Times New Roman" w:hAnsi="Calibri" w:cs="Times New Roman"/>
                <w:lang w:val="en-GB"/>
              </w:rPr>
            </w:pPr>
            <w:proofErr w:type="gramStart"/>
            <w:r w:rsidRPr="00F94643">
              <w:rPr>
                <w:rFonts w:ascii="Calibri" w:eastAsia="Times New Roman" w:hAnsi="Calibri" w:cs="Times New Roman"/>
                <w:lang w:val="en-GB"/>
              </w:rPr>
              <w:t>malipoense2</w:t>
            </w:r>
            <w:proofErr w:type="gramEnd"/>
            <w:r w:rsidRPr="00F94643">
              <w:rPr>
                <w:rFonts w:ascii="Calibri" w:eastAsia="Times New Roman" w:hAnsi="Calibri" w:cs="Times New Roman"/>
                <w:lang w:val="en-GB"/>
              </w:rPr>
              <w:t>_12</w:t>
            </w:r>
          </w:p>
        </w:tc>
        <w:tc>
          <w:tcPr>
            <w:tcW w:w="0" w:type="auto"/>
            <w:tcBorders>
              <w:top w:val="nil"/>
              <w:left w:val="single" w:sz="4" w:space="0" w:color="auto"/>
              <w:bottom w:val="nil"/>
              <w:right w:val="nil"/>
            </w:tcBorders>
            <w:shd w:val="clear" w:color="000000" w:fill="C6EFCE"/>
            <w:noWrap/>
            <w:vAlign w:val="bottom"/>
            <w:hideMark/>
          </w:tcPr>
          <w:p w14:paraId="6F6B2EA3"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DE919AC"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28AE26D"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51D750B"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C7CE"/>
            <w:noWrap/>
            <w:vAlign w:val="bottom"/>
            <w:hideMark/>
          </w:tcPr>
          <w:p w14:paraId="6620142A" w14:textId="77777777" w:rsidR="00D66199" w:rsidRPr="00F94643" w:rsidRDefault="00D66199" w:rsidP="00D66199">
            <w:pPr>
              <w:rPr>
                <w:rFonts w:ascii="Calibri" w:eastAsia="Times New Roman" w:hAnsi="Calibri" w:cs="Times New Roman"/>
                <w:color w:val="9C0006"/>
                <w:lang w:val="en-GB"/>
              </w:rPr>
            </w:pPr>
            <w:r w:rsidRPr="00F94643">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C6EFCE"/>
            <w:noWrap/>
            <w:vAlign w:val="bottom"/>
            <w:hideMark/>
          </w:tcPr>
          <w:p w14:paraId="77B2820B"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633EAB1"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66199" w:rsidRPr="00F94643" w14:paraId="6391823C" w14:textId="77777777" w:rsidTr="00D66199">
        <w:trPr>
          <w:trHeight w:val="300"/>
        </w:trPr>
        <w:tc>
          <w:tcPr>
            <w:tcW w:w="0" w:type="auto"/>
            <w:tcBorders>
              <w:top w:val="nil"/>
              <w:left w:val="nil"/>
              <w:bottom w:val="nil"/>
              <w:right w:val="nil"/>
            </w:tcBorders>
            <w:shd w:val="clear" w:color="auto" w:fill="auto"/>
            <w:noWrap/>
            <w:vAlign w:val="bottom"/>
            <w:hideMark/>
          </w:tcPr>
          <w:p w14:paraId="24A7047B" w14:textId="77777777" w:rsidR="00D66199" w:rsidRPr="00F94643" w:rsidRDefault="00D66199" w:rsidP="00D66199">
            <w:pPr>
              <w:rPr>
                <w:rFonts w:ascii="Calibri" w:eastAsia="Times New Roman" w:hAnsi="Calibri" w:cs="Times New Roman"/>
                <w:lang w:val="en-GB"/>
              </w:rPr>
            </w:pPr>
            <w:proofErr w:type="gramStart"/>
            <w:r w:rsidRPr="00F94643">
              <w:rPr>
                <w:rFonts w:ascii="Calibri" w:eastAsia="Times New Roman" w:hAnsi="Calibri" w:cs="Times New Roman"/>
                <w:lang w:val="en-GB"/>
              </w:rPr>
              <w:t>malipoense2</w:t>
            </w:r>
            <w:proofErr w:type="gramEnd"/>
            <w:r w:rsidRPr="00F94643">
              <w:rPr>
                <w:rFonts w:ascii="Calibri" w:eastAsia="Times New Roman" w:hAnsi="Calibri" w:cs="Times New Roman"/>
                <w:lang w:val="en-GB"/>
              </w:rPr>
              <w:t>_14</w:t>
            </w:r>
          </w:p>
        </w:tc>
        <w:tc>
          <w:tcPr>
            <w:tcW w:w="0" w:type="auto"/>
            <w:tcBorders>
              <w:top w:val="nil"/>
              <w:left w:val="single" w:sz="4" w:space="0" w:color="auto"/>
              <w:bottom w:val="nil"/>
              <w:right w:val="nil"/>
            </w:tcBorders>
            <w:shd w:val="clear" w:color="000000" w:fill="C6EFCE"/>
            <w:noWrap/>
            <w:vAlign w:val="bottom"/>
            <w:hideMark/>
          </w:tcPr>
          <w:p w14:paraId="3663BAE0"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B04F533"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83F667D"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334BB5C2" w14:textId="77777777" w:rsidR="00D66199" w:rsidRPr="00F94643" w:rsidRDefault="00D66199" w:rsidP="00D66199">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A88A020"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673E4DB"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71FA1DE"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66199" w:rsidRPr="00F94643" w14:paraId="2D504C80" w14:textId="77777777" w:rsidTr="00D66199">
        <w:trPr>
          <w:trHeight w:val="300"/>
        </w:trPr>
        <w:tc>
          <w:tcPr>
            <w:tcW w:w="0" w:type="auto"/>
            <w:tcBorders>
              <w:top w:val="nil"/>
              <w:left w:val="nil"/>
              <w:bottom w:val="nil"/>
              <w:right w:val="nil"/>
            </w:tcBorders>
            <w:shd w:val="clear" w:color="auto" w:fill="auto"/>
            <w:noWrap/>
            <w:vAlign w:val="bottom"/>
            <w:hideMark/>
          </w:tcPr>
          <w:p w14:paraId="603E27AA" w14:textId="77777777" w:rsidR="00D66199" w:rsidRPr="00F94643" w:rsidRDefault="00D66199" w:rsidP="00D66199">
            <w:pPr>
              <w:rPr>
                <w:rFonts w:ascii="Calibri" w:eastAsia="Times New Roman" w:hAnsi="Calibri" w:cs="Times New Roman"/>
                <w:lang w:val="en-GB"/>
              </w:rPr>
            </w:pPr>
            <w:proofErr w:type="gramStart"/>
            <w:r w:rsidRPr="00F94643">
              <w:rPr>
                <w:rFonts w:ascii="Calibri" w:eastAsia="Times New Roman" w:hAnsi="Calibri" w:cs="Times New Roman"/>
                <w:lang w:val="en-GB"/>
              </w:rPr>
              <w:t>malipoense2</w:t>
            </w:r>
            <w:proofErr w:type="gramEnd"/>
            <w:r w:rsidRPr="00F94643">
              <w:rPr>
                <w:rFonts w:ascii="Calibri" w:eastAsia="Times New Roman" w:hAnsi="Calibri" w:cs="Times New Roman"/>
                <w:lang w:val="en-GB"/>
              </w:rPr>
              <w:t>_16</w:t>
            </w:r>
          </w:p>
        </w:tc>
        <w:tc>
          <w:tcPr>
            <w:tcW w:w="0" w:type="auto"/>
            <w:tcBorders>
              <w:top w:val="nil"/>
              <w:left w:val="single" w:sz="4" w:space="0" w:color="auto"/>
              <w:bottom w:val="nil"/>
              <w:right w:val="nil"/>
            </w:tcBorders>
            <w:shd w:val="clear" w:color="000000" w:fill="C6EFCE"/>
            <w:noWrap/>
            <w:vAlign w:val="bottom"/>
            <w:hideMark/>
          </w:tcPr>
          <w:p w14:paraId="4B8485DD"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61058B6"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C280766"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6B0A042"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100D367"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7BADE92"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6F9842C"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66199" w:rsidRPr="00F94643" w14:paraId="50D87E8F" w14:textId="77777777" w:rsidTr="00D66199">
        <w:trPr>
          <w:trHeight w:val="300"/>
        </w:trPr>
        <w:tc>
          <w:tcPr>
            <w:tcW w:w="0" w:type="auto"/>
            <w:tcBorders>
              <w:top w:val="nil"/>
              <w:left w:val="nil"/>
              <w:bottom w:val="nil"/>
              <w:right w:val="nil"/>
            </w:tcBorders>
            <w:shd w:val="clear" w:color="auto" w:fill="auto"/>
            <w:noWrap/>
            <w:vAlign w:val="bottom"/>
            <w:hideMark/>
          </w:tcPr>
          <w:p w14:paraId="7C938D08" w14:textId="77777777" w:rsidR="00D66199" w:rsidRPr="00F94643" w:rsidRDefault="00D66199" w:rsidP="00D66199">
            <w:pPr>
              <w:rPr>
                <w:rFonts w:ascii="Calibri" w:eastAsia="Times New Roman" w:hAnsi="Calibri" w:cs="Times New Roman"/>
                <w:lang w:val="en-GB"/>
              </w:rPr>
            </w:pPr>
            <w:proofErr w:type="gramStart"/>
            <w:r w:rsidRPr="00F94643">
              <w:rPr>
                <w:rFonts w:ascii="Calibri" w:eastAsia="Times New Roman" w:hAnsi="Calibri" w:cs="Times New Roman"/>
                <w:lang w:val="en-GB"/>
              </w:rPr>
              <w:t>malipoense2</w:t>
            </w:r>
            <w:proofErr w:type="gramEnd"/>
            <w:r w:rsidRPr="00F94643">
              <w:rPr>
                <w:rFonts w:ascii="Calibri" w:eastAsia="Times New Roman" w:hAnsi="Calibri" w:cs="Times New Roman"/>
                <w:lang w:val="en-GB"/>
              </w:rPr>
              <w:t>_18</w:t>
            </w:r>
          </w:p>
        </w:tc>
        <w:tc>
          <w:tcPr>
            <w:tcW w:w="0" w:type="auto"/>
            <w:tcBorders>
              <w:top w:val="nil"/>
              <w:left w:val="single" w:sz="4" w:space="0" w:color="auto"/>
              <w:bottom w:val="nil"/>
              <w:right w:val="nil"/>
            </w:tcBorders>
            <w:shd w:val="clear" w:color="000000" w:fill="C6EFCE"/>
            <w:noWrap/>
            <w:vAlign w:val="bottom"/>
            <w:hideMark/>
          </w:tcPr>
          <w:p w14:paraId="4396777F"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E732C42"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375DA1D"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B3D4101"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7F3C596"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DF00001"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B3D1196"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66199" w:rsidRPr="00F94643" w14:paraId="01426598" w14:textId="77777777" w:rsidTr="00D66199">
        <w:trPr>
          <w:trHeight w:val="300"/>
        </w:trPr>
        <w:tc>
          <w:tcPr>
            <w:tcW w:w="0" w:type="auto"/>
            <w:tcBorders>
              <w:top w:val="nil"/>
              <w:left w:val="nil"/>
              <w:bottom w:val="nil"/>
              <w:right w:val="nil"/>
            </w:tcBorders>
            <w:shd w:val="clear" w:color="auto" w:fill="auto"/>
            <w:noWrap/>
            <w:vAlign w:val="bottom"/>
            <w:hideMark/>
          </w:tcPr>
          <w:p w14:paraId="1C7C1057" w14:textId="77777777" w:rsidR="00D66199" w:rsidRPr="00F94643" w:rsidRDefault="00D66199" w:rsidP="00D66199">
            <w:pPr>
              <w:rPr>
                <w:rFonts w:ascii="Calibri" w:eastAsia="Times New Roman" w:hAnsi="Calibri" w:cs="Times New Roman"/>
                <w:lang w:val="en-GB"/>
              </w:rPr>
            </w:pPr>
            <w:proofErr w:type="gramStart"/>
            <w:r w:rsidRPr="00F94643">
              <w:rPr>
                <w:rFonts w:ascii="Calibri" w:eastAsia="Times New Roman" w:hAnsi="Calibri" w:cs="Times New Roman"/>
                <w:lang w:val="en-GB"/>
              </w:rPr>
              <w:t>malipoense2</w:t>
            </w:r>
            <w:proofErr w:type="gramEnd"/>
            <w:r w:rsidRPr="00F94643">
              <w:rPr>
                <w:rFonts w:ascii="Calibri" w:eastAsia="Times New Roman" w:hAnsi="Calibri" w:cs="Times New Roman"/>
                <w:lang w:val="en-GB"/>
              </w:rPr>
              <w:t>_2</w:t>
            </w:r>
          </w:p>
        </w:tc>
        <w:tc>
          <w:tcPr>
            <w:tcW w:w="0" w:type="auto"/>
            <w:tcBorders>
              <w:top w:val="nil"/>
              <w:left w:val="single" w:sz="4" w:space="0" w:color="auto"/>
              <w:bottom w:val="nil"/>
              <w:right w:val="nil"/>
            </w:tcBorders>
            <w:shd w:val="clear" w:color="000000" w:fill="C6EFCE"/>
            <w:noWrap/>
            <w:vAlign w:val="bottom"/>
            <w:hideMark/>
          </w:tcPr>
          <w:p w14:paraId="5E8B8BA8"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A7992C2"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FFF771"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AC47129"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D35F3D5"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9D80639"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F739C5D"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66199" w:rsidRPr="00F94643" w14:paraId="331C4502" w14:textId="77777777" w:rsidTr="00D66199">
        <w:trPr>
          <w:trHeight w:val="300"/>
        </w:trPr>
        <w:tc>
          <w:tcPr>
            <w:tcW w:w="0" w:type="auto"/>
            <w:tcBorders>
              <w:top w:val="nil"/>
              <w:left w:val="nil"/>
              <w:bottom w:val="nil"/>
              <w:right w:val="nil"/>
            </w:tcBorders>
            <w:shd w:val="clear" w:color="auto" w:fill="auto"/>
            <w:noWrap/>
            <w:vAlign w:val="bottom"/>
            <w:hideMark/>
          </w:tcPr>
          <w:p w14:paraId="6B402878" w14:textId="77777777" w:rsidR="00D66199" w:rsidRPr="00F94643" w:rsidRDefault="00D66199" w:rsidP="00D66199">
            <w:pPr>
              <w:rPr>
                <w:rFonts w:ascii="Calibri" w:eastAsia="Times New Roman" w:hAnsi="Calibri" w:cs="Times New Roman"/>
                <w:lang w:val="en-GB"/>
              </w:rPr>
            </w:pPr>
            <w:proofErr w:type="gramStart"/>
            <w:r w:rsidRPr="00F94643">
              <w:rPr>
                <w:rFonts w:ascii="Calibri" w:eastAsia="Times New Roman" w:hAnsi="Calibri" w:cs="Times New Roman"/>
                <w:lang w:val="en-GB"/>
              </w:rPr>
              <w:t>malipoense2</w:t>
            </w:r>
            <w:proofErr w:type="gramEnd"/>
            <w:r w:rsidRPr="00F94643">
              <w:rPr>
                <w:rFonts w:ascii="Calibri" w:eastAsia="Times New Roman" w:hAnsi="Calibri" w:cs="Times New Roman"/>
                <w:lang w:val="en-GB"/>
              </w:rPr>
              <w:t>_4</w:t>
            </w:r>
          </w:p>
        </w:tc>
        <w:tc>
          <w:tcPr>
            <w:tcW w:w="0" w:type="auto"/>
            <w:tcBorders>
              <w:top w:val="nil"/>
              <w:left w:val="single" w:sz="4" w:space="0" w:color="auto"/>
              <w:bottom w:val="nil"/>
              <w:right w:val="nil"/>
            </w:tcBorders>
            <w:shd w:val="clear" w:color="000000" w:fill="C6EFCE"/>
            <w:noWrap/>
            <w:vAlign w:val="bottom"/>
            <w:hideMark/>
          </w:tcPr>
          <w:p w14:paraId="175D82E7"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97387F2"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0333950"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82A8935"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2DE7340"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AF80C2F"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8F827D1"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66199" w:rsidRPr="00F94643" w14:paraId="3568DCB6" w14:textId="77777777" w:rsidTr="00D66199">
        <w:trPr>
          <w:trHeight w:val="300"/>
        </w:trPr>
        <w:tc>
          <w:tcPr>
            <w:tcW w:w="0" w:type="auto"/>
            <w:tcBorders>
              <w:top w:val="nil"/>
              <w:left w:val="nil"/>
              <w:bottom w:val="nil"/>
              <w:right w:val="nil"/>
            </w:tcBorders>
            <w:shd w:val="clear" w:color="auto" w:fill="auto"/>
            <w:noWrap/>
            <w:vAlign w:val="bottom"/>
            <w:hideMark/>
          </w:tcPr>
          <w:p w14:paraId="5E902D86" w14:textId="77777777" w:rsidR="00D66199" w:rsidRPr="00F94643" w:rsidRDefault="00D66199" w:rsidP="00D66199">
            <w:pPr>
              <w:rPr>
                <w:rFonts w:ascii="Calibri" w:eastAsia="Times New Roman" w:hAnsi="Calibri" w:cs="Times New Roman"/>
                <w:lang w:val="en-GB"/>
              </w:rPr>
            </w:pPr>
            <w:proofErr w:type="gramStart"/>
            <w:r w:rsidRPr="00F94643">
              <w:rPr>
                <w:rFonts w:ascii="Calibri" w:eastAsia="Times New Roman" w:hAnsi="Calibri" w:cs="Times New Roman"/>
                <w:lang w:val="en-GB"/>
              </w:rPr>
              <w:t>malipoense2</w:t>
            </w:r>
            <w:proofErr w:type="gramEnd"/>
            <w:r w:rsidRPr="00F94643">
              <w:rPr>
                <w:rFonts w:ascii="Calibri" w:eastAsia="Times New Roman" w:hAnsi="Calibri" w:cs="Times New Roman"/>
                <w:lang w:val="en-GB"/>
              </w:rPr>
              <w:t>_6</w:t>
            </w:r>
          </w:p>
        </w:tc>
        <w:tc>
          <w:tcPr>
            <w:tcW w:w="0" w:type="auto"/>
            <w:tcBorders>
              <w:top w:val="nil"/>
              <w:left w:val="single" w:sz="4" w:space="0" w:color="auto"/>
              <w:bottom w:val="nil"/>
              <w:right w:val="nil"/>
            </w:tcBorders>
            <w:shd w:val="clear" w:color="000000" w:fill="C6EFCE"/>
            <w:noWrap/>
            <w:vAlign w:val="bottom"/>
            <w:hideMark/>
          </w:tcPr>
          <w:p w14:paraId="5C2F58AD"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F69CD60"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8F89E43"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4DC47A2"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1B4DCC9"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286B0B6"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435F79B"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66199" w:rsidRPr="00F94643" w14:paraId="10D67C27" w14:textId="77777777" w:rsidTr="00D66199">
        <w:trPr>
          <w:trHeight w:val="300"/>
        </w:trPr>
        <w:tc>
          <w:tcPr>
            <w:tcW w:w="0" w:type="auto"/>
            <w:tcBorders>
              <w:top w:val="nil"/>
              <w:left w:val="nil"/>
              <w:bottom w:val="nil"/>
              <w:right w:val="nil"/>
            </w:tcBorders>
            <w:shd w:val="clear" w:color="auto" w:fill="auto"/>
            <w:noWrap/>
            <w:vAlign w:val="bottom"/>
            <w:hideMark/>
          </w:tcPr>
          <w:p w14:paraId="12E7FF12" w14:textId="77777777" w:rsidR="00D66199" w:rsidRPr="00F94643" w:rsidRDefault="00D66199" w:rsidP="00D66199">
            <w:pPr>
              <w:rPr>
                <w:rFonts w:ascii="Calibri" w:eastAsia="Times New Roman" w:hAnsi="Calibri" w:cs="Times New Roman"/>
                <w:lang w:val="en-GB"/>
              </w:rPr>
            </w:pPr>
            <w:proofErr w:type="gramStart"/>
            <w:r w:rsidRPr="00F94643">
              <w:rPr>
                <w:rFonts w:ascii="Calibri" w:eastAsia="Times New Roman" w:hAnsi="Calibri" w:cs="Times New Roman"/>
                <w:lang w:val="en-GB"/>
              </w:rPr>
              <w:lastRenderedPageBreak/>
              <w:t>malipoense2</w:t>
            </w:r>
            <w:proofErr w:type="gramEnd"/>
            <w:r w:rsidRPr="00F94643">
              <w:rPr>
                <w:rFonts w:ascii="Calibri" w:eastAsia="Times New Roman" w:hAnsi="Calibri" w:cs="Times New Roman"/>
                <w:lang w:val="en-GB"/>
              </w:rPr>
              <w:t>_8</w:t>
            </w:r>
          </w:p>
        </w:tc>
        <w:tc>
          <w:tcPr>
            <w:tcW w:w="0" w:type="auto"/>
            <w:tcBorders>
              <w:top w:val="nil"/>
              <w:left w:val="single" w:sz="4" w:space="0" w:color="auto"/>
              <w:bottom w:val="nil"/>
              <w:right w:val="nil"/>
            </w:tcBorders>
            <w:shd w:val="clear" w:color="000000" w:fill="C6EFCE"/>
            <w:noWrap/>
            <w:vAlign w:val="bottom"/>
            <w:hideMark/>
          </w:tcPr>
          <w:p w14:paraId="69311DEB"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55AC0C"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DB5FC83"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9A4F13F"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7C7FEE9"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E8B289B"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BA194CE"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66199" w:rsidRPr="00F94643" w14:paraId="1C908426" w14:textId="77777777" w:rsidTr="00D66199">
        <w:trPr>
          <w:trHeight w:val="300"/>
        </w:trPr>
        <w:tc>
          <w:tcPr>
            <w:tcW w:w="0" w:type="auto"/>
            <w:tcBorders>
              <w:top w:val="nil"/>
              <w:left w:val="nil"/>
              <w:bottom w:val="nil"/>
              <w:right w:val="nil"/>
            </w:tcBorders>
            <w:shd w:val="clear" w:color="auto" w:fill="auto"/>
            <w:noWrap/>
            <w:vAlign w:val="bottom"/>
            <w:hideMark/>
          </w:tcPr>
          <w:p w14:paraId="0F65AB6E" w14:textId="77777777" w:rsidR="00D66199" w:rsidRPr="00F94643" w:rsidRDefault="00D66199" w:rsidP="00D66199">
            <w:pPr>
              <w:rPr>
                <w:rFonts w:ascii="Calibri" w:eastAsia="Times New Roman" w:hAnsi="Calibri" w:cs="Times New Roman"/>
                <w:lang w:val="en-GB"/>
              </w:rPr>
            </w:pPr>
            <w:proofErr w:type="gramStart"/>
            <w:r w:rsidRPr="00F94643">
              <w:rPr>
                <w:rFonts w:ascii="Calibri" w:eastAsia="Times New Roman" w:hAnsi="Calibri" w:cs="Times New Roman"/>
                <w:lang w:val="en-GB"/>
              </w:rPr>
              <w:t>malipoense2</w:t>
            </w:r>
            <w:proofErr w:type="gramEnd"/>
          </w:p>
        </w:tc>
        <w:tc>
          <w:tcPr>
            <w:tcW w:w="0" w:type="auto"/>
            <w:tcBorders>
              <w:top w:val="nil"/>
              <w:left w:val="single" w:sz="4" w:space="0" w:color="auto"/>
              <w:bottom w:val="nil"/>
              <w:right w:val="nil"/>
            </w:tcBorders>
            <w:shd w:val="clear" w:color="000000" w:fill="C6EFCE"/>
            <w:noWrap/>
            <w:vAlign w:val="bottom"/>
            <w:hideMark/>
          </w:tcPr>
          <w:p w14:paraId="4A6E4479"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345A190"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153CF5B"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74698D3" w14:textId="77777777" w:rsidR="00D66199" w:rsidRPr="00F94643" w:rsidRDefault="00D66199" w:rsidP="00D66199">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5A619B10"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D86886E"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D2CD913"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66199" w:rsidRPr="00F94643" w14:paraId="0CE71F0F" w14:textId="77777777" w:rsidTr="00D66199">
        <w:trPr>
          <w:trHeight w:val="300"/>
        </w:trPr>
        <w:tc>
          <w:tcPr>
            <w:tcW w:w="0" w:type="auto"/>
            <w:tcBorders>
              <w:top w:val="nil"/>
              <w:left w:val="nil"/>
              <w:bottom w:val="nil"/>
              <w:right w:val="nil"/>
            </w:tcBorders>
            <w:shd w:val="clear" w:color="auto" w:fill="auto"/>
            <w:noWrap/>
            <w:vAlign w:val="bottom"/>
            <w:hideMark/>
          </w:tcPr>
          <w:p w14:paraId="6F2A5BE6" w14:textId="77777777" w:rsidR="00D66199" w:rsidRPr="00F94643" w:rsidRDefault="00D66199" w:rsidP="00D66199">
            <w:pPr>
              <w:rPr>
                <w:rFonts w:ascii="Calibri" w:eastAsia="Times New Roman" w:hAnsi="Calibri" w:cs="Times New Roman"/>
                <w:lang w:val="en-GB"/>
              </w:rPr>
            </w:pPr>
            <w:proofErr w:type="gramStart"/>
            <w:r w:rsidRPr="00F94643">
              <w:rPr>
                <w:rFonts w:ascii="Calibri" w:eastAsia="Times New Roman" w:hAnsi="Calibri" w:cs="Times New Roman"/>
                <w:lang w:val="en-GB"/>
              </w:rPr>
              <w:t>malipoense3</w:t>
            </w:r>
            <w:proofErr w:type="gramEnd"/>
          </w:p>
        </w:tc>
        <w:tc>
          <w:tcPr>
            <w:tcW w:w="0" w:type="auto"/>
            <w:tcBorders>
              <w:top w:val="nil"/>
              <w:left w:val="single" w:sz="4" w:space="0" w:color="auto"/>
              <w:bottom w:val="nil"/>
              <w:right w:val="nil"/>
            </w:tcBorders>
            <w:shd w:val="clear" w:color="000000" w:fill="FFEB9C"/>
            <w:noWrap/>
            <w:vAlign w:val="bottom"/>
            <w:hideMark/>
          </w:tcPr>
          <w:p w14:paraId="47148C4D" w14:textId="77777777" w:rsidR="00D66199" w:rsidRPr="00F94643" w:rsidRDefault="00D66199" w:rsidP="00D66199">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A5748A6" w14:textId="77777777" w:rsidR="00D66199" w:rsidRPr="00F94643" w:rsidRDefault="00D66199" w:rsidP="00D66199">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018B10FA" w14:textId="77777777" w:rsidR="00D66199" w:rsidRPr="00F94643" w:rsidRDefault="00D66199" w:rsidP="00D66199">
            <w:pPr>
              <w:rPr>
                <w:rFonts w:ascii="Calibri" w:eastAsia="Times New Roman" w:hAnsi="Calibri" w:cs="Times New Roman"/>
                <w:color w:val="9C0006"/>
                <w:lang w:val="en-GB"/>
              </w:rPr>
            </w:pPr>
            <w:r w:rsidRPr="00F94643">
              <w:rPr>
                <w:rFonts w:ascii="Calibri" w:eastAsia="Times New Roman" w:hAnsi="Calibri" w:cs="Times New Roman"/>
                <w:color w:val="9C0006"/>
                <w:lang w:val="en-GB"/>
              </w:rPr>
              <w:t>Incorrect 7</w:t>
            </w:r>
          </w:p>
        </w:tc>
        <w:tc>
          <w:tcPr>
            <w:tcW w:w="0" w:type="auto"/>
            <w:tcBorders>
              <w:top w:val="nil"/>
              <w:left w:val="single" w:sz="4" w:space="0" w:color="auto"/>
              <w:bottom w:val="nil"/>
              <w:right w:val="nil"/>
            </w:tcBorders>
            <w:shd w:val="clear" w:color="000000" w:fill="FFEB9C"/>
            <w:noWrap/>
            <w:vAlign w:val="bottom"/>
            <w:hideMark/>
          </w:tcPr>
          <w:p w14:paraId="4F170649" w14:textId="77777777" w:rsidR="00D66199" w:rsidRPr="00F94643" w:rsidRDefault="00D66199" w:rsidP="00D66199">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4158F297" w14:textId="77777777" w:rsidR="00D66199" w:rsidRPr="00F94643" w:rsidRDefault="00D66199" w:rsidP="00D66199">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0C5F6885" w14:textId="77777777" w:rsidR="00D66199" w:rsidRPr="00F94643" w:rsidRDefault="00D66199" w:rsidP="00D66199">
            <w:pPr>
              <w:rPr>
                <w:rFonts w:ascii="Calibri" w:eastAsia="Times New Roman" w:hAnsi="Calibri" w:cs="Times New Roman"/>
                <w:color w:val="9C0006"/>
                <w:lang w:val="en-GB"/>
              </w:rPr>
            </w:pPr>
            <w:r w:rsidRPr="00F94643">
              <w:rPr>
                <w:rFonts w:ascii="Calibri" w:eastAsia="Times New Roman" w:hAnsi="Calibri" w:cs="Times New Roman"/>
                <w:color w:val="9C0006"/>
                <w:lang w:val="en-GB"/>
              </w:rPr>
              <w:t>Incorrect 7</w:t>
            </w:r>
          </w:p>
        </w:tc>
        <w:tc>
          <w:tcPr>
            <w:tcW w:w="0" w:type="auto"/>
            <w:tcBorders>
              <w:top w:val="nil"/>
              <w:left w:val="single" w:sz="4" w:space="0" w:color="auto"/>
              <w:bottom w:val="nil"/>
              <w:right w:val="single" w:sz="4" w:space="0" w:color="auto"/>
            </w:tcBorders>
            <w:shd w:val="clear" w:color="000000" w:fill="FFC7CE"/>
            <w:noWrap/>
            <w:vAlign w:val="bottom"/>
            <w:hideMark/>
          </w:tcPr>
          <w:p w14:paraId="43396BBE" w14:textId="77777777" w:rsidR="00D66199" w:rsidRPr="00F94643" w:rsidRDefault="00D66199" w:rsidP="00D66199">
            <w:pPr>
              <w:rPr>
                <w:rFonts w:ascii="Calibri" w:eastAsia="Times New Roman" w:hAnsi="Calibri" w:cs="Times New Roman"/>
                <w:color w:val="9C0006"/>
                <w:lang w:val="en-GB"/>
              </w:rPr>
            </w:pPr>
            <w:r w:rsidRPr="00F94643">
              <w:rPr>
                <w:rFonts w:ascii="Calibri" w:eastAsia="Times New Roman" w:hAnsi="Calibri" w:cs="Times New Roman"/>
                <w:color w:val="9C0006"/>
                <w:lang w:val="en-GB"/>
              </w:rPr>
              <w:t>Incorrect 7</w:t>
            </w:r>
          </w:p>
        </w:tc>
      </w:tr>
      <w:tr w:rsidR="00D66199" w:rsidRPr="00F94643" w14:paraId="575A6A42" w14:textId="77777777" w:rsidTr="00D66199">
        <w:trPr>
          <w:trHeight w:val="300"/>
        </w:trPr>
        <w:tc>
          <w:tcPr>
            <w:tcW w:w="0" w:type="auto"/>
            <w:tcBorders>
              <w:top w:val="nil"/>
              <w:left w:val="nil"/>
              <w:bottom w:val="nil"/>
              <w:right w:val="nil"/>
            </w:tcBorders>
            <w:shd w:val="clear" w:color="auto" w:fill="auto"/>
            <w:noWrap/>
            <w:vAlign w:val="bottom"/>
            <w:hideMark/>
          </w:tcPr>
          <w:p w14:paraId="199F3D6C" w14:textId="77777777" w:rsidR="00D66199" w:rsidRPr="00F94643" w:rsidRDefault="00D66199" w:rsidP="00D66199">
            <w:pPr>
              <w:rPr>
                <w:rFonts w:ascii="Calibri" w:eastAsia="Times New Roman" w:hAnsi="Calibri" w:cs="Times New Roman"/>
                <w:lang w:val="en-GB"/>
              </w:rPr>
            </w:pPr>
            <w:proofErr w:type="gramStart"/>
            <w:r w:rsidRPr="00F94643">
              <w:rPr>
                <w:rFonts w:ascii="Calibri" w:eastAsia="Times New Roman" w:hAnsi="Calibri" w:cs="Times New Roman"/>
                <w:lang w:val="en-GB"/>
              </w:rPr>
              <w:t>micranthum1</w:t>
            </w:r>
            <w:proofErr w:type="gramEnd"/>
          </w:p>
        </w:tc>
        <w:tc>
          <w:tcPr>
            <w:tcW w:w="0" w:type="auto"/>
            <w:tcBorders>
              <w:top w:val="nil"/>
              <w:left w:val="single" w:sz="4" w:space="0" w:color="auto"/>
              <w:bottom w:val="nil"/>
              <w:right w:val="nil"/>
            </w:tcBorders>
            <w:shd w:val="clear" w:color="000000" w:fill="C6EFCE"/>
            <w:noWrap/>
            <w:vAlign w:val="bottom"/>
            <w:hideMark/>
          </w:tcPr>
          <w:p w14:paraId="0D0409D7"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EFA3A05"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090C582"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F5D117"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D631010"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C6BEBD5"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3434928"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66199" w:rsidRPr="00F94643" w14:paraId="45B0B5D5" w14:textId="77777777" w:rsidTr="00D66199">
        <w:trPr>
          <w:trHeight w:val="300"/>
        </w:trPr>
        <w:tc>
          <w:tcPr>
            <w:tcW w:w="0" w:type="auto"/>
            <w:tcBorders>
              <w:top w:val="nil"/>
              <w:left w:val="nil"/>
              <w:bottom w:val="nil"/>
              <w:right w:val="nil"/>
            </w:tcBorders>
            <w:shd w:val="clear" w:color="auto" w:fill="auto"/>
            <w:noWrap/>
            <w:vAlign w:val="bottom"/>
            <w:hideMark/>
          </w:tcPr>
          <w:p w14:paraId="42AB40F1" w14:textId="77777777" w:rsidR="00D66199" w:rsidRPr="00F94643" w:rsidRDefault="00D66199" w:rsidP="00D66199">
            <w:pPr>
              <w:rPr>
                <w:rFonts w:ascii="Calibri" w:eastAsia="Times New Roman" w:hAnsi="Calibri" w:cs="Times New Roman"/>
                <w:lang w:val="en-GB"/>
              </w:rPr>
            </w:pPr>
            <w:proofErr w:type="gramStart"/>
            <w:r w:rsidRPr="00F94643">
              <w:rPr>
                <w:rFonts w:ascii="Calibri" w:eastAsia="Times New Roman" w:hAnsi="Calibri" w:cs="Times New Roman"/>
                <w:lang w:val="en-GB"/>
              </w:rPr>
              <w:t>micranthum2</w:t>
            </w:r>
            <w:proofErr w:type="gramEnd"/>
            <w:r w:rsidRPr="00F94643">
              <w:rPr>
                <w:rFonts w:ascii="Calibri" w:eastAsia="Times New Roman" w:hAnsi="Calibri" w:cs="Times New Roman"/>
                <w:lang w:val="en-GB"/>
              </w:rPr>
              <w:t>_11</w:t>
            </w:r>
          </w:p>
        </w:tc>
        <w:tc>
          <w:tcPr>
            <w:tcW w:w="0" w:type="auto"/>
            <w:tcBorders>
              <w:top w:val="nil"/>
              <w:left w:val="single" w:sz="4" w:space="0" w:color="auto"/>
              <w:bottom w:val="nil"/>
              <w:right w:val="nil"/>
            </w:tcBorders>
            <w:shd w:val="clear" w:color="000000" w:fill="C6EFCE"/>
            <w:noWrap/>
            <w:vAlign w:val="bottom"/>
            <w:hideMark/>
          </w:tcPr>
          <w:p w14:paraId="3EE724A8"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4762955"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41C75BA"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2DD1DDC"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7CF7118"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C3255F9"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2190A65"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66199" w:rsidRPr="00F94643" w14:paraId="556000BB" w14:textId="77777777" w:rsidTr="00D66199">
        <w:trPr>
          <w:trHeight w:val="300"/>
        </w:trPr>
        <w:tc>
          <w:tcPr>
            <w:tcW w:w="0" w:type="auto"/>
            <w:tcBorders>
              <w:top w:val="nil"/>
              <w:left w:val="nil"/>
              <w:bottom w:val="nil"/>
              <w:right w:val="nil"/>
            </w:tcBorders>
            <w:shd w:val="clear" w:color="auto" w:fill="auto"/>
            <w:noWrap/>
            <w:vAlign w:val="bottom"/>
            <w:hideMark/>
          </w:tcPr>
          <w:p w14:paraId="273C9102" w14:textId="77777777" w:rsidR="00D66199" w:rsidRPr="00F94643" w:rsidRDefault="00D66199" w:rsidP="00D66199">
            <w:pPr>
              <w:rPr>
                <w:rFonts w:ascii="Calibri" w:eastAsia="Times New Roman" w:hAnsi="Calibri" w:cs="Times New Roman"/>
                <w:lang w:val="en-GB"/>
              </w:rPr>
            </w:pPr>
            <w:proofErr w:type="gramStart"/>
            <w:r w:rsidRPr="00F94643">
              <w:rPr>
                <w:rFonts w:ascii="Calibri" w:eastAsia="Times New Roman" w:hAnsi="Calibri" w:cs="Times New Roman"/>
                <w:lang w:val="en-GB"/>
              </w:rPr>
              <w:t>micranthum2</w:t>
            </w:r>
            <w:proofErr w:type="gramEnd"/>
            <w:r w:rsidRPr="00F94643">
              <w:rPr>
                <w:rFonts w:ascii="Calibri" w:eastAsia="Times New Roman" w:hAnsi="Calibri" w:cs="Times New Roman"/>
                <w:lang w:val="en-GB"/>
              </w:rPr>
              <w:t>_13</w:t>
            </w:r>
          </w:p>
        </w:tc>
        <w:tc>
          <w:tcPr>
            <w:tcW w:w="0" w:type="auto"/>
            <w:tcBorders>
              <w:top w:val="nil"/>
              <w:left w:val="single" w:sz="4" w:space="0" w:color="auto"/>
              <w:bottom w:val="nil"/>
              <w:right w:val="nil"/>
            </w:tcBorders>
            <w:shd w:val="clear" w:color="000000" w:fill="FFEB9C"/>
            <w:noWrap/>
            <w:vAlign w:val="bottom"/>
            <w:hideMark/>
          </w:tcPr>
          <w:p w14:paraId="5993D164" w14:textId="77777777" w:rsidR="00D66199" w:rsidRPr="00F94643" w:rsidRDefault="00D66199" w:rsidP="00D66199">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16D4D71A" w14:textId="77777777" w:rsidR="00D66199" w:rsidRPr="00F94643" w:rsidRDefault="00D66199" w:rsidP="00D66199">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E4CB7E4" w14:textId="77777777" w:rsidR="00D66199" w:rsidRPr="00F94643" w:rsidRDefault="00D66199" w:rsidP="00D66199">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60378F8D"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4E8AF973" w14:textId="77777777" w:rsidR="00D66199" w:rsidRPr="00F94643" w:rsidRDefault="00D66199" w:rsidP="00D66199">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449099D4" w14:textId="77777777" w:rsidR="00D66199" w:rsidRPr="00F94643" w:rsidRDefault="00D66199" w:rsidP="00D66199">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7A6A26D0" w14:textId="77777777" w:rsidR="00D66199" w:rsidRPr="00F94643" w:rsidRDefault="00D66199" w:rsidP="00D66199">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r>
      <w:tr w:rsidR="00D66199" w:rsidRPr="00F94643" w14:paraId="5BF3347F" w14:textId="77777777" w:rsidTr="00D66199">
        <w:trPr>
          <w:trHeight w:val="300"/>
        </w:trPr>
        <w:tc>
          <w:tcPr>
            <w:tcW w:w="0" w:type="auto"/>
            <w:tcBorders>
              <w:top w:val="nil"/>
              <w:left w:val="nil"/>
              <w:bottom w:val="nil"/>
              <w:right w:val="nil"/>
            </w:tcBorders>
            <w:shd w:val="clear" w:color="auto" w:fill="auto"/>
            <w:noWrap/>
            <w:vAlign w:val="bottom"/>
            <w:hideMark/>
          </w:tcPr>
          <w:p w14:paraId="5F08F9D9" w14:textId="77777777" w:rsidR="00D66199" w:rsidRPr="00F94643" w:rsidRDefault="00D66199" w:rsidP="00D66199">
            <w:pPr>
              <w:rPr>
                <w:rFonts w:ascii="Calibri" w:eastAsia="Times New Roman" w:hAnsi="Calibri" w:cs="Times New Roman"/>
                <w:lang w:val="en-GB"/>
              </w:rPr>
            </w:pPr>
            <w:proofErr w:type="gramStart"/>
            <w:r w:rsidRPr="00F94643">
              <w:rPr>
                <w:rFonts w:ascii="Calibri" w:eastAsia="Times New Roman" w:hAnsi="Calibri" w:cs="Times New Roman"/>
                <w:lang w:val="en-GB"/>
              </w:rPr>
              <w:t>micranthum2</w:t>
            </w:r>
            <w:proofErr w:type="gramEnd"/>
            <w:r w:rsidRPr="00F94643">
              <w:rPr>
                <w:rFonts w:ascii="Calibri" w:eastAsia="Times New Roman" w:hAnsi="Calibri" w:cs="Times New Roman"/>
                <w:lang w:val="en-GB"/>
              </w:rPr>
              <w:t>_15</w:t>
            </w:r>
          </w:p>
        </w:tc>
        <w:tc>
          <w:tcPr>
            <w:tcW w:w="0" w:type="auto"/>
            <w:tcBorders>
              <w:top w:val="nil"/>
              <w:left w:val="single" w:sz="4" w:space="0" w:color="auto"/>
              <w:bottom w:val="nil"/>
              <w:right w:val="nil"/>
            </w:tcBorders>
            <w:shd w:val="clear" w:color="000000" w:fill="C6EFCE"/>
            <w:noWrap/>
            <w:vAlign w:val="bottom"/>
            <w:hideMark/>
          </w:tcPr>
          <w:p w14:paraId="7665D398"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B735F49"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41B511B"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7034DA1"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C5E4A5"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6E1488A"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BA88B43"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66199" w:rsidRPr="00F94643" w14:paraId="366C75F5" w14:textId="77777777" w:rsidTr="00D66199">
        <w:trPr>
          <w:trHeight w:val="300"/>
        </w:trPr>
        <w:tc>
          <w:tcPr>
            <w:tcW w:w="0" w:type="auto"/>
            <w:tcBorders>
              <w:top w:val="nil"/>
              <w:left w:val="nil"/>
              <w:bottom w:val="nil"/>
              <w:right w:val="nil"/>
            </w:tcBorders>
            <w:shd w:val="clear" w:color="auto" w:fill="auto"/>
            <w:noWrap/>
            <w:vAlign w:val="bottom"/>
            <w:hideMark/>
          </w:tcPr>
          <w:p w14:paraId="1C31DDF5" w14:textId="77777777" w:rsidR="00D66199" w:rsidRPr="00F94643" w:rsidRDefault="00D66199" w:rsidP="00D66199">
            <w:pPr>
              <w:rPr>
                <w:rFonts w:ascii="Calibri" w:eastAsia="Times New Roman" w:hAnsi="Calibri" w:cs="Times New Roman"/>
                <w:lang w:val="en-GB"/>
              </w:rPr>
            </w:pPr>
            <w:proofErr w:type="gramStart"/>
            <w:r w:rsidRPr="00F94643">
              <w:rPr>
                <w:rFonts w:ascii="Calibri" w:eastAsia="Times New Roman" w:hAnsi="Calibri" w:cs="Times New Roman"/>
                <w:lang w:val="en-GB"/>
              </w:rPr>
              <w:t>micranthum2</w:t>
            </w:r>
            <w:proofErr w:type="gramEnd"/>
            <w:r w:rsidRPr="00F94643">
              <w:rPr>
                <w:rFonts w:ascii="Calibri" w:eastAsia="Times New Roman" w:hAnsi="Calibri" w:cs="Times New Roman"/>
                <w:lang w:val="en-GB"/>
              </w:rPr>
              <w:t>_17</w:t>
            </w:r>
          </w:p>
        </w:tc>
        <w:tc>
          <w:tcPr>
            <w:tcW w:w="0" w:type="auto"/>
            <w:tcBorders>
              <w:top w:val="nil"/>
              <w:left w:val="single" w:sz="4" w:space="0" w:color="auto"/>
              <w:bottom w:val="nil"/>
              <w:right w:val="nil"/>
            </w:tcBorders>
            <w:shd w:val="clear" w:color="000000" w:fill="C6EFCE"/>
            <w:noWrap/>
            <w:vAlign w:val="bottom"/>
            <w:hideMark/>
          </w:tcPr>
          <w:p w14:paraId="401CB01C"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79CED2D"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A43AA5E"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0EBBBE1"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E937784"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A5CAF16"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0B5B84E"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66199" w:rsidRPr="00F94643" w14:paraId="726A8468" w14:textId="77777777" w:rsidTr="00D66199">
        <w:trPr>
          <w:trHeight w:val="300"/>
        </w:trPr>
        <w:tc>
          <w:tcPr>
            <w:tcW w:w="0" w:type="auto"/>
            <w:tcBorders>
              <w:top w:val="nil"/>
              <w:left w:val="nil"/>
              <w:bottom w:val="nil"/>
              <w:right w:val="nil"/>
            </w:tcBorders>
            <w:shd w:val="clear" w:color="auto" w:fill="auto"/>
            <w:noWrap/>
            <w:vAlign w:val="bottom"/>
            <w:hideMark/>
          </w:tcPr>
          <w:p w14:paraId="79F607E0" w14:textId="77777777" w:rsidR="00D66199" w:rsidRPr="00F94643" w:rsidRDefault="00D66199" w:rsidP="00D66199">
            <w:pPr>
              <w:rPr>
                <w:rFonts w:ascii="Calibri" w:eastAsia="Times New Roman" w:hAnsi="Calibri" w:cs="Times New Roman"/>
                <w:lang w:val="en-GB"/>
              </w:rPr>
            </w:pPr>
            <w:proofErr w:type="gramStart"/>
            <w:r w:rsidRPr="00F94643">
              <w:rPr>
                <w:rFonts w:ascii="Calibri" w:eastAsia="Times New Roman" w:hAnsi="Calibri" w:cs="Times New Roman"/>
                <w:lang w:val="en-GB"/>
              </w:rPr>
              <w:t>micranthum2</w:t>
            </w:r>
            <w:proofErr w:type="gramEnd"/>
            <w:r w:rsidRPr="00F94643">
              <w:rPr>
                <w:rFonts w:ascii="Calibri" w:eastAsia="Times New Roman" w:hAnsi="Calibri" w:cs="Times New Roman"/>
                <w:lang w:val="en-GB"/>
              </w:rPr>
              <w:t>_19</w:t>
            </w:r>
          </w:p>
        </w:tc>
        <w:tc>
          <w:tcPr>
            <w:tcW w:w="0" w:type="auto"/>
            <w:tcBorders>
              <w:top w:val="nil"/>
              <w:left w:val="single" w:sz="4" w:space="0" w:color="auto"/>
              <w:bottom w:val="nil"/>
              <w:right w:val="nil"/>
            </w:tcBorders>
            <w:shd w:val="clear" w:color="000000" w:fill="C6EFCE"/>
            <w:noWrap/>
            <w:vAlign w:val="bottom"/>
            <w:hideMark/>
          </w:tcPr>
          <w:p w14:paraId="6E990E57"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0C80417"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5189CD"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7202DBB"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8871D03"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270D585"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DBC0DCF"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66199" w:rsidRPr="00F94643" w14:paraId="7B853CF3" w14:textId="77777777" w:rsidTr="00D66199">
        <w:trPr>
          <w:trHeight w:val="300"/>
        </w:trPr>
        <w:tc>
          <w:tcPr>
            <w:tcW w:w="0" w:type="auto"/>
            <w:tcBorders>
              <w:top w:val="nil"/>
              <w:left w:val="nil"/>
              <w:bottom w:val="nil"/>
              <w:right w:val="nil"/>
            </w:tcBorders>
            <w:shd w:val="clear" w:color="auto" w:fill="auto"/>
            <w:noWrap/>
            <w:vAlign w:val="bottom"/>
            <w:hideMark/>
          </w:tcPr>
          <w:p w14:paraId="7B668230" w14:textId="77777777" w:rsidR="00D66199" w:rsidRPr="00F94643" w:rsidRDefault="00D66199" w:rsidP="00D66199">
            <w:pPr>
              <w:rPr>
                <w:rFonts w:ascii="Calibri" w:eastAsia="Times New Roman" w:hAnsi="Calibri" w:cs="Times New Roman"/>
                <w:lang w:val="en-GB"/>
              </w:rPr>
            </w:pPr>
            <w:proofErr w:type="gramStart"/>
            <w:r w:rsidRPr="00F94643">
              <w:rPr>
                <w:rFonts w:ascii="Calibri" w:eastAsia="Times New Roman" w:hAnsi="Calibri" w:cs="Times New Roman"/>
                <w:lang w:val="en-GB"/>
              </w:rPr>
              <w:t>micranthum2</w:t>
            </w:r>
            <w:proofErr w:type="gramEnd"/>
            <w:r w:rsidRPr="00F94643">
              <w:rPr>
                <w:rFonts w:ascii="Calibri" w:eastAsia="Times New Roman" w:hAnsi="Calibri" w:cs="Times New Roman"/>
                <w:lang w:val="en-GB"/>
              </w:rPr>
              <w:t>_1</w:t>
            </w:r>
          </w:p>
        </w:tc>
        <w:tc>
          <w:tcPr>
            <w:tcW w:w="0" w:type="auto"/>
            <w:tcBorders>
              <w:top w:val="nil"/>
              <w:left w:val="single" w:sz="4" w:space="0" w:color="auto"/>
              <w:bottom w:val="nil"/>
              <w:right w:val="nil"/>
            </w:tcBorders>
            <w:shd w:val="clear" w:color="000000" w:fill="C6EFCE"/>
            <w:noWrap/>
            <w:vAlign w:val="bottom"/>
            <w:hideMark/>
          </w:tcPr>
          <w:p w14:paraId="269D67BF" w14:textId="77777777" w:rsidR="00D66199" w:rsidRPr="00F94643" w:rsidRDefault="00D66199" w:rsidP="00D66199">
            <w:pPr>
              <w:rPr>
                <w:rFonts w:ascii="Calibri" w:eastAsia="Times New Roman" w:hAnsi="Calibri" w:cs="Times New Roman"/>
                <w:color w:val="006100"/>
                <w:lang w:val="en-GB"/>
              </w:rPr>
            </w:pPr>
            <w:proofErr w:type="gramStart"/>
            <w:r w:rsidRPr="00F94643">
              <w:rPr>
                <w:rFonts w:ascii="Calibri" w:eastAsia="Times New Roman" w:hAnsi="Calibri" w:cs="Times New Roman"/>
                <w:color w:val="006100"/>
                <w:lang w:val="en-GB"/>
              </w:rPr>
              <w:t>Correct(</w:t>
            </w:r>
            <w:proofErr w:type="gramEnd"/>
            <w:r w:rsidRPr="00F94643">
              <w:rPr>
                <w:rFonts w:ascii="Calibri" w:eastAsia="Times New Roman" w:hAnsi="Calibri" w:cs="Times New Roman"/>
                <w:color w:val="006100"/>
                <w:lang w:val="en-GB"/>
              </w:rPr>
              <w:t>low)</w:t>
            </w:r>
          </w:p>
        </w:tc>
        <w:tc>
          <w:tcPr>
            <w:tcW w:w="0" w:type="auto"/>
            <w:tcBorders>
              <w:top w:val="nil"/>
              <w:left w:val="single" w:sz="4" w:space="0" w:color="auto"/>
              <w:bottom w:val="nil"/>
              <w:right w:val="nil"/>
            </w:tcBorders>
            <w:shd w:val="clear" w:color="000000" w:fill="FFC7CE"/>
            <w:noWrap/>
            <w:vAlign w:val="bottom"/>
            <w:hideMark/>
          </w:tcPr>
          <w:p w14:paraId="7FA1CB0C" w14:textId="77777777" w:rsidR="00D66199" w:rsidRPr="00F94643" w:rsidRDefault="00D66199" w:rsidP="00D66199">
            <w:pPr>
              <w:rPr>
                <w:rFonts w:ascii="Calibri" w:eastAsia="Times New Roman" w:hAnsi="Calibri" w:cs="Times New Roman"/>
                <w:color w:val="9C0006"/>
                <w:lang w:val="en-GB"/>
              </w:rPr>
            </w:pPr>
            <w:r w:rsidRPr="00F94643">
              <w:rPr>
                <w:rFonts w:ascii="Calibri" w:eastAsia="Times New Roman" w:hAnsi="Calibri" w:cs="Times New Roman"/>
                <w:color w:val="9C0006"/>
                <w:lang w:val="en-GB"/>
              </w:rPr>
              <w:t>Incorrect 5</w:t>
            </w:r>
          </w:p>
        </w:tc>
        <w:tc>
          <w:tcPr>
            <w:tcW w:w="0" w:type="auto"/>
            <w:tcBorders>
              <w:top w:val="nil"/>
              <w:left w:val="single" w:sz="4" w:space="0" w:color="auto"/>
              <w:bottom w:val="nil"/>
              <w:right w:val="nil"/>
            </w:tcBorders>
            <w:shd w:val="clear" w:color="000000" w:fill="FFC7CE"/>
            <w:noWrap/>
            <w:vAlign w:val="bottom"/>
            <w:hideMark/>
          </w:tcPr>
          <w:p w14:paraId="7CF78231" w14:textId="77777777" w:rsidR="00D66199" w:rsidRPr="00F94643" w:rsidRDefault="00D66199" w:rsidP="00D66199">
            <w:pPr>
              <w:rPr>
                <w:rFonts w:ascii="Calibri" w:eastAsia="Times New Roman" w:hAnsi="Calibri" w:cs="Times New Roman"/>
                <w:color w:val="9C0006"/>
                <w:lang w:val="en-GB"/>
              </w:rPr>
            </w:pPr>
            <w:r w:rsidRPr="00F94643">
              <w:rPr>
                <w:rFonts w:ascii="Calibri" w:eastAsia="Times New Roman" w:hAnsi="Calibri" w:cs="Times New Roman"/>
                <w:color w:val="9C0006"/>
                <w:lang w:val="en-GB"/>
              </w:rPr>
              <w:t>Incorrect 6</w:t>
            </w:r>
          </w:p>
        </w:tc>
        <w:tc>
          <w:tcPr>
            <w:tcW w:w="0" w:type="auto"/>
            <w:tcBorders>
              <w:top w:val="nil"/>
              <w:left w:val="single" w:sz="4" w:space="0" w:color="auto"/>
              <w:bottom w:val="nil"/>
              <w:right w:val="nil"/>
            </w:tcBorders>
            <w:shd w:val="clear" w:color="000000" w:fill="C6EFCE"/>
            <w:noWrap/>
            <w:vAlign w:val="bottom"/>
            <w:hideMark/>
          </w:tcPr>
          <w:p w14:paraId="3E4A954D"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E4E7C6B"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407FFB8"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31EA106F" w14:textId="77777777" w:rsidR="00D66199" w:rsidRPr="00F94643" w:rsidRDefault="00D66199" w:rsidP="00D66199">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r>
      <w:tr w:rsidR="00D66199" w:rsidRPr="00F94643" w14:paraId="4F4C8369" w14:textId="77777777" w:rsidTr="00D66199">
        <w:trPr>
          <w:trHeight w:val="300"/>
        </w:trPr>
        <w:tc>
          <w:tcPr>
            <w:tcW w:w="0" w:type="auto"/>
            <w:tcBorders>
              <w:top w:val="nil"/>
              <w:left w:val="nil"/>
              <w:bottom w:val="nil"/>
              <w:right w:val="nil"/>
            </w:tcBorders>
            <w:shd w:val="clear" w:color="auto" w:fill="auto"/>
            <w:noWrap/>
            <w:vAlign w:val="bottom"/>
            <w:hideMark/>
          </w:tcPr>
          <w:p w14:paraId="4180332F" w14:textId="77777777" w:rsidR="00D66199" w:rsidRPr="00F94643" w:rsidRDefault="00D66199" w:rsidP="00D66199">
            <w:pPr>
              <w:rPr>
                <w:rFonts w:ascii="Calibri" w:eastAsia="Times New Roman" w:hAnsi="Calibri" w:cs="Times New Roman"/>
                <w:lang w:val="en-GB"/>
              </w:rPr>
            </w:pPr>
            <w:proofErr w:type="gramStart"/>
            <w:r w:rsidRPr="00F94643">
              <w:rPr>
                <w:rFonts w:ascii="Calibri" w:eastAsia="Times New Roman" w:hAnsi="Calibri" w:cs="Times New Roman"/>
                <w:lang w:val="en-GB"/>
              </w:rPr>
              <w:t>micranthum2</w:t>
            </w:r>
            <w:proofErr w:type="gramEnd"/>
            <w:r w:rsidRPr="00F94643">
              <w:rPr>
                <w:rFonts w:ascii="Calibri" w:eastAsia="Times New Roman" w:hAnsi="Calibri" w:cs="Times New Roman"/>
                <w:lang w:val="en-GB"/>
              </w:rPr>
              <w:t>_21</w:t>
            </w:r>
          </w:p>
        </w:tc>
        <w:tc>
          <w:tcPr>
            <w:tcW w:w="0" w:type="auto"/>
            <w:tcBorders>
              <w:top w:val="nil"/>
              <w:left w:val="single" w:sz="4" w:space="0" w:color="auto"/>
              <w:bottom w:val="nil"/>
              <w:right w:val="nil"/>
            </w:tcBorders>
            <w:shd w:val="clear" w:color="000000" w:fill="C6EFCE"/>
            <w:noWrap/>
            <w:vAlign w:val="bottom"/>
            <w:hideMark/>
          </w:tcPr>
          <w:p w14:paraId="6E38641E"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465CF22"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0C8051F"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47951D3"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D44E424"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6F126C6"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C6950C5"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66199" w:rsidRPr="00F94643" w14:paraId="2E4CBD65" w14:textId="77777777" w:rsidTr="00D66199">
        <w:trPr>
          <w:trHeight w:val="300"/>
        </w:trPr>
        <w:tc>
          <w:tcPr>
            <w:tcW w:w="0" w:type="auto"/>
            <w:tcBorders>
              <w:top w:val="nil"/>
              <w:left w:val="nil"/>
              <w:bottom w:val="nil"/>
              <w:right w:val="nil"/>
            </w:tcBorders>
            <w:shd w:val="clear" w:color="auto" w:fill="auto"/>
            <w:noWrap/>
            <w:vAlign w:val="bottom"/>
            <w:hideMark/>
          </w:tcPr>
          <w:p w14:paraId="455A37EC" w14:textId="77777777" w:rsidR="00D66199" w:rsidRPr="00F94643" w:rsidRDefault="00D66199" w:rsidP="00D66199">
            <w:pPr>
              <w:rPr>
                <w:rFonts w:ascii="Calibri" w:eastAsia="Times New Roman" w:hAnsi="Calibri" w:cs="Times New Roman"/>
                <w:lang w:val="en-GB"/>
              </w:rPr>
            </w:pPr>
            <w:proofErr w:type="gramStart"/>
            <w:r w:rsidRPr="00F94643">
              <w:rPr>
                <w:rFonts w:ascii="Calibri" w:eastAsia="Times New Roman" w:hAnsi="Calibri" w:cs="Times New Roman"/>
                <w:lang w:val="en-GB"/>
              </w:rPr>
              <w:t>micranthum2</w:t>
            </w:r>
            <w:proofErr w:type="gramEnd"/>
            <w:r w:rsidRPr="00F94643">
              <w:rPr>
                <w:rFonts w:ascii="Calibri" w:eastAsia="Times New Roman" w:hAnsi="Calibri" w:cs="Times New Roman"/>
                <w:lang w:val="en-GB"/>
              </w:rPr>
              <w:t>_3</w:t>
            </w:r>
          </w:p>
        </w:tc>
        <w:tc>
          <w:tcPr>
            <w:tcW w:w="0" w:type="auto"/>
            <w:tcBorders>
              <w:top w:val="nil"/>
              <w:left w:val="single" w:sz="4" w:space="0" w:color="auto"/>
              <w:bottom w:val="nil"/>
              <w:right w:val="nil"/>
            </w:tcBorders>
            <w:shd w:val="clear" w:color="000000" w:fill="C6EFCE"/>
            <w:noWrap/>
            <w:vAlign w:val="bottom"/>
            <w:hideMark/>
          </w:tcPr>
          <w:p w14:paraId="31203E57"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D044EC5"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94EBA20"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C47404F"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47AD2A5"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6EFC369"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72840DB"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66199" w:rsidRPr="00F94643" w14:paraId="426DD378" w14:textId="77777777" w:rsidTr="00D66199">
        <w:trPr>
          <w:trHeight w:val="300"/>
        </w:trPr>
        <w:tc>
          <w:tcPr>
            <w:tcW w:w="0" w:type="auto"/>
            <w:tcBorders>
              <w:top w:val="nil"/>
              <w:left w:val="nil"/>
              <w:bottom w:val="nil"/>
              <w:right w:val="nil"/>
            </w:tcBorders>
            <w:shd w:val="clear" w:color="auto" w:fill="auto"/>
            <w:noWrap/>
            <w:vAlign w:val="bottom"/>
            <w:hideMark/>
          </w:tcPr>
          <w:p w14:paraId="510A8922" w14:textId="77777777" w:rsidR="00D66199" w:rsidRPr="00F94643" w:rsidRDefault="00D66199" w:rsidP="00D66199">
            <w:pPr>
              <w:rPr>
                <w:rFonts w:ascii="Calibri" w:eastAsia="Times New Roman" w:hAnsi="Calibri" w:cs="Times New Roman"/>
                <w:lang w:val="en-GB"/>
              </w:rPr>
            </w:pPr>
            <w:proofErr w:type="gramStart"/>
            <w:r w:rsidRPr="00F94643">
              <w:rPr>
                <w:rFonts w:ascii="Calibri" w:eastAsia="Times New Roman" w:hAnsi="Calibri" w:cs="Times New Roman"/>
                <w:lang w:val="en-GB"/>
              </w:rPr>
              <w:t>micranthum2</w:t>
            </w:r>
            <w:proofErr w:type="gramEnd"/>
            <w:r w:rsidRPr="00F94643">
              <w:rPr>
                <w:rFonts w:ascii="Calibri" w:eastAsia="Times New Roman" w:hAnsi="Calibri" w:cs="Times New Roman"/>
                <w:lang w:val="en-GB"/>
              </w:rPr>
              <w:t>_5</w:t>
            </w:r>
          </w:p>
        </w:tc>
        <w:tc>
          <w:tcPr>
            <w:tcW w:w="0" w:type="auto"/>
            <w:tcBorders>
              <w:top w:val="nil"/>
              <w:left w:val="single" w:sz="4" w:space="0" w:color="auto"/>
              <w:bottom w:val="nil"/>
              <w:right w:val="nil"/>
            </w:tcBorders>
            <w:shd w:val="clear" w:color="000000" w:fill="FFEB9C"/>
            <w:noWrap/>
            <w:vAlign w:val="bottom"/>
            <w:hideMark/>
          </w:tcPr>
          <w:p w14:paraId="1C3BB518" w14:textId="77777777" w:rsidR="00D66199" w:rsidRPr="00F94643" w:rsidRDefault="00D66199" w:rsidP="00D66199">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399F2818" w14:textId="77777777" w:rsidR="00D66199" w:rsidRPr="00F94643" w:rsidRDefault="00D66199" w:rsidP="00D66199">
            <w:pPr>
              <w:rPr>
                <w:rFonts w:ascii="Calibri" w:eastAsia="Times New Roman" w:hAnsi="Calibri" w:cs="Times New Roman"/>
                <w:color w:val="9C0006"/>
                <w:lang w:val="en-GB"/>
              </w:rPr>
            </w:pPr>
            <w:r w:rsidRPr="00F94643">
              <w:rPr>
                <w:rFonts w:ascii="Calibri" w:eastAsia="Times New Roman" w:hAnsi="Calibri" w:cs="Times New Roman"/>
                <w:color w:val="9C0006"/>
                <w:lang w:val="en-GB"/>
              </w:rPr>
              <w:t>Incorrect 7</w:t>
            </w:r>
          </w:p>
        </w:tc>
        <w:tc>
          <w:tcPr>
            <w:tcW w:w="0" w:type="auto"/>
            <w:tcBorders>
              <w:top w:val="nil"/>
              <w:left w:val="single" w:sz="4" w:space="0" w:color="auto"/>
              <w:bottom w:val="nil"/>
              <w:right w:val="nil"/>
            </w:tcBorders>
            <w:shd w:val="clear" w:color="000000" w:fill="FFEB9C"/>
            <w:noWrap/>
            <w:vAlign w:val="bottom"/>
            <w:hideMark/>
          </w:tcPr>
          <w:p w14:paraId="29D1FA69" w14:textId="77777777" w:rsidR="00D66199" w:rsidRPr="00F94643" w:rsidRDefault="00D66199" w:rsidP="00D66199">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78051E0"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10D20660" w14:textId="77777777" w:rsidR="00D66199" w:rsidRPr="00F94643" w:rsidRDefault="00D66199" w:rsidP="00D66199">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644B3810" w14:textId="77777777" w:rsidR="00D66199" w:rsidRPr="00F94643" w:rsidRDefault="00D66199" w:rsidP="00D66199">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34B29794" w14:textId="77777777" w:rsidR="00D66199" w:rsidRPr="00F94643" w:rsidRDefault="00D66199" w:rsidP="00D66199">
            <w:pPr>
              <w:rPr>
                <w:rFonts w:ascii="Calibri" w:eastAsia="Times New Roman" w:hAnsi="Calibri" w:cs="Times New Roman"/>
                <w:color w:val="008000"/>
                <w:lang w:val="en-GB"/>
              </w:rPr>
            </w:pPr>
            <w:r w:rsidRPr="00F94643">
              <w:rPr>
                <w:rFonts w:ascii="Calibri" w:eastAsia="Times New Roman" w:hAnsi="Calibri" w:cs="Times New Roman"/>
                <w:color w:val="008000"/>
                <w:lang w:val="en-GB"/>
              </w:rPr>
              <w:t>Unknown 3/1</w:t>
            </w:r>
          </w:p>
        </w:tc>
      </w:tr>
      <w:tr w:rsidR="00D66199" w:rsidRPr="00F94643" w14:paraId="003BECB5" w14:textId="77777777" w:rsidTr="00D66199">
        <w:trPr>
          <w:trHeight w:val="300"/>
        </w:trPr>
        <w:tc>
          <w:tcPr>
            <w:tcW w:w="0" w:type="auto"/>
            <w:tcBorders>
              <w:top w:val="nil"/>
              <w:left w:val="nil"/>
              <w:bottom w:val="nil"/>
              <w:right w:val="nil"/>
            </w:tcBorders>
            <w:shd w:val="clear" w:color="auto" w:fill="auto"/>
            <w:noWrap/>
            <w:vAlign w:val="bottom"/>
            <w:hideMark/>
          </w:tcPr>
          <w:p w14:paraId="0A56801C" w14:textId="77777777" w:rsidR="00D66199" w:rsidRPr="00F94643" w:rsidRDefault="00D66199" w:rsidP="00D66199">
            <w:pPr>
              <w:rPr>
                <w:rFonts w:ascii="Calibri" w:eastAsia="Times New Roman" w:hAnsi="Calibri" w:cs="Times New Roman"/>
                <w:lang w:val="en-GB"/>
              </w:rPr>
            </w:pPr>
            <w:proofErr w:type="gramStart"/>
            <w:r w:rsidRPr="00F94643">
              <w:rPr>
                <w:rFonts w:ascii="Calibri" w:eastAsia="Times New Roman" w:hAnsi="Calibri" w:cs="Times New Roman"/>
                <w:lang w:val="en-GB"/>
              </w:rPr>
              <w:t>micranthum2</w:t>
            </w:r>
            <w:proofErr w:type="gramEnd"/>
            <w:r w:rsidRPr="00F94643">
              <w:rPr>
                <w:rFonts w:ascii="Calibri" w:eastAsia="Times New Roman" w:hAnsi="Calibri" w:cs="Times New Roman"/>
                <w:lang w:val="en-GB"/>
              </w:rPr>
              <w:t>_7</w:t>
            </w:r>
          </w:p>
        </w:tc>
        <w:tc>
          <w:tcPr>
            <w:tcW w:w="0" w:type="auto"/>
            <w:tcBorders>
              <w:top w:val="nil"/>
              <w:left w:val="single" w:sz="4" w:space="0" w:color="auto"/>
              <w:bottom w:val="nil"/>
              <w:right w:val="nil"/>
            </w:tcBorders>
            <w:shd w:val="clear" w:color="000000" w:fill="C6EFCE"/>
            <w:noWrap/>
            <w:vAlign w:val="bottom"/>
            <w:hideMark/>
          </w:tcPr>
          <w:p w14:paraId="337D59A9"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AE577AB"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02CBBB5"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F29C779"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0D65A0F"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A499EEF"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562F41E" w14:textId="77777777" w:rsidR="00D66199" w:rsidRPr="00F94643" w:rsidRDefault="00D66199" w:rsidP="00D66199">
            <w:pPr>
              <w:rPr>
                <w:rFonts w:ascii="Calibri" w:eastAsia="Times New Roman" w:hAnsi="Calibri" w:cs="Times New Roman"/>
                <w:color w:val="006100"/>
                <w:lang w:val="en-GB"/>
              </w:rPr>
            </w:pPr>
            <w:proofErr w:type="gramStart"/>
            <w:r w:rsidRPr="00F94643">
              <w:rPr>
                <w:rFonts w:ascii="Calibri" w:eastAsia="Times New Roman" w:hAnsi="Calibri" w:cs="Times New Roman"/>
                <w:color w:val="006100"/>
                <w:lang w:val="en-GB"/>
              </w:rPr>
              <w:t>Correct(</w:t>
            </w:r>
            <w:proofErr w:type="gramEnd"/>
            <w:r w:rsidRPr="00F94643">
              <w:rPr>
                <w:rFonts w:ascii="Calibri" w:eastAsia="Times New Roman" w:hAnsi="Calibri" w:cs="Times New Roman"/>
                <w:color w:val="006100"/>
                <w:lang w:val="en-GB"/>
              </w:rPr>
              <w:t>low)</w:t>
            </w:r>
          </w:p>
        </w:tc>
      </w:tr>
      <w:tr w:rsidR="00D66199" w:rsidRPr="00F94643" w14:paraId="717F8590" w14:textId="77777777" w:rsidTr="00D66199">
        <w:trPr>
          <w:trHeight w:val="300"/>
        </w:trPr>
        <w:tc>
          <w:tcPr>
            <w:tcW w:w="0" w:type="auto"/>
            <w:tcBorders>
              <w:top w:val="nil"/>
              <w:left w:val="nil"/>
              <w:bottom w:val="nil"/>
              <w:right w:val="nil"/>
            </w:tcBorders>
            <w:shd w:val="clear" w:color="auto" w:fill="auto"/>
            <w:noWrap/>
            <w:vAlign w:val="bottom"/>
            <w:hideMark/>
          </w:tcPr>
          <w:p w14:paraId="15F48C03" w14:textId="77777777" w:rsidR="00D66199" w:rsidRPr="00F94643" w:rsidRDefault="00D66199" w:rsidP="00D66199">
            <w:pPr>
              <w:rPr>
                <w:rFonts w:ascii="Calibri" w:eastAsia="Times New Roman" w:hAnsi="Calibri" w:cs="Times New Roman"/>
                <w:lang w:val="en-GB"/>
              </w:rPr>
            </w:pPr>
            <w:proofErr w:type="gramStart"/>
            <w:r w:rsidRPr="00F94643">
              <w:rPr>
                <w:rFonts w:ascii="Calibri" w:eastAsia="Times New Roman" w:hAnsi="Calibri" w:cs="Times New Roman"/>
                <w:lang w:val="en-GB"/>
              </w:rPr>
              <w:t>micranthum2</w:t>
            </w:r>
            <w:proofErr w:type="gramEnd"/>
            <w:r w:rsidRPr="00F94643">
              <w:rPr>
                <w:rFonts w:ascii="Calibri" w:eastAsia="Times New Roman" w:hAnsi="Calibri" w:cs="Times New Roman"/>
                <w:lang w:val="en-GB"/>
              </w:rPr>
              <w:t>_9</w:t>
            </w:r>
          </w:p>
        </w:tc>
        <w:tc>
          <w:tcPr>
            <w:tcW w:w="0" w:type="auto"/>
            <w:tcBorders>
              <w:top w:val="nil"/>
              <w:left w:val="single" w:sz="4" w:space="0" w:color="auto"/>
              <w:bottom w:val="nil"/>
              <w:right w:val="nil"/>
            </w:tcBorders>
            <w:shd w:val="clear" w:color="000000" w:fill="C6EFCE"/>
            <w:noWrap/>
            <w:vAlign w:val="bottom"/>
            <w:hideMark/>
          </w:tcPr>
          <w:p w14:paraId="61AC01AB"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EC8D645"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9D0D642"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BB8567F"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9DB5300"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E0C136C"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051E9B4"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66199" w:rsidRPr="00F94643" w14:paraId="315C3E1C" w14:textId="77777777" w:rsidTr="00D66199">
        <w:trPr>
          <w:trHeight w:val="300"/>
        </w:trPr>
        <w:tc>
          <w:tcPr>
            <w:tcW w:w="0" w:type="auto"/>
            <w:tcBorders>
              <w:top w:val="nil"/>
              <w:left w:val="nil"/>
              <w:bottom w:val="nil"/>
              <w:right w:val="nil"/>
            </w:tcBorders>
            <w:shd w:val="clear" w:color="auto" w:fill="auto"/>
            <w:noWrap/>
            <w:vAlign w:val="bottom"/>
            <w:hideMark/>
          </w:tcPr>
          <w:p w14:paraId="4433EA16" w14:textId="77777777" w:rsidR="00D66199" w:rsidRPr="00F94643" w:rsidRDefault="00D66199" w:rsidP="00D66199">
            <w:pPr>
              <w:rPr>
                <w:rFonts w:ascii="Calibri" w:eastAsia="Times New Roman" w:hAnsi="Calibri" w:cs="Times New Roman"/>
                <w:lang w:val="en-GB"/>
              </w:rPr>
            </w:pPr>
            <w:proofErr w:type="gramStart"/>
            <w:r w:rsidRPr="00F94643">
              <w:rPr>
                <w:rFonts w:ascii="Calibri" w:eastAsia="Times New Roman" w:hAnsi="Calibri" w:cs="Times New Roman"/>
                <w:lang w:val="en-GB"/>
              </w:rPr>
              <w:t>micranthum2</w:t>
            </w:r>
            <w:proofErr w:type="gramEnd"/>
          </w:p>
        </w:tc>
        <w:tc>
          <w:tcPr>
            <w:tcW w:w="0" w:type="auto"/>
            <w:tcBorders>
              <w:top w:val="nil"/>
              <w:left w:val="single" w:sz="4" w:space="0" w:color="auto"/>
              <w:bottom w:val="nil"/>
              <w:right w:val="nil"/>
            </w:tcBorders>
            <w:shd w:val="clear" w:color="000000" w:fill="C6EFCE"/>
            <w:noWrap/>
            <w:vAlign w:val="bottom"/>
            <w:hideMark/>
          </w:tcPr>
          <w:p w14:paraId="16A822BD"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B4970D8"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C7CE"/>
            <w:noWrap/>
            <w:vAlign w:val="bottom"/>
            <w:hideMark/>
          </w:tcPr>
          <w:p w14:paraId="5B7AF38C" w14:textId="77777777" w:rsidR="00D66199" w:rsidRPr="00F94643" w:rsidRDefault="00D66199" w:rsidP="00D66199">
            <w:pPr>
              <w:rPr>
                <w:rFonts w:ascii="Calibri" w:eastAsia="Times New Roman" w:hAnsi="Calibri" w:cs="Times New Roman"/>
                <w:color w:val="9C0006"/>
                <w:lang w:val="en-GB"/>
              </w:rPr>
            </w:pPr>
            <w:r w:rsidRPr="00F94643">
              <w:rPr>
                <w:rFonts w:ascii="Calibri" w:eastAsia="Times New Roman" w:hAnsi="Calibri" w:cs="Times New Roman"/>
                <w:color w:val="9C0006"/>
                <w:lang w:val="en-GB"/>
              </w:rPr>
              <w:t>Incorrect 4</w:t>
            </w:r>
          </w:p>
        </w:tc>
        <w:tc>
          <w:tcPr>
            <w:tcW w:w="0" w:type="auto"/>
            <w:tcBorders>
              <w:top w:val="nil"/>
              <w:left w:val="single" w:sz="4" w:space="0" w:color="auto"/>
              <w:bottom w:val="nil"/>
              <w:right w:val="nil"/>
            </w:tcBorders>
            <w:shd w:val="clear" w:color="000000" w:fill="C6EFCE"/>
            <w:noWrap/>
            <w:vAlign w:val="bottom"/>
            <w:hideMark/>
          </w:tcPr>
          <w:p w14:paraId="16DE1CFA"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20A5180" w14:textId="77777777" w:rsidR="00D66199" w:rsidRPr="00F94643" w:rsidRDefault="00D66199" w:rsidP="00D66199">
            <w:pPr>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0E57B8F"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EC1F18B"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66199" w:rsidRPr="00F94643" w14:paraId="49E5BF0A" w14:textId="77777777" w:rsidTr="00D66199">
        <w:trPr>
          <w:trHeight w:val="300"/>
        </w:trPr>
        <w:tc>
          <w:tcPr>
            <w:tcW w:w="0" w:type="auto"/>
            <w:tcBorders>
              <w:top w:val="nil"/>
              <w:left w:val="nil"/>
              <w:bottom w:val="nil"/>
              <w:right w:val="nil"/>
            </w:tcBorders>
            <w:shd w:val="clear" w:color="auto" w:fill="auto"/>
            <w:noWrap/>
            <w:vAlign w:val="bottom"/>
            <w:hideMark/>
          </w:tcPr>
          <w:p w14:paraId="3AC77F21" w14:textId="77777777" w:rsidR="00D66199" w:rsidRPr="00F94643" w:rsidRDefault="00D66199" w:rsidP="00D66199">
            <w:pPr>
              <w:rPr>
                <w:rFonts w:ascii="Calibri" w:eastAsia="Times New Roman" w:hAnsi="Calibri" w:cs="Times New Roman"/>
                <w:lang w:val="en-GB"/>
              </w:rPr>
            </w:pPr>
            <w:proofErr w:type="gramStart"/>
            <w:r w:rsidRPr="00F94643">
              <w:rPr>
                <w:rFonts w:ascii="Calibri" w:eastAsia="Times New Roman" w:hAnsi="Calibri" w:cs="Times New Roman"/>
                <w:lang w:val="en-GB"/>
              </w:rPr>
              <w:t>micranthum3</w:t>
            </w:r>
            <w:proofErr w:type="gramEnd"/>
          </w:p>
        </w:tc>
        <w:tc>
          <w:tcPr>
            <w:tcW w:w="0" w:type="auto"/>
            <w:tcBorders>
              <w:top w:val="nil"/>
              <w:left w:val="single" w:sz="4" w:space="0" w:color="auto"/>
              <w:bottom w:val="nil"/>
              <w:right w:val="nil"/>
            </w:tcBorders>
            <w:shd w:val="clear" w:color="000000" w:fill="C6EFCE"/>
            <w:noWrap/>
            <w:vAlign w:val="bottom"/>
            <w:hideMark/>
          </w:tcPr>
          <w:p w14:paraId="1264EF5B"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53F2BC8"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37F7A90" w14:textId="77777777" w:rsidR="00D66199" w:rsidRPr="00F94643" w:rsidRDefault="00D66199" w:rsidP="00D66199">
            <w:pPr>
              <w:rPr>
                <w:rFonts w:ascii="Calibri" w:eastAsia="Times New Roman" w:hAnsi="Calibri" w:cs="Times New Roman"/>
                <w:color w:val="008000"/>
                <w:lang w:val="en-GB"/>
              </w:rPr>
            </w:pPr>
            <w:r w:rsidRPr="00F94643">
              <w:rPr>
                <w:rFonts w:ascii="Calibri" w:eastAsia="Times New Roman" w:hAnsi="Calibri" w:cs="Times New Roman"/>
                <w:color w:val="008000"/>
                <w:lang w:val="en-GB"/>
              </w:rPr>
              <w:t>Unknown 1/4</w:t>
            </w:r>
          </w:p>
        </w:tc>
        <w:tc>
          <w:tcPr>
            <w:tcW w:w="0" w:type="auto"/>
            <w:tcBorders>
              <w:top w:val="nil"/>
              <w:left w:val="single" w:sz="4" w:space="0" w:color="auto"/>
              <w:bottom w:val="nil"/>
              <w:right w:val="nil"/>
            </w:tcBorders>
            <w:shd w:val="clear" w:color="000000" w:fill="C6EFCE"/>
            <w:noWrap/>
            <w:vAlign w:val="bottom"/>
            <w:hideMark/>
          </w:tcPr>
          <w:p w14:paraId="6C8DB728"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3B8795D"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71493C4"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B759BC5" w14:textId="77777777" w:rsidR="00D66199" w:rsidRPr="00F94643" w:rsidRDefault="00D66199" w:rsidP="00D66199">
            <w:pPr>
              <w:rPr>
                <w:rFonts w:ascii="Calibri" w:eastAsia="Times New Roman" w:hAnsi="Calibri" w:cs="Times New Roman"/>
                <w:color w:val="006100"/>
                <w:lang w:val="en-GB"/>
              </w:rPr>
            </w:pPr>
            <w:r w:rsidRPr="00F94643">
              <w:rPr>
                <w:rFonts w:ascii="Calibri" w:eastAsia="Times New Roman" w:hAnsi="Calibri" w:cs="Times New Roman"/>
                <w:color w:val="006100"/>
                <w:lang w:val="en-GB"/>
              </w:rPr>
              <w:t>Correct</w:t>
            </w:r>
          </w:p>
        </w:tc>
      </w:tr>
      <w:tr w:rsidR="00D66199" w:rsidRPr="00F94643" w14:paraId="2FE58F00" w14:textId="77777777" w:rsidTr="00D66199">
        <w:trPr>
          <w:trHeight w:val="300"/>
        </w:trPr>
        <w:tc>
          <w:tcPr>
            <w:tcW w:w="0" w:type="auto"/>
            <w:tcBorders>
              <w:top w:val="nil"/>
              <w:left w:val="nil"/>
              <w:bottom w:val="nil"/>
              <w:right w:val="nil"/>
            </w:tcBorders>
            <w:shd w:val="clear" w:color="auto" w:fill="auto"/>
            <w:noWrap/>
            <w:vAlign w:val="bottom"/>
            <w:hideMark/>
          </w:tcPr>
          <w:p w14:paraId="0DDEC0BF" w14:textId="60F040F9" w:rsidR="00D66199" w:rsidRPr="00F94643" w:rsidRDefault="00D66199" w:rsidP="00D66199">
            <w:pPr>
              <w:rPr>
                <w:rFonts w:ascii="Calibri" w:eastAsia="Times New Roman" w:hAnsi="Calibri" w:cs="Times New Roman"/>
                <w:b/>
                <w:lang w:val="en-GB"/>
              </w:rPr>
            </w:pPr>
            <w:r w:rsidRPr="00F94643">
              <w:rPr>
                <w:rFonts w:ascii="Calibri" w:eastAsia="Times New Roman" w:hAnsi="Calibri" w:cs="Times New Roman"/>
                <w:b/>
                <w:lang w:val="en-GB"/>
              </w:rPr>
              <w:t>Picture</w:t>
            </w:r>
          </w:p>
        </w:tc>
        <w:tc>
          <w:tcPr>
            <w:tcW w:w="0" w:type="auto"/>
            <w:tcBorders>
              <w:top w:val="nil"/>
              <w:left w:val="single" w:sz="4" w:space="0" w:color="auto"/>
              <w:bottom w:val="nil"/>
              <w:right w:val="nil"/>
            </w:tcBorders>
            <w:shd w:val="clear" w:color="auto" w:fill="auto"/>
            <w:noWrap/>
            <w:vAlign w:val="bottom"/>
            <w:hideMark/>
          </w:tcPr>
          <w:p w14:paraId="35951842" w14:textId="2CBFDCA4" w:rsidR="00D66199" w:rsidRPr="00F94643" w:rsidRDefault="00D66199" w:rsidP="00D66199">
            <w:pPr>
              <w:rPr>
                <w:rFonts w:ascii="Calibri" w:eastAsia="Times New Roman" w:hAnsi="Calibri" w:cs="Times New Roman"/>
                <w:b/>
                <w:lang w:val="en-GB"/>
              </w:rPr>
            </w:pPr>
            <w:r w:rsidRPr="00F94643">
              <w:rPr>
                <w:rFonts w:ascii="Calibri" w:eastAsia="Times New Roman" w:hAnsi="Calibri" w:cs="Times New Roman"/>
                <w:b/>
                <w:lang w:val="en-GB"/>
              </w:rPr>
              <w:t>51</w:t>
            </w:r>
          </w:p>
        </w:tc>
        <w:tc>
          <w:tcPr>
            <w:tcW w:w="0" w:type="auto"/>
            <w:tcBorders>
              <w:top w:val="nil"/>
              <w:left w:val="single" w:sz="4" w:space="0" w:color="auto"/>
              <w:bottom w:val="nil"/>
              <w:right w:val="nil"/>
            </w:tcBorders>
            <w:shd w:val="clear" w:color="auto" w:fill="auto"/>
            <w:noWrap/>
            <w:vAlign w:val="bottom"/>
            <w:hideMark/>
          </w:tcPr>
          <w:p w14:paraId="33D070A6" w14:textId="712438DA" w:rsidR="00D66199" w:rsidRPr="00F94643" w:rsidRDefault="00D66199" w:rsidP="00D66199">
            <w:pPr>
              <w:rPr>
                <w:rFonts w:ascii="Calibri" w:eastAsia="Times New Roman" w:hAnsi="Calibri" w:cs="Times New Roman"/>
                <w:b/>
                <w:lang w:val="en-GB"/>
              </w:rPr>
            </w:pPr>
            <w:r w:rsidRPr="00F94643">
              <w:rPr>
                <w:rFonts w:ascii="Calibri" w:eastAsia="Times New Roman" w:hAnsi="Calibri" w:cs="Times New Roman"/>
                <w:b/>
                <w:lang w:val="en-GB"/>
              </w:rPr>
              <w:t>52</w:t>
            </w:r>
          </w:p>
        </w:tc>
        <w:tc>
          <w:tcPr>
            <w:tcW w:w="0" w:type="auto"/>
            <w:tcBorders>
              <w:top w:val="nil"/>
              <w:left w:val="single" w:sz="4" w:space="0" w:color="auto"/>
              <w:bottom w:val="nil"/>
              <w:right w:val="nil"/>
            </w:tcBorders>
            <w:shd w:val="clear" w:color="auto" w:fill="auto"/>
            <w:noWrap/>
            <w:vAlign w:val="bottom"/>
            <w:hideMark/>
          </w:tcPr>
          <w:p w14:paraId="5E7E4D85" w14:textId="1B45042B" w:rsidR="00D66199" w:rsidRPr="00F94643" w:rsidRDefault="00D66199" w:rsidP="00D66199">
            <w:pPr>
              <w:rPr>
                <w:rFonts w:ascii="Calibri" w:eastAsia="Times New Roman" w:hAnsi="Calibri" w:cs="Times New Roman"/>
                <w:b/>
                <w:lang w:val="en-GB"/>
              </w:rPr>
            </w:pPr>
            <w:r w:rsidRPr="00F94643">
              <w:rPr>
                <w:rFonts w:ascii="Calibri" w:eastAsia="Times New Roman" w:hAnsi="Calibri" w:cs="Times New Roman"/>
                <w:b/>
                <w:lang w:val="en-GB"/>
              </w:rPr>
              <w:t>53</w:t>
            </w:r>
          </w:p>
        </w:tc>
        <w:tc>
          <w:tcPr>
            <w:tcW w:w="0" w:type="auto"/>
            <w:tcBorders>
              <w:top w:val="nil"/>
              <w:left w:val="single" w:sz="4" w:space="0" w:color="auto"/>
              <w:bottom w:val="nil"/>
              <w:right w:val="nil"/>
            </w:tcBorders>
            <w:shd w:val="clear" w:color="auto" w:fill="auto"/>
            <w:noWrap/>
            <w:vAlign w:val="bottom"/>
            <w:hideMark/>
          </w:tcPr>
          <w:p w14:paraId="2E70D084" w14:textId="2416E9B1" w:rsidR="00D66199" w:rsidRPr="00F94643" w:rsidRDefault="00D66199" w:rsidP="00D66199">
            <w:pPr>
              <w:rPr>
                <w:rFonts w:ascii="Calibri" w:eastAsia="Times New Roman" w:hAnsi="Calibri" w:cs="Times New Roman"/>
                <w:b/>
                <w:lang w:val="en-GB"/>
              </w:rPr>
            </w:pPr>
            <w:r w:rsidRPr="00F94643">
              <w:rPr>
                <w:rFonts w:ascii="Calibri" w:eastAsia="Times New Roman" w:hAnsi="Calibri" w:cs="Times New Roman"/>
                <w:b/>
                <w:lang w:val="en-GB"/>
              </w:rPr>
              <w:t>54</w:t>
            </w:r>
          </w:p>
        </w:tc>
        <w:tc>
          <w:tcPr>
            <w:tcW w:w="0" w:type="auto"/>
            <w:tcBorders>
              <w:top w:val="nil"/>
              <w:left w:val="single" w:sz="4" w:space="0" w:color="auto"/>
              <w:bottom w:val="nil"/>
              <w:right w:val="nil"/>
            </w:tcBorders>
            <w:shd w:val="clear" w:color="auto" w:fill="auto"/>
            <w:noWrap/>
            <w:vAlign w:val="bottom"/>
            <w:hideMark/>
          </w:tcPr>
          <w:p w14:paraId="38FC32B1" w14:textId="65C7BD16" w:rsidR="00D66199" w:rsidRPr="00F94643" w:rsidRDefault="00D66199" w:rsidP="00D66199">
            <w:pPr>
              <w:rPr>
                <w:rFonts w:ascii="Calibri" w:eastAsia="Times New Roman" w:hAnsi="Calibri" w:cs="Times New Roman"/>
                <w:b/>
                <w:lang w:val="en-GB"/>
              </w:rPr>
            </w:pPr>
            <w:r w:rsidRPr="00F94643">
              <w:rPr>
                <w:rFonts w:ascii="Calibri" w:eastAsia="Times New Roman" w:hAnsi="Calibri" w:cs="Times New Roman"/>
                <w:b/>
                <w:lang w:val="en-GB"/>
              </w:rPr>
              <w:t>55</w:t>
            </w:r>
          </w:p>
        </w:tc>
        <w:tc>
          <w:tcPr>
            <w:tcW w:w="0" w:type="auto"/>
            <w:tcBorders>
              <w:top w:val="nil"/>
              <w:left w:val="single" w:sz="4" w:space="0" w:color="auto"/>
              <w:bottom w:val="nil"/>
              <w:right w:val="nil"/>
            </w:tcBorders>
            <w:shd w:val="clear" w:color="auto" w:fill="auto"/>
            <w:noWrap/>
            <w:vAlign w:val="bottom"/>
            <w:hideMark/>
          </w:tcPr>
          <w:p w14:paraId="3E3188DE" w14:textId="3CFDC3D9" w:rsidR="00D66199" w:rsidRPr="00F94643" w:rsidRDefault="00D66199" w:rsidP="00D66199">
            <w:pPr>
              <w:rPr>
                <w:rFonts w:ascii="Calibri" w:eastAsia="Times New Roman" w:hAnsi="Calibri" w:cs="Times New Roman"/>
                <w:b/>
                <w:lang w:val="en-GB"/>
              </w:rPr>
            </w:pPr>
            <w:r w:rsidRPr="00F94643">
              <w:rPr>
                <w:rFonts w:ascii="Calibri" w:eastAsia="Times New Roman" w:hAnsi="Calibri" w:cs="Times New Roman"/>
                <w:b/>
                <w:lang w:val="en-GB"/>
              </w:rPr>
              <w:t>56</w:t>
            </w:r>
          </w:p>
        </w:tc>
        <w:tc>
          <w:tcPr>
            <w:tcW w:w="0" w:type="auto"/>
            <w:tcBorders>
              <w:top w:val="nil"/>
              <w:left w:val="single" w:sz="4" w:space="0" w:color="auto"/>
              <w:bottom w:val="nil"/>
              <w:right w:val="single" w:sz="4" w:space="0" w:color="auto"/>
            </w:tcBorders>
            <w:shd w:val="clear" w:color="auto" w:fill="auto"/>
            <w:noWrap/>
            <w:vAlign w:val="bottom"/>
            <w:hideMark/>
          </w:tcPr>
          <w:p w14:paraId="0D5C7AF4" w14:textId="6E8607C4" w:rsidR="00D66199" w:rsidRPr="00F94643" w:rsidRDefault="00D66199" w:rsidP="00D66199">
            <w:pPr>
              <w:rPr>
                <w:rFonts w:ascii="Calibri" w:eastAsia="Times New Roman" w:hAnsi="Calibri" w:cs="Times New Roman"/>
                <w:b/>
                <w:lang w:val="en-GB"/>
              </w:rPr>
            </w:pPr>
            <w:r w:rsidRPr="00F94643">
              <w:rPr>
                <w:rFonts w:ascii="Calibri" w:eastAsia="Times New Roman" w:hAnsi="Calibri" w:cs="Times New Roman"/>
                <w:b/>
                <w:lang w:val="en-GB"/>
              </w:rPr>
              <w:t>57</w:t>
            </w:r>
          </w:p>
        </w:tc>
      </w:tr>
      <w:tr w:rsidR="00D66199" w:rsidRPr="00F94643" w14:paraId="4B939029" w14:textId="77777777" w:rsidTr="00D66199">
        <w:trPr>
          <w:trHeight w:val="300"/>
        </w:trPr>
        <w:tc>
          <w:tcPr>
            <w:tcW w:w="0" w:type="auto"/>
            <w:tcBorders>
              <w:top w:val="nil"/>
              <w:left w:val="nil"/>
              <w:bottom w:val="nil"/>
              <w:right w:val="nil"/>
            </w:tcBorders>
            <w:shd w:val="clear" w:color="auto" w:fill="auto"/>
            <w:noWrap/>
            <w:vAlign w:val="bottom"/>
            <w:hideMark/>
          </w:tcPr>
          <w:p w14:paraId="14ABBADC" w14:textId="77777777" w:rsidR="00D66199" w:rsidRPr="00F94643"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B2C44D1" w14:textId="77777777" w:rsidR="00D66199" w:rsidRPr="00F94643" w:rsidRDefault="00D66199" w:rsidP="00D66199">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C58D6ED" w14:textId="77777777" w:rsidR="00D66199" w:rsidRPr="00F94643" w:rsidRDefault="00D66199" w:rsidP="00D66199">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73A0323" w14:textId="77777777" w:rsidR="00D66199" w:rsidRPr="00F94643" w:rsidRDefault="00D66199" w:rsidP="00D66199">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79722AB" w14:textId="77777777" w:rsidR="00D66199" w:rsidRPr="00F94643" w:rsidRDefault="00D66199" w:rsidP="00D66199">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C19C281" w14:textId="77777777" w:rsidR="00D66199" w:rsidRPr="00F94643" w:rsidRDefault="00D66199" w:rsidP="00D66199">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347942D" w14:textId="77777777" w:rsidR="00D66199" w:rsidRPr="00F94643" w:rsidRDefault="00D66199" w:rsidP="00D66199">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C0C3680" w14:textId="77777777" w:rsidR="00D66199" w:rsidRPr="00F94643" w:rsidRDefault="00D66199" w:rsidP="00D66199">
            <w:pPr>
              <w:rPr>
                <w:rFonts w:ascii="Calibri" w:eastAsia="Times New Roman" w:hAnsi="Calibri" w:cs="Times New Roman"/>
                <w:lang w:val="en-GB"/>
              </w:rPr>
            </w:pPr>
            <w:r w:rsidRPr="00F94643">
              <w:rPr>
                <w:rFonts w:ascii="Calibri" w:eastAsia="Times New Roman" w:hAnsi="Calibri" w:cs="Times New Roman"/>
                <w:lang w:val="en-GB"/>
              </w:rPr>
              <w:t> </w:t>
            </w:r>
          </w:p>
        </w:tc>
      </w:tr>
      <w:tr w:rsidR="00D66199" w:rsidRPr="00F94643" w14:paraId="534DCB92" w14:textId="77777777" w:rsidTr="00D66199">
        <w:trPr>
          <w:trHeight w:val="300"/>
        </w:trPr>
        <w:tc>
          <w:tcPr>
            <w:tcW w:w="0" w:type="auto"/>
            <w:tcBorders>
              <w:top w:val="nil"/>
              <w:left w:val="nil"/>
              <w:bottom w:val="nil"/>
              <w:right w:val="nil"/>
            </w:tcBorders>
            <w:shd w:val="clear" w:color="auto" w:fill="auto"/>
            <w:noWrap/>
            <w:vAlign w:val="bottom"/>
            <w:hideMark/>
          </w:tcPr>
          <w:p w14:paraId="770E4F8E" w14:textId="77777777" w:rsidR="00D66199" w:rsidRPr="00F94643"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7B0EF28B" w14:textId="77777777" w:rsidR="00D66199" w:rsidRPr="00F94643" w:rsidRDefault="00D66199" w:rsidP="00D66199">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77BB75C" w14:textId="77777777" w:rsidR="00D66199" w:rsidRPr="00F94643" w:rsidRDefault="00D66199" w:rsidP="00D66199">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3035F773" w14:textId="77777777" w:rsidR="00D66199" w:rsidRPr="00F94643" w:rsidRDefault="00D66199" w:rsidP="00D66199">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162C501" w14:textId="77777777" w:rsidR="00D66199" w:rsidRPr="00F94643" w:rsidRDefault="00D66199" w:rsidP="00D66199">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52C831D" w14:textId="77777777" w:rsidR="00D66199" w:rsidRPr="00F94643" w:rsidRDefault="00D66199" w:rsidP="00D66199">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7AEE1DF" w14:textId="77777777" w:rsidR="00D66199" w:rsidRPr="00F94643" w:rsidRDefault="00D66199" w:rsidP="00D66199">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B1C2F43" w14:textId="77777777" w:rsidR="00D66199" w:rsidRPr="00F94643" w:rsidRDefault="00D66199" w:rsidP="00D66199">
            <w:pPr>
              <w:rPr>
                <w:rFonts w:ascii="Calibri" w:eastAsia="Times New Roman" w:hAnsi="Calibri" w:cs="Times New Roman"/>
                <w:lang w:val="en-GB"/>
              </w:rPr>
            </w:pPr>
            <w:r w:rsidRPr="00F94643">
              <w:rPr>
                <w:rFonts w:ascii="Calibri" w:eastAsia="Times New Roman" w:hAnsi="Calibri" w:cs="Times New Roman"/>
                <w:lang w:val="en-GB"/>
              </w:rPr>
              <w:t> </w:t>
            </w:r>
          </w:p>
        </w:tc>
      </w:tr>
      <w:tr w:rsidR="00D66199" w:rsidRPr="00F94643" w14:paraId="7086FF42" w14:textId="77777777" w:rsidTr="00D66199">
        <w:trPr>
          <w:trHeight w:val="300"/>
        </w:trPr>
        <w:tc>
          <w:tcPr>
            <w:tcW w:w="0" w:type="auto"/>
            <w:tcBorders>
              <w:top w:val="nil"/>
              <w:left w:val="nil"/>
              <w:bottom w:val="nil"/>
              <w:right w:val="nil"/>
            </w:tcBorders>
            <w:shd w:val="clear" w:color="auto" w:fill="auto"/>
            <w:noWrap/>
            <w:vAlign w:val="bottom"/>
            <w:hideMark/>
          </w:tcPr>
          <w:p w14:paraId="6A877CA6" w14:textId="77777777" w:rsidR="00D66199" w:rsidRPr="00F94643"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6AC5D99F" w14:textId="77777777" w:rsidR="00D66199" w:rsidRPr="00F94643" w:rsidRDefault="00D66199" w:rsidP="00D66199">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33AA97D" w14:textId="77777777" w:rsidR="00D66199" w:rsidRPr="00F94643" w:rsidRDefault="00D66199" w:rsidP="00D66199">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3C84FCA6" w14:textId="77777777" w:rsidR="00D66199" w:rsidRPr="00F94643" w:rsidRDefault="00D66199" w:rsidP="00D66199">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54DD36C8" w14:textId="77777777" w:rsidR="00D66199" w:rsidRPr="00F94643" w:rsidRDefault="00D66199" w:rsidP="00D66199">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458B85A0" w14:textId="77777777" w:rsidR="00D66199" w:rsidRPr="00F94643" w:rsidRDefault="00D66199" w:rsidP="00D66199">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14922557" w14:textId="77777777" w:rsidR="00D66199" w:rsidRPr="00F94643" w:rsidRDefault="00D66199" w:rsidP="00D66199">
            <w:pPr>
              <w:rPr>
                <w:rFonts w:ascii="Calibri" w:eastAsia="Times New Roman" w:hAnsi="Calibri" w:cs="Times New Roman"/>
                <w:lang w:val="en-GB"/>
              </w:rPr>
            </w:pPr>
            <w:r w:rsidRPr="00F94643">
              <w:rPr>
                <w:rFonts w:ascii="Calibri" w:eastAsia="Times New Roman" w:hAnsi="Calibri" w:cs="Times New Roman"/>
                <w:lang w:val="en-GB"/>
              </w:rPr>
              <w:t> </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5AF48C1" w14:textId="77777777" w:rsidR="00D66199" w:rsidRPr="00F94643" w:rsidRDefault="00D66199" w:rsidP="00D66199">
            <w:pPr>
              <w:rPr>
                <w:rFonts w:ascii="Calibri" w:eastAsia="Times New Roman" w:hAnsi="Calibri" w:cs="Times New Roman"/>
                <w:lang w:val="en-GB"/>
              </w:rPr>
            </w:pPr>
            <w:r w:rsidRPr="00F94643">
              <w:rPr>
                <w:rFonts w:ascii="Calibri" w:eastAsia="Times New Roman" w:hAnsi="Calibri" w:cs="Times New Roman"/>
                <w:lang w:val="en-GB"/>
              </w:rPr>
              <w:t> </w:t>
            </w:r>
          </w:p>
        </w:tc>
      </w:tr>
      <w:tr w:rsidR="00D66199" w:rsidRPr="00F94643" w14:paraId="6ECE4ACC" w14:textId="77777777" w:rsidTr="00D66199">
        <w:trPr>
          <w:trHeight w:val="300"/>
        </w:trPr>
        <w:tc>
          <w:tcPr>
            <w:tcW w:w="0" w:type="auto"/>
            <w:tcBorders>
              <w:top w:val="nil"/>
              <w:left w:val="nil"/>
              <w:bottom w:val="nil"/>
              <w:right w:val="nil"/>
            </w:tcBorders>
            <w:shd w:val="clear" w:color="auto" w:fill="auto"/>
            <w:noWrap/>
            <w:vAlign w:val="bottom"/>
            <w:hideMark/>
          </w:tcPr>
          <w:p w14:paraId="05FB7D71" w14:textId="77777777" w:rsidR="00D66199" w:rsidRPr="00F94643" w:rsidRDefault="00D66199" w:rsidP="00D66199">
            <w:pPr>
              <w:rPr>
                <w:rFonts w:ascii="Calibri" w:eastAsia="Times New Roman" w:hAnsi="Calibri" w:cs="Times New Roman"/>
                <w:lang w:val="en-GB"/>
              </w:rPr>
            </w:pPr>
          </w:p>
        </w:tc>
        <w:tc>
          <w:tcPr>
            <w:tcW w:w="0" w:type="auto"/>
            <w:tcBorders>
              <w:top w:val="nil"/>
              <w:left w:val="nil"/>
              <w:bottom w:val="nil"/>
              <w:right w:val="nil"/>
            </w:tcBorders>
            <w:shd w:val="clear" w:color="auto" w:fill="auto"/>
            <w:noWrap/>
            <w:vAlign w:val="bottom"/>
            <w:hideMark/>
          </w:tcPr>
          <w:p w14:paraId="1C081246" w14:textId="77777777" w:rsidR="00D66199" w:rsidRPr="00F94643" w:rsidRDefault="00D66199" w:rsidP="00D66199">
            <w:pPr>
              <w:rPr>
                <w:rFonts w:ascii="Calibri" w:eastAsia="Times New Roman" w:hAnsi="Calibri" w:cs="Times New Roman"/>
                <w:lang w:val="en-GB"/>
              </w:rPr>
            </w:pPr>
          </w:p>
        </w:tc>
        <w:tc>
          <w:tcPr>
            <w:tcW w:w="0" w:type="auto"/>
            <w:tcBorders>
              <w:top w:val="nil"/>
              <w:left w:val="nil"/>
              <w:bottom w:val="nil"/>
              <w:right w:val="single" w:sz="4" w:space="0" w:color="auto"/>
            </w:tcBorders>
            <w:shd w:val="clear" w:color="auto" w:fill="auto"/>
            <w:noWrap/>
            <w:vAlign w:val="bottom"/>
            <w:hideMark/>
          </w:tcPr>
          <w:p w14:paraId="7CB1C012" w14:textId="77777777" w:rsidR="00D66199" w:rsidRPr="00F94643" w:rsidRDefault="00D66199" w:rsidP="00D66199">
            <w:pPr>
              <w:rPr>
                <w:rFonts w:ascii="Calibri" w:eastAsia="Times New Roman" w:hAnsi="Calibri" w:cs="Times New Roman"/>
                <w:lang w:val="en-GB"/>
              </w:rPr>
            </w:pPr>
          </w:p>
        </w:tc>
        <w:tc>
          <w:tcPr>
            <w:tcW w:w="0" w:type="auto"/>
            <w:tcBorders>
              <w:top w:val="single" w:sz="4" w:space="0" w:color="auto"/>
              <w:left w:val="single" w:sz="4" w:space="0" w:color="auto"/>
              <w:bottom w:val="nil"/>
            </w:tcBorders>
            <w:shd w:val="clear" w:color="auto" w:fill="auto"/>
            <w:noWrap/>
            <w:vAlign w:val="bottom"/>
            <w:hideMark/>
          </w:tcPr>
          <w:p w14:paraId="4A227F08" w14:textId="378E5668" w:rsidR="00D66199" w:rsidRPr="00F94643" w:rsidRDefault="00D66199" w:rsidP="00D66199">
            <w:pPr>
              <w:rPr>
                <w:rFonts w:ascii="Calibri" w:eastAsia="Times New Roman" w:hAnsi="Calibri" w:cs="Times New Roman"/>
                <w:lang w:val="en-GB"/>
              </w:rPr>
            </w:pPr>
            <w:r w:rsidRPr="00F94643">
              <w:rPr>
                <w:rFonts w:ascii="Calibri" w:eastAsia="Times New Roman" w:hAnsi="Calibri" w:cs="Times New Roman"/>
                <w:sz w:val="18"/>
                <w:szCs w:val="18"/>
                <w:lang w:val="en-GB"/>
              </w:rPr>
              <w:t>1:</w:t>
            </w:r>
            <w:r w:rsidRPr="00F94643">
              <w:rPr>
                <w:rFonts w:ascii="Calibri" w:eastAsia="Times New Roman" w:hAnsi="Calibri" w:cs="Times New Roman"/>
                <w:i/>
                <w:sz w:val="18"/>
                <w:szCs w:val="18"/>
                <w:lang w:val="en-GB"/>
              </w:rPr>
              <w:t>Parvisepalum</w:t>
            </w:r>
          </w:p>
        </w:tc>
        <w:tc>
          <w:tcPr>
            <w:tcW w:w="0" w:type="auto"/>
            <w:tcBorders>
              <w:top w:val="single" w:sz="4" w:space="0" w:color="auto"/>
              <w:bottom w:val="nil"/>
            </w:tcBorders>
            <w:shd w:val="clear" w:color="auto" w:fill="auto"/>
            <w:noWrap/>
            <w:vAlign w:val="bottom"/>
          </w:tcPr>
          <w:p w14:paraId="28701F90" w14:textId="6A95A90C" w:rsidR="00D66199" w:rsidRPr="00F94643" w:rsidRDefault="00D66199" w:rsidP="00D66199">
            <w:pPr>
              <w:rPr>
                <w:rFonts w:ascii="Calibri" w:eastAsia="Times New Roman" w:hAnsi="Calibri" w:cs="Times New Roman"/>
                <w:sz w:val="18"/>
                <w:szCs w:val="18"/>
                <w:lang w:val="en-GB"/>
              </w:rPr>
            </w:pPr>
            <w:r w:rsidRPr="00F94643">
              <w:rPr>
                <w:rFonts w:ascii="Calibri" w:eastAsia="Times New Roman" w:hAnsi="Calibri" w:cs="Times New Roman"/>
                <w:sz w:val="18"/>
                <w:szCs w:val="18"/>
                <w:lang w:val="en-GB"/>
              </w:rPr>
              <w:t>2:</w:t>
            </w:r>
            <w:r w:rsidRPr="00F94643">
              <w:rPr>
                <w:rFonts w:ascii="Calibri" w:eastAsia="Times New Roman" w:hAnsi="Calibri" w:cs="Times New Roman"/>
                <w:i/>
                <w:sz w:val="18"/>
                <w:szCs w:val="18"/>
                <w:lang w:val="en-GB"/>
              </w:rPr>
              <w:t>Pardalopetalum</w:t>
            </w:r>
          </w:p>
        </w:tc>
        <w:tc>
          <w:tcPr>
            <w:tcW w:w="0" w:type="auto"/>
            <w:tcBorders>
              <w:top w:val="nil"/>
              <w:left w:val="nil"/>
              <w:bottom w:val="nil"/>
            </w:tcBorders>
            <w:shd w:val="clear" w:color="auto" w:fill="auto"/>
            <w:noWrap/>
            <w:vAlign w:val="bottom"/>
          </w:tcPr>
          <w:p w14:paraId="70779FFE" w14:textId="0A832653" w:rsidR="00D66199" w:rsidRPr="00F94643" w:rsidRDefault="00D66199" w:rsidP="00D66199">
            <w:pPr>
              <w:rPr>
                <w:rFonts w:ascii="Calibri" w:eastAsia="Times New Roman" w:hAnsi="Calibri" w:cs="Times New Roman"/>
                <w:sz w:val="18"/>
                <w:szCs w:val="18"/>
                <w:lang w:val="en-GB"/>
              </w:rPr>
            </w:pPr>
            <w:r w:rsidRPr="00F94643">
              <w:rPr>
                <w:rFonts w:ascii="Calibri" w:eastAsia="Times New Roman" w:hAnsi="Calibri" w:cs="Times New Roman"/>
                <w:sz w:val="18"/>
                <w:szCs w:val="18"/>
                <w:lang w:val="en-GB"/>
              </w:rPr>
              <w:t>3:</w:t>
            </w:r>
            <w:r w:rsidRPr="00F94643">
              <w:rPr>
                <w:rFonts w:ascii="Calibri" w:eastAsia="Times New Roman" w:hAnsi="Calibri" w:cs="Times New Roman"/>
                <w:i/>
                <w:sz w:val="18"/>
                <w:szCs w:val="18"/>
                <w:lang w:val="en-GB"/>
              </w:rPr>
              <w:t>Paphiopedilum</w:t>
            </w:r>
          </w:p>
        </w:tc>
        <w:tc>
          <w:tcPr>
            <w:tcW w:w="0" w:type="auto"/>
            <w:tcBorders>
              <w:top w:val="single" w:sz="4" w:space="0" w:color="auto"/>
              <w:bottom w:val="nil"/>
            </w:tcBorders>
            <w:shd w:val="clear" w:color="auto" w:fill="auto"/>
            <w:noWrap/>
            <w:vAlign w:val="bottom"/>
          </w:tcPr>
          <w:p w14:paraId="3841B475" w14:textId="64620662" w:rsidR="00D66199" w:rsidRPr="00F94643" w:rsidRDefault="00D66199" w:rsidP="00D66199">
            <w:pPr>
              <w:rPr>
                <w:rFonts w:ascii="Calibri" w:eastAsia="Times New Roman" w:hAnsi="Calibri" w:cs="Times New Roman"/>
                <w:sz w:val="18"/>
                <w:szCs w:val="18"/>
                <w:lang w:val="en-GB"/>
              </w:rPr>
            </w:pPr>
            <w:r w:rsidRPr="00F94643">
              <w:rPr>
                <w:rFonts w:ascii="Calibri" w:eastAsia="Times New Roman" w:hAnsi="Calibri" w:cs="Times New Roman"/>
                <w:sz w:val="18"/>
                <w:szCs w:val="18"/>
                <w:lang w:val="en-GB"/>
              </w:rPr>
              <w:t>4:</w:t>
            </w:r>
            <w:r w:rsidRPr="00F94643">
              <w:rPr>
                <w:rFonts w:ascii="Calibri" w:eastAsia="Times New Roman" w:hAnsi="Calibri" w:cs="Times New Roman"/>
                <w:i/>
                <w:sz w:val="18"/>
                <w:szCs w:val="18"/>
                <w:lang w:val="en-GB"/>
              </w:rPr>
              <w:t>Coryopedilum</w:t>
            </w:r>
          </w:p>
        </w:tc>
        <w:tc>
          <w:tcPr>
            <w:tcW w:w="0" w:type="auto"/>
            <w:tcBorders>
              <w:top w:val="nil"/>
              <w:left w:val="nil"/>
              <w:bottom w:val="nil"/>
              <w:right w:val="single" w:sz="4" w:space="0" w:color="auto"/>
            </w:tcBorders>
            <w:shd w:val="clear" w:color="auto" w:fill="auto"/>
            <w:noWrap/>
            <w:vAlign w:val="bottom"/>
          </w:tcPr>
          <w:p w14:paraId="4BB4B69C" w14:textId="162283EA" w:rsidR="00D66199" w:rsidRPr="00F94643" w:rsidRDefault="00D66199" w:rsidP="00D66199">
            <w:pPr>
              <w:rPr>
                <w:rFonts w:ascii="Calibri" w:eastAsia="Times New Roman" w:hAnsi="Calibri" w:cs="Times New Roman"/>
                <w:sz w:val="18"/>
                <w:szCs w:val="18"/>
                <w:lang w:val="en-GB"/>
              </w:rPr>
            </w:pPr>
            <w:r w:rsidRPr="00F94643">
              <w:rPr>
                <w:rFonts w:ascii="Calibri" w:eastAsia="Times New Roman" w:hAnsi="Calibri" w:cs="Times New Roman"/>
                <w:sz w:val="18"/>
                <w:szCs w:val="18"/>
                <w:lang w:val="en-GB"/>
              </w:rPr>
              <w:t xml:space="preserve">5: </w:t>
            </w:r>
            <w:proofErr w:type="spellStart"/>
            <w:r w:rsidRPr="00F94643">
              <w:rPr>
                <w:rFonts w:ascii="Calibri" w:eastAsia="Times New Roman" w:hAnsi="Calibri" w:cs="Times New Roman"/>
                <w:i/>
                <w:sz w:val="18"/>
                <w:szCs w:val="18"/>
                <w:lang w:val="en-GB"/>
              </w:rPr>
              <w:t>Cochlopetalum</w:t>
            </w:r>
            <w:proofErr w:type="spellEnd"/>
          </w:p>
        </w:tc>
      </w:tr>
      <w:tr w:rsidR="00D66199" w:rsidRPr="00F94643" w14:paraId="1B5AC813" w14:textId="77777777" w:rsidTr="00D66199">
        <w:trPr>
          <w:trHeight w:val="300"/>
        </w:trPr>
        <w:tc>
          <w:tcPr>
            <w:tcW w:w="0" w:type="auto"/>
            <w:tcBorders>
              <w:top w:val="nil"/>
              <w:left w:val="nil"/>
              <w:bottom w:val="nil"/>
              <w:right w:val="nil"/>
            </w:tcBorders>
            <w:shd w:val="clear" w:color="auto" w:fill="auto"/>
            <w:noWrap/>
            <w:vAlign w:val="bottom"/>
            <w:hideMark/>
          </w:tcPr>
          <w:p w14:paraId="7B1862ED" w14:textId="77777777" w:rsidR="00D66199" w:rsidRPr="00F94643" w:rsidRDefault="00D66199" w:rsidP="00D66199">
            <w:pPr>
              <w:rPr>
                <w:rFonts w:ascii="Calibri" w:eastAsia="Times New Roman" w:hAnsi="Calibri" w:cs="Times New Roman"/>
                <w:lang w:val="en-GB"/>
              </w:rPr>
            </w:pPr>
          </w:p>
        </w:tc>
        <w:tc>
          <w:tcPr>
            <w:tcW w:w="0" w:type="auto"/>
            <w:tcBorders>
              <w:top w:val="nil"/>
              <w:left w:val="nil"/>
              <w:bottom w:val="nil"/>
              <w:right w:val="nil"/>
            </w:tcBorders>
            <w:shd w:val="clear" w:color="auto" w:fill="auto"/>
            <w:noWrap/>
            <w:vAlign w:val="bottom"/>
            <w:hideMark/>
          </w:tcPr>
          <w:p w14:paraId="719810CF" w14:textId="77777777" w:rsidR="00D66199" w:rsidRPr="00F94643" w:rsidRDefault="00D66199" w:rsidP="00D66199">
            <w:pPr>
              <w:rPr>
                <w:rFonts w:ascii="Calibri" w:eastAsia="Times New Roman" w:hAnsi="Calibri" w:cs="Times New Roman"/>
                <w:lang w:val="en-GB"/>
              </w:rPr>
            </w:pPr>
          </w:p>
        </w:tc>
        <w:tc>
          <w:tcPr>
            <w:tcW w:w="0" w:type="auto"/>
            <w:tcBorders>
              <w:top w:val="nil"/>
              <w:left w:val="nil"/>
              <w:bottom w:val="nil"/>
              <w:right w:val="single" w:sz="4" w:space="0" w:color="auto"/>
            </w:tcBorders>
            <w:shd w:val="clear" w:color="auto" w:fill="auto"/>
            <w:noWrap/>
            <w:vAlign w:val="bottom"/>
            <w:hideMark/>
          </w:tcPr>
          <w:p w14:paraId="71C9D8FF" w14:textId="77777777" w:rsidR="00D66199" w:rsidRPr="00F94643" w:rsidRDefault="00D66199" w:rsidP="00D66199">
            <w:pPr>
              <w:rPr>
                <w:rFonts w:ascii="Calibri" w:eastAsia="Times New Roman" w:hAnsi="Calibri" w:cs="Times New Roman"/>
                <w:lang w:val="en-GB"/>
              </w:rPr>
            </w:pPr>
          </w:p>
        </w:tc>
        <w:tc>
          <w:tcPr>
            <w:tcW w:w="0" w:type="auto"/>
            <w:tcBorders>
              <w:top w:val="nil"/>
              <w:left w:val="single" w:sz="4" w:space="0" w:color="auto"/>
            </w:tcBorders>
            <w:shd w:val="clear" w:color="auto" w:fill="auto"/>
            <w:noWrap/>
            <w:vAlign w:val="bottom"/>
            <w:hideMark/>
          </w:tcPr>
          <w:p w14:paraId="67969BF4" w14:textId="05AB9BAE" w:rsidR="00D66199" w:rsidRPr="00F94643" w:rsidRDefault="00D66199" w:rsidP="00D66199">
            <w:pPr>
              <w:rPr>
                <w:rFonts w:ascii="Calibri" w:eastAsia="Times New Roman" w:hAnsi="Calibri" w:cs="Times New Roman"/>
                <w:lang w:val="en-GB"/>
              </w:rPr>
            </w:pPr>
            <w:r w:rsidRPr="00F94643">
              <w:rPr>
                <w:rFonts w:ascii="Calibri" w:eastAsia="Times New Roman" w:hAnsi="Calibri" w:cs="Times New Roman"/>
                <w:sz w:val="18"/>
                <w:szCs w:val="18"/>
                <w:lang w:val="en-GB"/>
              </w:rPr>
              <w:t>6:</w:t>
            </w:r>
            <w:r w:rsidRPr="00F94643">
              <w:rPr>
                <w:rFonts w:ascii="Calibri" w:eastAsia="Times New Roman" w:hAnsi="Calibri" w:cs="Times New Roman"/>
                <w:i/>
                <w:sz w:val="18"/>
                <w:szCs w:val="18"/>
                <w:lang w:val="en-GB"/>
              </w:rPr>
              <w:t>Brachypetalum</w:t>
            </w:r>
          </w:p>
        </w:tc>
        <w:tc>
          <w:tcPr>
            <w:tcW w:w="0" w:type="auto"/>
            <w:tcBorders>
              <w:top w:val="nil"/>
            </w:tcBorders>
            <w:shd w:val="clear" w:color="auto" w:fill="auto"/>
            <w:noWrap/>
            <w:vAlign w:val="bottom"/>
            <w:hideMark/>
          </w:tcPr>
          <w:p w14:paraId="17E9E072" w14:textId="238022F3" w:rsidR="00D66199" w:rsidRPr="00F94643" w:rsidRDefault="00D66199" w:rsidP="00D66199">
            <w:pPr>
              <w:rPr>
                <w:rFonts w:ascii="Calibri" w:eastAsia="Times New Roman" w:hAnsi="Calibri" w:cs="Times New Roman"/>
                <w:sz w:val="18"/>
                <w:szCs w:val="18"/>
                <w:lang w:val="en-GB"/>
              </w:rPr>
            </w:pPr>
            <w:r w:rsidRPr="00F94643">
              <w:rPr>
                <w:rFonts w:ascii="Calibri" w:eastAsia="Times New Roman" w:hAnsi="Calibri" w:cs="Times New Roman"/>
                <w:sz w:val="18"/>
                <w:szCs w:val="18"/>
                <w:lang w:val="en-GB"/>
              </w:rPr>
              <w:t>7:</w:t>
            </w:r>
            <w:r w:rsidRPr="00F94643">
              <w:rPr>
                <w:rFonts w:ascii="Calibri" w:eastAsia="Times New Roman" w:hAnsi="Calibri" w:cs="Times New Roman"/>
                <w:i/>
                <w:sz w:val="18"/>
                <w:szCs w:val="18"/>
                <w:lang w:val="en-GB"/>
              </w:rPr>
              <w:t>Barbata</w:t>
            </w:r>
          </w:p>
        </w:tc>
        <w:tc>
          <w:tcPr>
            <w:tcW w:w="0" w:type="auto"/>
            <w:tcBorders>
              <w:top w:val="nil"/>
              <w:left w:val="nil"/>
            </w:tcBorders>
            <w:shd w:val="clear" w:color="auto" w:fill="auto"/>
            <w:noWrap/>
            <w:vAlign w:val="bottom"/>
          </w:tcPr>
          <w:p w14:paraId="0254321C" w14:textId="7A528792" w:rsidR="00D66199" w:rsidRPr="00F94643" w:rsidRDefault="00D66199" w:rsidP="00D66199">
            <w:pPr>
              <w:rPr>
                <w:rFonts w:ascii="Calibri" w:eastAsia="Times New Roman" w:hAnsi="Calibri" w:cs="Times New Roman"/>
                <w:sz w:val="18"/>
                <w:szCs w:val="18"/>
                <w:lang w:val="en-GB"/>
              </w:rPr>
            </w:pPr>
          </w:p>
        </w:tc>
        <w:tc>
          <w:tcPr>
            <w:tcW w:w="0" w:type="auto"/>
            <w:tcBorders>
              <w:top w:val="nil"/>
            </w:tcBorders>
            <w:shd w:val="clear" w:color="auto" w:fill="auto"/>
            <w:noWrap/>
            <w:vAlign w:val="bottom"/>
          </w:tcPr>
          <w:p w14:paraId="73131497" w14:textId="19E827FB" w:rsidR="00D66199" w:rsidRPr="00F94643" w:rsidRDefault="00D66199" w:rsidP="00D66199">
            <w:pPr>
              <w:rPr>
                <w:rFonts w:ascii="Calibri" w:eastAsia="Times New Roman" w:hAnsi="Calibri" w:cs="Times New Roman"/>
                <w:sz w:val="18"/>
                <w:szCs w:val="18"/>
                <w:lang w:val="en-GB"/>
              </w:rPr>
            </w:pPr>
          </w:p>
        </w:tc>
        <w:tc>
          <w:tcPr>
            <w:tcW w:w="0" w:type="auto"/>
            <w:tcBorders>
              <w:top w:val="nil"/>
              <w:left w:val="nil"/>
              <w:right w:val="single" w:sz="4" w:space="0" w:color="auto"/>
            </w:tcBorders>
            <w:shd w:val="clear" w:color="auto" w:fill="auto"/>
            <w:noWrap/>
            <w:vAlign w:val="bottom"/>
            <w:hideMark/>
          </w:tcPr>
          <w:p w14:paraId="3E09DC72" w14:textId="77777777" w:rsidR="00D66199" w:rsidRPr="00F94643" w:rsidRDefault="00D66199" w:rsidP="00D66199">
            <w:pPr>
              <w:rPr>
                <w:rFonts w:ascii="Calibri" w:eastAsia="Times New Roman" w:hAnsi="Calibri" w:cs="Times New Roman"/>
                <w:sz w:val="18"/>
                <w:szCs w:val="18"/>
                <w:lang w:val="en-GB"/>
              </w:rPr>
            </w:pPr>
            <w:r w:rsidRPr="00F94643">
              <w:rPr>
                <w:rFonts w:ascii="Calibri" w:eastAsia="Times New Roman" w:hAnsi="Calibri" w:cs="Times New Roman"/>
                <w:sz w:val="18"/>
                <w:szCs w:val="18"/>
                <w:lang w:val="en-GB"/>
              </w:rPr>
              <w:t> </w:t>
            </w:r>
          </w:p>
        </w:tc>
      </w:tr>
      <w:tr w:rsidR="00D66199" w:rsidRPr="00F94643" w14:paraId="756881B5" w14:textId="77777777" w:rsidTr="00D66199">
        <w:trPr>
          <w:trHeight w:val="300"/>
        </w:trPr>
        <w:tc>
          <w:tcPr>
            <w:tcW w:w="0" w:type="auto"/>
            <w:tcBorders>
              <w:top w:val="nil"/>
              <w:left w:val="nil"/>
              <w:bottom w:val="nil"/>
              <w:right w:val="nil"/>
            </w:tcBorders>
            <w:shd w:val="clear" w:color="auto" w:fill="auto"/>
            <w:noWrap/>
            <w:vAlign w:val="bottom"/>
            <w:hideMark/>
          </w:tcPr>
          <w:p w14:paraId="04BA3F66" w14:textId="77777777" w:rsidR="00D66199" w:rsidRPr="00F94643" w:rsidRDefault="00D66199" w:rsidP="00D66199">
            <w:pPr>
              <w:rPr>
                <w:rFonts w:ascii="Calibri" w:eastAsia="Times New Roman" w:hAnsi="Calibri" w:cs="Times New Roman"/>
                <w:lang w:val="en-GB"/>
              </w:rPr>
            </w:pPr>
          </w:p>
        </w:tc>
        <w:tc>
          <w:tcPr>
            <w:tcW w:w="0" w:type="auto"/>
            <w:tcBorders>
              <w:top w:val="nil"/>
              <w:left w:val="nil"/>
              <w:bottom w:val="nil"/>
              <w:right w:val="nil"/>
            </w:tcBorders>
            <w:shd w:val="clear" w:color="auto" w:fill="auto"/>
            <w:noWrap/>
            <w:vAlign w:val="bottom"/>
            <w:hideMark/>
          </w:tcPr>
          <w:p w14:paraId="781ECBE5" w14:textId="77777777" w:rsidR="00D66199" w:rsidRPr="00F94643" w:rsidRDefault="00D66199" w:rsidP="00D66199">
            <w:pPr>
              <w:rPr>
                <w:rFonts w:ascii="Calibri" w:eastAsia="Times New Roman" w:hAnsi="Calibri" w:cs="Times New Roman"/>
                <w:lang w:val="en-GB"/>
              </w:rPr>
            </w:pPr>
          </w:p>
        </w:tc>
        <w:tc>
          <w:tcPr>
            <w:tcW w:w="0" w:type="auto"/>
            <w:tcBorders>
              <w:top w:val="nil"/>
              <w:left w:val="nil"/>
              <w:bottom w:val="nil"/>
              <w:right w:val="single" w:sz="4" w:space="0" w:color="auto"/>
            </w:tcBorders>
            <w:shd w:val="clear" w:color="auto" w:fill="auto"/>
            <w:noWrap/>
            <w:vAlign w:val="bottom"/>
            <w:hideMark/>
          </w:tcPr>
          <w:p w14:paraId="508117F6" w14:textId="77777777" w:rsidR="00D66199" w:rsidRPr="00F94643" w:rsidRDefault="00D66199" w:rsidP="00D66199">
            <w:pPr>
              <w:rPr>
                <w:rFonts w:ascii="Calibri" w:eastAsia="Times New Roman" w:hAnsi="Calibri" w:cs="Times New Roman"/>
                <w:lang w:val="en-GB"/>
              </w:rPr>
            </w:pP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06E0B410" w14:textId="076E4702" w:rsidR="00D66199" w:rsidRPr="00F94643" w:rsidRDefault="00D66199" w:rsidP="00D66199">
            <w:pPr>
              <w:rPr>
                <w:rFonts w:ascii="Calibri" w:eastAsia="Times New Roman" w:hAnsi="Calibri" w:cs="Times New Roman"/>
                <w:sz w:val="18"/>
                <w:szCs w:val="18"/>
                <w:lang w:val="en-GB"/>
              </w:rPr>
            </w:pPr>
            <w:r w:rsidRPr="00F94643">
              <w:rPr>
                <w:rFonts w:ascii="Calibri" w:eastAsia="Times New Roman" w:hAnsi="Calibri" w:cs="Times New Roman"/>
                <w:sz w:val="18"/>
                <w:szCs w:val="18"/>
                <w:lang w:val="en-GB"/>
              </w:rPr>
              <w:t>The order in Un-known x/y is &lt;</w:t>
            </w:r>
            <w:proofErr w:type="spellStart"/>
            <w:r w:rsidRPr="00F94643">
              <w:rPr>
                <w:rFonts w:ascii="Calibri" w:eastAsia="Times New Roman" w:hAnsi="Calibri" w:cs="Times New Roman"/>
                <w:sz w:val="18"/>
                <w:szCs w:val="18"/>
                <w:lang w:val="en-GB"/>
              </w:rPr>
              <w:t>best_sore</w:t>
            </w:r>
            <w:proofErr w:type="spellEnd"/>
            <w:r w:rsidRPr="00F94643">
              <w:rPr>
                <w:rFonts w:ascii="Calibri" w:eastAsia="Times New Roman" w:hAnsi="Calibri" w:cs="Times New Roman"/>
                <w:sz w:val="18"/>
                <w:szCs w:val="18"/>
                <w:lang w:val="en-GB"/>
              </w:rPr>
              <w:t>&gt;/&lt;</w:t>
            </w:r>
            <w:proofErr w:type="spellStart"/>
            <w:r w:rsidRPr="00F94643">
              <w:rPr>
                <w:rFonts w:ascii="Calibri" w:eastAsia="Times New Roman" w:hAnsi="Calibri" w:cs="Times New Roman"/>
                <w:sz w:val="18"/>
                <w:szCs w:val="18"/>
                <w:lang w:val="en-GB"/>
              </w:rPr>
              <w:t>lower_score</w:t>
            </w:r>
            <w:proofErr w:type="spellEnd"/>
            <w:r w:rsidRPr="00F94643">
              <w:rPr>
                <w:rFonts w:ascii="Calibri" w:eastAsia="Times New Roman" w:hAnsi="Calibri" w:cs="Times New Roman"/>
                <w:sz w:val="18"/>
                <w:szCs w:val="18"/>
                <w:lang w:val="en-GB"/>
              </w:rPr>
              <w:t>&gt;. No numbers? All scores are negative!</w:t>
            </w:r>
          </w:p>
        </w:tc>
      </w:tr>
    </w:tbl>
    <w:p w14:paraId="72DB186A" w14:textId="77777777" w:rsidR="00E6263C" w:rsidRPr="00F94643" w:rsidRDefault="00E6263C" w:rsidP="00E67269">
      <w:pPr>
        <w:rPr>
          <w:lang w:val="en-GB"/>
        </w:rPr>
        <w:sectPr w:rsidR="00E6263C" w:rsidRPr="00F94643" w:rsidSect="00D42B4A">
          <w:pgSz w:w="16840" w:h="11900" w:orient="landscape"/>
          <w:pgMar w:top="993" w:right="1417" w:bottom="851" w:left="1417" w:header="708" w:footer="708" w:gutter="0"/>
          <w:cols w:space="708"/>
          <w:docGrid w:linePitch="360"/>
        </w:sectPr>
      </w:pPr>
    </w:p>
    <w:p w14:paraId="0A868FC0" w14:textId="1C75DAD2" w:rsidR="00E6263C" w:rsidRPr="00F94643" w:rsidRDefault="00E6263C" w:rsidP="00E6263C">
      <w:pPr>
        <w:pStyle w:val="Bijschrift"/>
        <w:keepNext/>
        <w:rPr>
          <w:lang w:val="en-GB"/>
        </w:rPr>
      </w:pPr>
      <w:r w:rsidRPr="00F94643">
        <w:rPr>
          <w:lang w:val="en-GB"/>
        </w:rPr>
        <w:lastRenderedPageBreak/>
        <w:t xml:space="preserve">Table </w:t>
      </w:r>
      <w:r w:rsidR="000A64B8" w:rsidRPr="00F94643">
        <w:rPr>
          <w:lang w:val="en-GB"/>
        </w:rPr>
        <w:fldChar w:fldCharType="begin"/>
      </w:r>
      <w:r w:rsidR="000A64B8" w:rsidRPr="00F94643">
        <w:rPr>
          <w:lang w:val="en-GB"/>
        </w:rPr>
        <w:instrText xml:space="preserve"> SEQ Table \* ARABIC </w:instrText>
      </w:r>
      <w:r w:rsidR="000A64B8" w:rsidRPr="00F94643">
        <w:rPr>
          <w:lang w:val="en-GB"/>
        </w:rPr>
        <w:fldChar w:fldCharType="separate"/>
      </w:r>
      <w:r w:rsidR="00020E87">
        <w:rPr>
          <w:noProof/>
          <w:lang w:val="en-GB"/>
        </w:rPr>
        <w:t>13</w:t>
      </w:r>
      <w:r w:rsidR="000A64B8" w:rsidRPr="00F94643">
        <w:rPr>
          <w:lang w:val="en-GB"/>
        </w:rPr>
        <w:fldChar w:fldCharType="end"/>
      </w:r>
      <w:r w:rsidRPr="00F94643">
        <w:rPr>
          <w:lang w:val="en-GB"/>
        </w:rPr>
        <w:t xml:space="preserve"> Results of second test of hybrids of</w:t>
      </w:r>
      <w:r w:rsidR="001232BD" w:rsidRPr="00F94643">
        <w:rPr>
          <w:lang w:val="en-GB"/>
        </w:rPr>
        <w:t xml:space="preserve"> </w:t>
      </w:r>
      <w:proofErr w:type="spellStart"/>
      <w:r w:rsidR="001232BD" w:rsidRPr="00F94643">
        <w:rPr>
          <w:i/>
          <w:lang w:val="en-GB"/>
        </w:rPr>
        <w:t>Paphiopedilum</w:t>
      </w:r>
      <w:proofErr w:type="spellEnd"/>
      <w:r w:rsidRPr="00F94643">
        <w:rPr>
          <w:i/>
          <w:lang w:val="en-GB"/>
        </w:rPr>
        <w:t xml:space="preserve"> </w:t>
      </w:r>
      <w:r w:rsidRPr="00F94643">
        <w:rPr>
          <w:lang w:val="en-GB"/>
        </w:rPr>
        <w:t xml:space="preserve">sections </w:t>
      </w:r>
      <w:proofErr w:type="spellStart"/>
      <w:r w:rsidRPr="00F94643">
        <w:rPr>
          <w:i/>
          <w:lang w:val="en-GB"/>
        </w:rPr>
        <w:t>Parvisepalum</w:t>
      </w:r>
      <w:proofErr w:type="spellEnd"/>
      <w:r w:rsidRPr="00F94643">
        <w:rPr>
          <w:lang w:val="en-GB"/>
        </w:rPr>
        <w:t xml:space="preserve"> and </w:t>
      </w:r>
      <w:proofErr w:type="spellStart"/>
      <w:r w:rsidRPr="00F94643">
        <w:rPr>
          <w:i/>
          <w:lang w:val="en-GB"/>
        </w:rPr>
        <w:t>Brachypetalum</w:t>
      </w:r>
      <w:proofErr w:type="spellEnd"/>
      <w:r w:rsidRPr="00F94643">
        <w:rPr>
          <w:lang w:val="en-GB"/>
        </w:rPr>
        <w:t>. Red: incorrect classified. Green: Correct classification to one of the parental sections. Green and bold: Correct classification to both parental sections. Yellow background and brown text: Unable to classify.</w:t>
      </w:r>
    </w:p>
    <w:tbl>
      <w:tblPr>
        <w:tblW w:w="0" w:type="auto"/>
        <w:tblInd w:w="55" w:type="dxa"/>
        <w:tblCellMar>
          <w:left w:w="70" w:type="dxa"/>
          <w:right w:w="70" w:type="dxa"/>
        </w:tblCellMar>
        <w:tblLook w:val="04A0" w:firstRow="1" w:lastRow="0" w:firstColumn="1" w:lastColumn="0" w:noHBand="0" w:noVBand="1"/>
      </w:tblPr>
      <w:tblGrid>
        <w:gridCol w:w="2459"/>
        <w:gridCol w:w="1080"/>
        <w:gridCol w:w="1789"/>
        <w:gridCol w:w="1654"/>
        <w:gridCol w:w="1654"/>
        <w:gridCol w:w="2651"/>
        <w:gridCol w:w="1080"/>
        <w:gridCol w:w="1705"/>
      </w:tblGrid>
      <w:tr w:rsidR="00E6263C" w:rsidRPr="00F94643" w14:paraId="670B86ED" w14:textId="77777777" w:rsidTr="00E6263C">
        <w:trPr>
          <w:trHeight w:val="500"/>
        </w:trPr>
        <w:tc>
          <w:tcPr>
            <w:tcW w:w="0" w:type="auto"/>
            <w:tcBorders>
              <w:top w:val="nil"/>
              <w:left w:val="nil"/>
              <w:bottom w:val="nil"/>
              <w:right w:val="nil"/>
            </w:tcBorders>
            <w:shd w:val="clear" w:color="auto" w:fill="auto"/>
            <w:noWrap/>
            <w:vAlign w:val="bottom"/>
            <w:hideMark/>
          </w:tcPr>
          <w:p w14:paraId="42876B2F" w14:textId="77777777" w:rsidR="00E6263C" w:rsidRPr="00F94643"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6027B693" w14:textId="77777777" w:rsidR="00E6263C" w:rsidRPr="00F94643" w:rsidRDefault="00E6263C" w:rsidP="00E6263C">
            <w:pPr>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 </w:t>
            </w:r>
          </w:p>
        </w:tc>
        <w:tc>
          <w:tcPr>
            <w:tcW w:w="0" w:type="auto"/>
            <w:gridSpan w:val="4"/>
            <w:tcBorders>
              <w:top w:val="nil"/>
              <w:left w:val="single" w:sz="4" w:space="0" w:color="auto"/>
              <w:bottom w:val="nil"/>
              <w:right w:val="single" w:sz="4" w:space="0" w:color="000000"/>
            </w:tcBorders>
            <w:shd w:val="clear" w:color="auto" w:fill="auto"/>
            <w:noWrap/>
            <w:vAlign w:val="bottom"/>
            <w:hideMark/>
          </w:tcPr>
          <w:p w14:paraId="6E9410B2" w14:textId="3A54051C" w:rsidR="00E6263C" w:rsidRPr="00F94643" w:rsidRDefault="001232BD" w:rsidP="00E6263C">
            <w:pPr>
              <w:jc w:val="center"/>
              <w:rPr>
                <w:rFonts w:ascii="Calibri" w:eastAsia="Times New Roman" w:hAnsi="Calibri" w:cs="Times New Roman"/>
                <w:b/>
                <w:bCs/>
                <w:color w:val="000000"/>
                <w:sz w:val="32"/>
                <w:szCs w:val="40"/>
                <w:lang w:val="en-GB"/>
              </w:rPr>
            </w:pPr>
            <w:proofErr w:type="spellStart"/>
            <w:r w:rsidRPr="00F94643">
              <w:rPr>
                <w:rFonts w:ascii="Calibri" w:eastAsia="Times New Roman" w:hAnsi="Calibri" w:cs="Times New Roman"/>
                <w:b/>
                <w:bCs/>
                <w:i/>
                <w:sz w:val="32"/>
                <w:szCs w:val="20"/>
                <w:lang w:val="en-GB"/>
              </w:rPr>
              <w:t>Paphiopedilum</w:t>
            </w:r>
            <w:proofErr w:type="spellEnd"/>
            <w:r w:rsidRPr="00F94643">
              <w:rPr>
                <w:rFonts w:ascii="Calibri" w:eastAsia="Times New Roman" w:hAnsi="Calibri" w:cs="Times New Roman"/>
                <w:b/>
                <w:bCs/>
                <w:sz w:val="32"/>
                <w:szCs w:val="20"/>
                <w:lang w:val="en-GB"/>
              </w:rPr>
              <w:t xml:space="preserve"> sect. </w:t>
            </w:r>
            <w:proofErr w:type="spellStart"/>
            <w:r w:rsidR="00E6263C" w:rsidRPr="00F94643">
              <w:rPr>
                <w:rFonts w:ascii="Calibri" w:eastAsia="Times New Roman" w:hAnsi="Calibri" w:cs="Times New Roman"/>
                <w:b/>
                <w:bCs/>
                <w:i/>
                <w:color w:val="000000"/>
                <w:sz w:val="32"/>
                <w:szCs w:val="40"/>
                <w:lang w:val="en-GB"/>
              </w:rPr>
              <w:t>Parvisepalum</w:t>
            </w:r>
            <w:proofErr w:type="spellEnd"/>
            <w:r w:rsidR="00E6263C" w:rsidRPr="00F94643">
              <w:rPr>
                <w:rFonts w:ascii="Calibri" w:eastAsia="Times New Roman" w:hAnsi="Calibri" w:cs="Times New Roman"/>
                <w:b/>
                <w:bCs/>
                <w:color w:val="000000"/>
                <w:sz w:val="32"/>
                <w:szCs w:val="40"/>
                <w:lang w:val="en-GB"/>
              </w:rPr>
              <w:t xml:space="preserve"> X </w:t>
            </w:r>
            <w:proofErr w:type="spellStart"/>
            <w:r w:rsidR="00E6263C" w:rsidRPr="00F94643">
              <w:rPr>
                <w:rFonts w:ascii="Calibri" w:eastAsia="Times New Roman" w:hAnsi="Calibri" w:cs="Times New Roman"/>
                <w:b/>
                <w:bCs/>
                <w:i/>
                <w:color w:val="000000"/>
                <w:sz w:val="32"/>
                <w:szCs w:val="40"/>
                <w:lang w:val="en-GB"/>
              </w:rPr>
              <w:t>Brachypetalum</w:t>
            </w:r>
            <w:proofErr w:type="spellEnd"/>
            <w:r w:rsidR="00E6263C" w:rsidRPr="00F94643">
              <w:rPr>
                <w:rFonts w:ascii="Calibri" w:eastAsia="Times New Roman" w:hAnsi="Calibri" w:cs="Times New Roman"/>
                <w:b/>
                <w:bCs/>
                <w:color w:val="000000"/>
                <w:sz w:val="32"/>
                <w:szCs w:val="40"/>
                <w:lang w:val="en-GB"/>
              </w:rPr>
              <w:t xml:space="preserve"> run2</w:t>
            </w:r>
          </w:p>
        </w:tc>
        <w:tc>
          <w:tcPr>
            <w:tcW w:w="0" w:type="auto"/>
            <w:tcBorders>
              <w:top w:val="nil"/>
              <w:left w:val="nil"/>
              <w:bottom w:val="nil"/>
              <w:right w:val="nil"/>
            </w:tcBorders>
            <w:shd w:val="clear" w:color="auto" w:fill="auto"/>
            <w:noWrap/>
            <w:vAlign w:val="bottom"/>
            <w:hideMark/>
          </w:tcPr>
          <w:p w14:paraId="41518110" w14:textId="77777777" w:rsidR="00E6263C" w:rsidRPr="00F94643" w:rsidRDefault="00E6263C" w:rsidP="00E6263C">
            <w:pPr>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ED11B27" w14:textId="77777777" w:rsidR="00E6263C" w:rsidRPr="00F94643" w:rsidRDefault="00E6263C" w:rsidP="00E6263C">
            <w:pPr>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 </w:t>
            </w:r>
          </w:p>
        </w:tc>
      </w:tr>
      <w:tr w:rsidR="00E6263C" w:rsidRPr="00F94643" w14:paraId="537967CE" w14:textId="77777777" w:rsidTr="00E6263C">
        <w:trPr>
          <w:trHeight w:val="300"/>
        </w:trPr>
        <w:tc>
          <w:tcPr>
            <w:tcW w:w="0" w:type="auto"/>
            <w:tcBorders>
              <w:top w:val="nil"/>
              <w:left w:val="nil"/>
              <w:bottom w:val="nil"/>
              <w:right w:val="nil"/>
            </w:tcBorders>
            <w:shd w:val="clear" w:color="auto" w:fill="auto"/>
            <w:noWrap/>
            <w:vAlign w:val="bottom"/>
            <w:hideMark/>
          </w:tcPr>
          <w:p w14:paraId="40441155" w14:textId="77777777" w:rsidR="00E6263C" w:rsidRPr="00F94643"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E59BE8D" w14:textId="77777777" w:rsidR="00E6263C" w:rsidRPr="00F94643" w:rsidRDefault="00E6263C" w:rsidP="00E6263C">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3EFE471" w14:textId="77777777" w:rsidR="00E6263C" w:rsidRPr="00F94643" w:rsidRDefault="00E6263C" w:rsidP="00E6263C">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51B85E3" w14:textId="77777777" w:rsidR="00E6263C" w:rsidRPr="00F94643" w:rsidRDefault="00E6263C" w:rsidP="00E6263C">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BEC3034" w14:textId="77777777" w:rsidR="00E6263C" w:rsidRPr="00F94643" w:rsidRDefault="00E6263C" w:rsidP="00E6263C">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F021375" w14:textId="77777777" w:rsidR="00E6263C" w:rsidRPr="00F94643" w:rsidRDefault="00E6263C" w:rsidP="00E6263C">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B13DCE" w14:textId="77777777" w:rsidR="00E6263C" w:rsidRPr="00F94643" w:rsidRDefault="00E6263C" w:rsidP="00E6263C">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39CDA8F" w14:textId="77777777" w:rsidR="00E6263C" w:rsidRPr="00F94643" w:rsidRDefault="00E6263C" w:rsidP="00E6263C">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r>
      <w:tr w:rsidR="00E6263C" w:rsidRPr="00F94643" w14:paraId="319E772A" w14:textId="77777777" w:rsidTr="00E6263C">
        <w:trPr>
          <w:trHeight w:val="300"/>
        </w:trPr>
        <w:tc>
          <w:tcPr>
            <w:tcW w:w="0" w:type="auto"/>
            <w:tcBorders>
              <w:top w:val="nil"/>
              <w:left w:val="nil"/>
              <w:bottom w:val="single" w:sz="4" w:space="0" w:color="auto"/>
              <w:right w:val="nil"/>
            </w:tcBorders>
            <w:shd w:val="clear" w:color="auto" w:fill="auto"/>
            <w:noWrap/>
            <w:vAlign w:val="bottom"/>
            <w:hideMark/>
          </w:tcPr>
          <w:p w14:paraId="73902B17" w14:textId="77777777" w:rsidR="00E6263C" w:rsidRPr="00F94643" w:rsidRDefault="00E6263C" w:rsidP="00E6263C">
            <w:pPr>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CD208B6" w14:textId="77777777" w:rsidR="00E6263C" w:rsidRPr="00F94643" w:rsidRDefault="00E6263C" w:rsidP="00E6263C">
            <w:pPr>
              <w:jc w:val="right"/>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20A53BF5" w14:textId="77777777" w:rsidR="00E6263C" w:rsidRPr="00F94643" w:rsidRDefault="00E6263C" w:rsidP="00E6263C">
            <w:pPr>
              <w:jc w:val="right"/>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7DF9F9FF" w14:textId="77777777" w:rsidR="00E6263C" w:rsidRPr="00F94643" w:rsidRDefault="00E6263C" w:rsidP="00E6263C">
            <w:pPr>
              <w:jc w:val="right"/>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79F89D3A" w14:textId="77777777" w:rsidR="00E6263C" w:rsidRPr="00F94643" w:rsidRDefault="00E6263C" w:rsidP="00E6263C">
            <w:pPr>
              <w:jc w:val="right"/>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51B4A1FF" w14:textId="77777777" w:rsidR="00E6263C" w:rsidRPr="00F94643" w:rsidRDefault="00E6263C" w:rsidP="00E6263C">
            <w:pPr>
              <w:jc w:val="right"/>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19B78B15" w14:textId="77777777" w:rsidR="00E6263C" w:rsidRPr="00F94643" w:rsidRDefault="00E6263C" w:rsidP="00E6263C">
            <w:pPr>
              <w:jc w:val="right"/>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56</w:t>
            </w:r>
          </w:p>
        </w:tc>
        <w:tc>
          <w:tcPr>
            <w:tcW w:w="0" w:type="auto"/>
            <w:tcBorders>
              <w:top w:val="nil"/>
              <w:left w:val="single" w:sz="4" w:space="0" w:color="auto"/>
              <w:bottom w:val="single" w:sz="4" w:space="0" w:color="auto"/>
              <w:right w:val="nil"/>
            </w:tcBorders>
            <w:shd w:val="clear" w:color="auto" w:fill="auto"/>
            <w:noWrap/>
            <w:vAlign w:val="bottom"/>
            <w:hideMark/>
          </w:tcPr>
          <w:p w14:paraId="315F5722" w14:textId="77777777" w:rsidR="00E6263C" w:rsidRPr="00F94643" w:rsidRDefault="00E6263C" w:rsidP="00E6263C">
            <w:pPr>
              <w:jc w:val="right"/>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57</w:t>
            </w:r>
          </w:p>
        </w:tc>
      </w:tr>
      <w:tr w:rsidR="00E6263C" w:rsidRPr="00F94643" w14:paraId="5BA74BCE" w14:textId="77777777" w:rsidTr="00E6263C">
        <w:trPr>
          <w:trHeight w:val="300"/>
        </w:trPr>
        <w:tc>
          <w:tcPr>
            <w:tcW w:w="0" w:type="auto"/>
            <w:tcBorders>
              <w:top w:val="nil"/>
              <w:left w:val="single" w:sz="4" w:space="0" w:color="auto"/>
              <w:bottom w:val="nil"/>
              <w:right w:val="nil"/>
            </w:tcBorders>
            <w:shd w:val="clear" w:color="auto" w:fill="auto"/>
            <w:noWrap/>
            <w:vAlign w:val="bottom"/>
            <w:hideMark/>
          </w:tcPr>
          <w:p w14:paraId="274E487F" w14:textId="77777777" w:rsidR="00E6263C" w:rsidRPr="00F94643" w:rsidRDefault="00E6263C" w:rsidP="00E6263C">
            <w:pPr>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Desired Error</w:t>
            </w:r>
          </w:p>
        </w:tc>
        <w:tc>
          <w:tcPr>
            <w:tcW w:w="0" w:type="auto"/>
            <w:tcBorders>
              <w:top w:val="nil"/>
              <w:left w:val="single" w:sz="4" w:space="0" w:color="auto"/>
              <w:bottom w:val="nil"/>
              <w:right w:val="nil"/>
            </w:tcBorders>
            <w:shd w:val="clear" w:color="auto" w:fill="auto"/>
            <w:noWrap/>
            <w:vAlign w:val="bottom"/>
            <w:hideMark/>
          </w:tcPr>
          <w:p w14:paraId="013FF97F" w14:textId="77777777" w:rsidR="00E6263C" w:rsidRPr="00F94643" w:rsidRDefault="00E6263C" w:rsidP="00E6263C">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1,00E-04</w:t>
            </w:r>
          </w:p>
        </w:tc>
        <w:tc>
          <w:tcPr>
            <w:tcW w:w="0" w:type="auto"/>
            <w:tcBorders>
              <w:top w:val="nil"/>
              <w:left w:val="single" w:sz="4" w:space="0" w:color="auto"/>
              <w:bottom w:val="nil"/>
              <w:right w:val="nil"/>
            </w:tcBorders>
            <w:shd w:val="clear" w:color="auto" w:fill="auto"/>
            <w:noWrap/>
            <w:vAlign w:val="bottom"/>
            <w:hideMark/>
          </w:tcPr>
          <w:p w14:paraId="0E5329F2" w14:textId="77777777" w:rsidR="00E6263C" w:rsidRPr="00F94643" w:rsidRDefault="00E6263C" w:rsidP="00E6263C">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1,00E-05</w:t>
            </w:r>
          </w:p>
        </w:tc>
        <w:tc>
          <w:tcPr>
            <w:tcW w:w="0" w:type="auto"/>
            <w:tcBorders>
              <w:top w:val="nil"/>
              <w:left w:val="single" w:sz="4" w:space="0" w:color="auto"/>
              <w:bottom w:val="nil"/>
              <w:right w:val="nil"/>
            </w:tcBorders>
            <w:shd w:val="clear" w:color="auto" w:fill="auto"/>
            <w:noWrap/>
            <w:vAlign w:val="bottom"/>
            <w:hideMark/>
          </w:tcPr>
          <w:p w14:paraId="277CF438" w14:textId="77777777" w:rsidR="00E6263C" w:rsidRPr="00F94643" w:rsidRDefault="00E6263C" w:rsidP="00E6263C">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1,00E-06</w:t>
            </w:r>
          </w:p>
        </w:tc>
        <w:tc>
          <w:tcPr>
            <w:tcW w:w="0" w:type="auto"/>
            <w:tcBorders>
              <w:top w:val="nil"/>
              <w:left w:val="single" w:sz="4" w:space="0" w:color="auto"/>
              <w:bottom w:val="nil"/>
              <w:right w:val="nil"/>
            </w:tcBorders>
            <w:shd w:val="clear" w:color="auto" w:fill="auto"/>
            <w:noWrap/>
            <w:vAlign w:val="bottom"/>
            <w:hideMark/>
          </w:tcPr>
          <w:p w14:paraId="7FB1DC5F" w14:textId="77777777" w:rsidR="00E6263C" w:rsidRPr="00F94643" w:rsidRDefault="00E6263C" w:rsidP="00E6263C">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1,00E-07</w:t>
            </w:r>
          </w:p>
        </w:tc>
        <w:tc>
          <w:tcPr>
            <w:tcW w:w="0" w:type="auto"/>
            <w:tcBorders>
              <w:top w:val="nil"/>
              <w:left w:val="single" w:sz="4" w:space="0" w:color="auto"/>
              <w:bottom w:val="nil"/>
              <w:right w:val="nil"/>
            </w:tcBorders>
            <w:shd w:val="clear" w:color="auto" w:fill="auto"/>
            <w:noWrap/>
            <w:vAlign w:val="bottom"/>
            <w:hideMark/>
          </w:tcPr>
          <w:p w14:paraId="656030C4" w14:textId="77777777" w:rsidR="00E6263C" w:rsidRPr="00F94643" w:rsidRDefault="00E6263C" w:rsidP="00E6263C">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1,00E-08</w:t>
            </w:r>
          </w:p>
        </w:tc>
        <w:tc>
          <w:tcPr>
            <w:tcW w:w="0" w:type="auto"/>
            <w:tcBorders>
              <w:top w:val="nil"/>
              <w:left w:val="single" w:sz="4" w:space="0" w:color="auto"/>
              <w:bottom w:val="nil"/>
              <w:right w:val="nil"/>
            </w:tcBorders>
            <w:shd w:val="clear" w:color="auto" w:fill="auto"/>
            <w:noWrap/>
            <w:vAlign w:val="bottom"/>
            <w:hideMark/>
          </w:tcPr>
          <w:p w14:paraId="363BC85D" w14:textId="77777777" w:rsidR="00E6263C" w:rsidRPr="00F94643" w:rsidRDefault="00E6263C" w:rsidP="00E6263C">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1,00E-09</w:t>
            </w:r>
          </w:p>
        </w:tc>
        <w:tc>
          <w:tcPr>
            <w:tcW w:w="0" w:type="auto"/>
            <w:tcBorders>
              <w:top w:val="nil"/>
              <w:left w:val="single" w:sz="4" w:space="0" w:color="auto"/>
              <w:bottom w:val="nil"/>
              <w:right w:val="nil"/>
            </w:tcBorders>
            <w:shd w:val="clear" w:color="auto" w:fill="auto"/>
            <w:noWrap/>
            <w:vAlign w:val="bottom"/>
            <w:hideMark/>
          </w:tcPr>
          <w:p w14:paraId="2E82669C" w14:textId="77777777" w:rsidR="00E6263C" w:rsidRPr="00F94643" w:rsidRDefault="00E6263C" w:rsidP="00E6263C">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1,00E-10</w:t>
            </w:r>
          </w:p>
        </w:tc>
      </w:tr>
      <w:tr w:rsidR="00E6263C" w:rsidRPr="00F94643" w14:paraId="1D1B49F7" w14:textId="77777777" w:rsidTr="00E6263C">
        <w:trPr>
          <w:trHeight w:val="300"/>
        </w:trPr>
        <w:tc>
          <w:tcPr>
            <w:tcW w:w="0" w:type="auto"/>
            <w:tcBorders>
              <w:top w:val="nil"/>
              <w:left w:val="single" w:sz="4" w:space="0" w:color="auto"/>
              <w:bottom w:val="single" w:sz="4" w:space="0" w:color="auto"/>
              <w:right w:val="nil"/>
            </w:tcBorders>
            <w:shd w:val="clear" w:color="auto" w:fill="auto"/>
            <w:noWrap/>
            <w:vAlign w:val="bottom"/>
            <w:hideMark/>
          </w:tcPr>
          <w:p w14:paraId="3C141592" w14:textId="77777777" w:rsidR="00E6263C" w:rsidRPr="00F94643" w:rsidRDefault="00E6263C" w:rsidP="00E6263C">
            <w:pPr>
              <w:rPr>
                <w:rFonts w:ascii="Calibri" w:eastAsia="Times New Roman" w:hAnsi="Calibri" w:cs="Times New Roman"/>
                <w:b/>
                <w:bCs/>
                <w:color w:val="000000"/>
                <w:lang w:val="en-GB"/>
              </w:rPr>
            </w:pPr>
            <w:r w:rsidRPr="00F94643">
              <w:rPr>
                <w:rFonts w:ascii="Calibri" w:eastAsia="Times New Roman" w:hAnsi="Calibri" w:cs="Times New Roman"/>
                <w:b/>
                <w:bCs/>
                <w:color w:val="000000"/>
                <w:lang w:val="en-GB"/>
              </w:rPr>
              <w:t>Time to classify (s)</w:t>
            </w:r>
          </w:p>
        </w:tc>
        <w:tc>
          <w:tcPr>
            <w:tcW w:w="0" w:type="auto"/>
            <w:tcBorders>
              <w:top w:val="nil"/>
              <w:left w:val="single" w:sz="4" w:space="0" w:color="auto"/>
              <w:bottom w:val="single" w:sz="4" w:space="0" w:color="auto"/>
              <w:right w:val="nil"/>
            </w:tcBorders>
            <w:shd w:val="clear" w:color="auto" w:fill="auto"/>
            <w:noWrap/>
            <w:vAlign w:val="bottom"/>
            <w:hideMark/>
          </w:tcPr>
          <w:p w14:paraId="698C65EB" w14:textId="77777777" w:rsidR="00E6263C" w:rsidRPr="00F94643" w:rsidRDefault="00E6263C" w:rsidP="00E6263C">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4A2EC715" w14:textId="77777777" w:rsidR="00E6263C" w:rsidRPr="00F94643" w:rsidRDefault="00E6263C" w:rsidP="00E6263C">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7F983AE1" w14:textId="77777777" w:rsidR="00E6263C" w:rsidRPr="00F94643" w:rsidRDefault="00E6263C" w:rsidP="00E6263C">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0E17CA2B" w14:textId="77777777" w:rsidR="00E6263C" w:rsidRPr="00F94643" w:rsidRDefault="00E6263C" w:rsidP="00E6263C">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41B393FC" w14:textId="77777777" w:rsidR="00E6263C" w:rsidRPr="00F94643" w:rsidRDefault="00E6263C" w:rsidP="00E6263C">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21410583" w14:textId="77777777" w:rsidR="00E6263C" w:rsidRPr="00F94643" w:rsidRDefault="00E6263C" w:rsidP="00E6263C">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567D39B2" w14:textId="77777777" w:rsidR="00E6263C" w:rsidRPr="00F94643" w:rsidRDefault="00E6263C" w:rsidP="00E6263C">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3</w:t>
            </w:r>
          </w:p>
        </w:tc>
      </w:tr>
      <w:tr w:rsidR="00E6263C" w:rsidRPr="00F94643" w14:paraId="00BF226C" w14:textId="77777777" w:rsidTr="00E6263C">
        <w:trPr>
          <w:trHeight w:val="300"/>
        </w:trPr>
        <w:tc>
          <w:tcPr>
            <w:tcW w:w="0" w:type="auto"/>
            <w:tcBorders>
              <w:top w:val="nil"/>
              <w:left w:val="nil"/>
              <w:bottom w:val="nil"/>
              <w:right w:val="nil"/>
            </w:tcBorders>
            <w:shd w:val="clear" w:color="auto" w:fill="auto"/>
            <w:noWrap/>
            <w:vAlign w:val="bottom"/>
            <w:hideMark/>
          </w:tcPr>
          <w:p w14:paraId="3AF15C93" w14:textId="0C798362" w:rsidR="00E6263C" w:rsidRPr="00F94643" w:rsidRDefault="00E6263C" w:rsidP="00E6263C">
            <w:pPr>
              <w:rPr>
                <w:rFonts w:ascii="Calibri" w:eastAsia="Times New Roman" w:hAnsi="Calibri" w:cs="Times New Roman"/>
                <w:b/>
                <w:color w:val="000000"/>
                <w:lang w:val="en-GB"/>
              </w:rPr>
            </w:pPr>
            <w:r w:rsidRPr="00F94643">
              <w:rPr>
                <w:rFonts w:ascii="Calibri" w:eastAsia="Times New Roman" w:hAnsi="Calibri" w:cs="Times New Roman"/>
                <w:b/>
                <w:color w:val="000000"/>
                <w:lang w:val="en-GB"/>
              </w:rPr>
              <w:t>Picture</w:t>
            </w:r>
          </w:p>
        </w:tc>
        <w:tc>
          <w:tcPr>
            <w:tcW w:w="0" w:type="auto"/>
            <w:tcBorders>
              <w:top w:val="nil"/>
              <w:left w:val="single" w:sz="4" w:space="0" w:color="auto"/>
              <w:bottom w:val="nil"/>
              <w:right w:val="nil"/>
            </w:tcBorders>
            <w:shd w:val="clear" w:color="auto" w:fill="auto"/>
            <w:noWrap/>
            <w:vAlign w:val="bottom"/>
            <w:hideMark/>
          </w:tcPr>
          <w:p w14:paraId="5879570E" w14:textId="77777777" w:rsidR="00E6263C" w:rsidRPr="00F94643" w:rsidRDefault="00E6263C" w:rsidP="00E6263C">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20DA441" w14:textId="77777777" w:rsidR="00E6263C" w:rsidRPr="00F94643" w:rsidRDefault="00E6263C" w:rsidP="00E6263C">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063283C" w14:textId="77777777" w:rsidR="00E6263C" w:rsidRPr="00F94643" w:rsidRDefault="00E6263C" w:rsidP="00E6263C">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70B3860" w14:textId="77777777" w:rsidR="00E6263C" w:rsidRPr="00F94643" w:rsidRDefault="00E6263C" w:rsidP="00E6263C">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47E85A8" w14:textId="77777777" w:rsidR="00E6263C" w:rsidRPr="00F94643" w:rsidRDefault="00E6263C" w:rsidP="00E6263C">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4DA3C26" w14:textId="77777777" w:rsidR="00E6263C" w:rsidRPr="00F94643" w:rsidRDefault="00E6263C" w:rsidP="00E6263C">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3424788" w14:textId="77777777" w:rsidR="00E6263C" w:rsidRPr="00F94643" w:rsidRDefault="00E6263C" w:rsidP="00E6263C">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r>
      <w:tr w:rsidR="00E6263C" w:rsidRPr="00F94643" w14:paraId="2C49F3D3" w14:textId="77777777" w:rsidTr="00E6263C">
        <w:trPr>
          <w:trHeight w:val="300"/>
        </w:trPr>
        <w:tc>
          <w:tcPr>
            <w:tcW w:w="0" w:type="auto"/>
            <w:tcBorders>
              <w:top w:val="nil"/>
              <w:left w:val="nil"/>
              <w:bottom w:val="nil"/>
              <w:right w:val="nil"/>
            </w:tcBorders>
            <w:shd w:val="clear" w:color="auto" w:fill="auto"/>
            <w:noWrap/>
            <w:vAlign w:val="bottom"/>
            <w:hideMark/>
          </w:tcPr>
          <w:p w14:paraId="3F983FEF" w14:textId="77777777" w:rsidR="00E6263C" w:rsidRPr="00F94643" w:rsidRDefault="00E6263C" w:rsidP="00E6263C">
            <w:pP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armeniacumXconcolor2</w:t>
            </w:r>
            <w:proofErr w:type="gramEnd"/>
          </w:p>
        </w:tc>
        <w:tc>
          <w:tcPr>
            <w:tcW w:w="0" w:type="auto"/>
            <w:tcBorders>
              <w:top w:val="nil"/>
              <w:left w:val="single" w:sz="4" w:space="0" w:color="auto"/>
              <w:bottom w:val="nil"/>
              <w:right w:val="nil"/>
            </w:tcBorders>
            <w:shd w:val="clear" w:color="000000" w:fill="C6EFCE"/>
            <w:noWrap/>
            <w:vAlign w:val="bottom"/>
            <w:hideMark/>
          </w:tcPr>
          <w:p w14:paraId="4ED97E3B" w14:textId="77777777" w:rsidR="00E6263C" w:rsidRPr="00F94643" w:rsidRDefault="00E6263C" w:rsidP="00E6263C">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8CC6A8A" w14:textId="77777777" w:rsidR="00E6263C" w:rsidRPr="00F94643" w:rsidRDefault="00E6263C" w:rsidP="00E6263C">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51FE017" w14:textId="77777777" w:rsidR="00E6263C" w:rsidRPr="00F94643" w:rsidRDefault="00E6263C" w:rsidP="00E6263C">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2E48F6C" w14:textId="77777777" w:rsidR="00E6263C" w:rsidRPr="00F94643" w:rsidRDefault="00E6263C" w:rsidP="00E6263C">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55EFD80" w14:textId="77777777" w:rsidR="00E6263C" w:rsidRPr="00F94643" w:rsidRDefault="00E6263C" w:rsidP="00E6263C">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82FD41E" w14:textId="77777777" w:rsidR="00E6263C" w:rsidRPr="00F94643" w:rsidRDefault="00E6263C" w:rsidP="00E6263C">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DE95AB6" w14:textId="77777777" w:rsidR="00E6263C" w:rsidRPr="00F94643" w:rsidRDefault="00E6263C" w:rsidP="00E6263C">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r>
      <w:tr w:rsidR="00E6263C" w:rsidRPr="00F94643" w14:paraId="158C3DFE" w14:textId="77777777" w:rsidTr="00E6263C">
        <w:trPr>
          <w:trHeight w:val="300"/>
        </w:trPr>
        <w:tc>
          <w:tcPr>
            <w:tcW w:w="0" w:type="auto"/>
            <w:tcBorders>
              <w:top w:val="nil"/>
              <w:left w:val="nil"/>
              <w:bottom w:val="nil"/>
              <w:right w:val="nil"/>
            </w:tcBorders>
            <w:shd w:val="clear" w:color="auto" w:fill="auto"/>
            <w:noWrap/>
            <w:vAlign w:val="bottom"/>
            <w:hideMark/>
          </w:tcPr>
          <w:p w14:paraId="2C1BBB4C" w14:textId="77777777" w:rsidR="00E6263C" w:rsidRPr="00F94643" w:rsidRDefault="00E6263C" w:rsidP="00E6263C">
            <w:pP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delenatiiXniveum2</w:t>
            </w:r>
            <w:proofErr w:type="gramEnd"/>
          </w:p>
        </w:tc>
        <w:tc>
          <w:tcPr>
            <w:tcW w:w="0" w:type="auto"/>
            <w:tcBorders>
              <w:top w:val="nil"/>
              <w:left w:val="single" w:sz="4" w:space="0" w:color="auto"/>
              <w:bottom w:val="nil"/>
              <w:right w:val="nil"/>
            </w:tcBorders>
            <w:shd w:val="clear" w:color="000000" w:fill="FFEB9C"/>
            <w:noWrap/>
            <w:vAlign w:val="bottom"/>
            <w:hideMark/>
          </w:tcPr>
          <w:p w14:paraId="3EED1DB0" w14:textId="77777777" w:rsidR="00E6263C" w:rsidRPr="00F94643" w:rsidRDefault="00E6263C" w:rsidP="00E6263C">
            <w:pPr>
              <w:jc w:val="right"/>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2998C2EE" w14:textId="77777777" w:rsidR="00E6263C" w:rsidRPr="00F94643" w:rsidRDefault="00E6263C" w:rsidP="00E6263C">
            <w:pPr>
              <w:jc w:val="right"/>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647ADDB4" w14:textId="77777777" w:rsidR="00E6263C" w:rsidRPr="00F94643" w:rsidRDefault="00E6263C" w:rsidP="00E6263C">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FFC7CE"/>
            <w:noWrap/>
            <w:vAlign w:val="bottom"/>
            <w:hideMark/>
          </w:tcPr>
          <w:p w14:paraId="589839E6" w14:textId="77777777" w:rsidR="00E6263C" w:rsidRPr="00F94643" w:rsidRDefault="00E6263C" w:rsidP="00E6263C">
            <w:pPr>
              <w:jc w:val="right"/>
              <w:rPr>
                <w:rFonts w:ascii="Calibri" w:eastAsia="Times New Roman" w:hAnsi="Calibri" w:cs="Times New Roman"/>
                <w:color w:val="9C0006"/>
                <w:lang w:val="en-GB"/>
              </w:rPr>
            </w:pPr>
            <w:r w:rsidRPr="00F94643">
              <w:rPr>
                <w:rFonts w:ascii="Calibri" w:eastAsia="Times New Roman" w:hAnsi="Calibri" w:cs="Times New Roman"/>
                <w:color w:val="9C0006"/>
                <w:lang w:val="en-GB"/>
              </w:rPr>
              <w:t>2(low)</w:t>
            </w:r>
          </w:p>
        </w:tc>
        <w:tc>
          <w:tcPr>
            <w:tcW w:w="0" w:type="auto"/>
            <w:tcBorders>
              <w:top w:val="nil"/>
              <w:left w:val="single" w:sz="4" w:space="0" w:color="auto"/>
              <w:bottom w:val="nil"/>
              <w:right w:val="nil"/>
            </w:tcBorders>
            <w:shd w:val="clear" w:color="000000" w:fill="FFEB9C"/>
            <w:noWrap/>
            <w:vAlign w:val="bottom"/>
            <w:hideMark/>
          </w:tcPr>
          <w:p w14:paraId="62F221E4" w14:textId="77777777" w:rsidR="00E6263C" w:rsidRPr="00F94643" w:rsidRDefault="00E6263C" w:rsidP="00E6263C">
            <w:pPr>
              <w:jc w:val="right"/>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E0B12E6" w14:textId="77777777" w:rsidR="00E6263C" w:rsidRPr="00F94643" w:rsidRDefault="00E6263C" w:rsidP="00E6263C">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9E0F10D" w14:textId="77777777" w:rsidR="00E6263C" w:rsidRPr="00F94643" w:rsidRDefault="00E6263C" w:rsidP="00E6263C">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6</w:t>
            </w:r>
          </w:p>
        </w:tc>
      </w:tr>
      <w:tr w:rsidR="00E6263C" w:rsidRPr="00F94643" w14:paraId="120DA10A" w14:textId="77777777" w:rsidTr="00E6263C">
        <w:trPr>
          <w:trHeight w:val="300"/>
        </w:trPr>
        <w:tc>
          <w:tcPr>
            <w:tcW w:w="0" w:type="auto"/>
            <w:tcBorders>
              <w:top w:val="nil"/>
              <w:left w:val="nil"/>
              <w:bottom w:val="nil"/>
              <w:right w:val="nil"/>
            </w:tcBorders>
            <w:shd w:val="clear" w:color="auto" w:fill="auto"/>
            <w:noWrap/>
            <w:vAlign w:val="bottom"/>
            <w:hideMark/>
          </w:tcPr>
          <w:p w14:paraId="4032EA94" w14:textId="77777777" w:rsidR="00E6263C" w:rsidRPr="00F94643" w:rsidRDefault="00E6263C" w:rsidP="00E6263C">
            <w:pP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armeniacumXconcolor1</w:t>
            </w:r>
            <w:proofErr w:type="gramEnd"/>
          </w:p>
        </w:tc>
        <w:tc>
          <w:tcPr>
            <w:tcW w:w="0" w:type="auto"/>
            <w:tcBorders>
              <w:top w:val="nil"/>
              <w:left w:val="single" w:sz="4" w:space="0" w:color="auto"/>
              <w:bottom w:val="nil"/>
              <w:right w:val="nil"/>
            </w:tcBorders>
            <w:shd w:val="clear" w:color="000000" w:fill="C6EFCE"/>
            <w:noWrap/>
            <w:vAlign w:val="bottom"/>
            <w:hideMark/>
          </w:tcPr>
          <w:p w14:paraId="7C5DF72B" w14:textId="77777777" w:rsidR="00E6263C" w:rsidRPr="00F94643" w:rsidRDefault="00E6263C" w:rsidP="00E6263C">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BE030CC" w14:textId="77777777" w:rsidR="00E6263C" w:rsidRPr="00F94643" w:rsidRDefault="00E6263C" w:rsidP="00E6263C">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2BCC579" w14:textId="77777777" w:rsidR="00E6263C" w:rsidRPr="00F94643" w:rsidRDefault="00E6263C" w:rsidP="00E6263C">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EF071BF" w14:textId="77777777" w:rsidR="00E6263C" w:rsidRPr="00F94643" w:rsidRDefault="00E6263C" w:rsidP="00E6263C">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9488E78" w14:textId="77777777" w:rsidR="00E6263C" w:rsidRPr="00F94643" w:rsidRDefault="00E6263C" w:rsidP="00E6263C">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F8E6284" w14:textId="77777777" w:rsidR="00E6263C" w:rsidRPr="00F94643" w:rsidRDefault="00E6263C" w:rsidP="00E6263C">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74664262" w14:textId="77777777" w:rsidR="00E6263C" w:rsidRPr="00F94643" w:rsidRDefault="00E6263C" w:rsidP="00E6263C">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r>
      <w:tr w:rsidR="00E6263C" w:rsidRPr="00F94643" w14:paraId="6D3BE63B" w14:textId="77777777" w:rsidTr="00E6263C">
        <w:trPr>
          <w:trHeight w:val="300"/>
        </w:trPr>
        <w:tc>
          <w:tcPr>
            <w:tcW w:w="0" w:type="auto"/>
            <w:tcBorders>
              <w:top w:val="nil"/>
              <w:left w:val="nil"/>
              <w:bottom w:val="nil"/>
              <w:right w:val="nil"/>
            </w:tcBorders>
            <w:shd w:val="clear" w:color="auto" w:fill="auto"/>
            <w:noWrap/>
            <w:vAlign w:val="bottom"/>
            <w:hideMark/>
          </w:tcPr>
          <w:p w14:paraId="2FE7C4CA" w14:textId="77777777" w:rsidR="00E6263C" w:rsidRPr="00F94643" w:rsidRDefault="00E6263C" w:rsidP="00E6263C">
            <w:pP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armeniacumXconcolor6</w:t>
            </w:r>
            <w:proofErr w:type="gramEnd"/>
          </w:p>
        </w:tc>
        <w:tc>
          <w:tcPr>
            <w:tcW w:w="0" w:type="auto"/>
            <w:tcBorders>
              <w:top w:val="nil"/>
              <w:left w:val="single" w:sz="4" w:space="0" w:color="auto"/>
              <w:bottom w:val="nil"/>
              <w:right w:val="nil"/>
            </w:tcBorders>
            <w:shd w:val="clear" w:color="000000" w:fill="C6EFCE"/>
            <w:noWrap/>
            <w:vAlign w:val="bottom"/>
            <w:hideMark/>
          </w:tcPr>
          <w:p w14:paraId="69755026" w14:textId="77777777" w:rsidR="00E6263C" w:rsidRPr="00F94643" w:rsidRDefault="00E6263C" w:rsidP="00E6263C">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490A8AE" w14:textId="77777777" w:rsidR="00E6263C" w:rsidRPr="00F94643" w:rsidRDefault="00E6263C" w:rsidP="00E6263C">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CA4041C" w14:textId="77777777" w:rsidR="00E6263C" w:rsidRPr="00F94643" w:rsidRDefault="00E6263C" w:rsidP="00E6263C">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B3E8B66" w14:textId="77777777" w:rsidR="00E6263C" w:rsidRPr="00F94643" w:rsidRDefault="00E6263C" w:rsidP="00E6263C">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976B11B" w14:textId="77777777" w:rsidR="00E6263C" w:rsidRPr="00F94643" w:rsidRDefault="00E6263C" w:rsidP="00E6263C">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975259D" w14:textId="77777777" w:rsidR="00E6263C" w:rsidRPr="00F94643" w:rsidRDefault="00E6263C" w:rsidP="00E6263C">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E30B27B" w14:textId="77777777" w:rsidR="00E6263C" w:rsidRPr="00F94643" w:rsidRDefault="00E6263C" w:rsidP="00E6263C">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1(low)</w:t>
            </w:r>
          </w:p>
        </w:tc>
      </w:tr>
      <w:tr w:rsidR="00E6263C" w:rsidRPr="00F94643" w14:paraId="5FF5ABFC" w14:textId="77777777" w:rsidTr="00E6263C">
        <w:trPr>
          <w:trHeight w:val="300"/>
        </w:trPr>
        <w:tc>
          <w:tcPr>
            <w:tcW w:w="0" w:type="auto"/>
            <w:tcBorders>
              <w:top w:val="nil"/>
              <w:left w:val="nil"/>
              <w:bottom w:val="nil"/>
              <w:right w:val="nil"/>
            </w:tcBorders>
            <w:shd w:val="clear" w:color="auto" w:fill="auto"/>
            <w:noWrap/>
            <w:vAlign w:val="bottom"/>
            <w:hideMark/>
          </w:tcPr>
          <w:p w14:paraId="2DFC6590" w14:textId="77777777" w:rsidR="00E6263C" w:rsidRPr="00F94643" w:rsidRDefault="00E6263C" w:rsidP="00E6263C">
            <w:pPr>
              <w:rPr>
                <w:rFonts w:ascii="Calibri" w:eastAsia="Times New Roman" w:hAnsi="Calibri" w:cs="Times New Roman"/>
                <w:color w:val="000000"/>
                <w:lang w:val="en-GB"/>
              </w:rPr>
            </w:pPr>
            <w:proofErr w:type="spellStart"/>
            <w:proofErr w:type="gramStart"/>
            <w:r w:rsidRPr="00F94643">
              <w:rPr>
                <w:rFonts w:ascii="Calibri" w:eastAsia="Times New Roman" w:hAnsi="Calibri" w:cs="Times New Roman"/>
                <w:color w:val="000000"/>
                <w:lang w:val="en-GB"/>
              </w:rPr>
              <w:t>emersoniiXbellatulum</w:t>
            </w:r>
            <w:proofErr w:type="spellEnd"/>
            <w:proofErr w:type="gramEnd"/>
          </w:p>
        </w:tc>
        <w:tc>
          <w:tcPr>
            <w:tcW w:w="0" w:type="auto"/>
            <w:tcBorders>
              <w:top w:val="nil"/>
              <w:left w:val="single" w:sz="4" w:space="0" w:color="auto"/>
              <w:bottom w:val="nil"/>
              <w:right w:val="nil"/>
            </w:tcBorders>
            <w:shd w:val="clear" w:color="000000" w:fill="C6EFCE"/>
            <w:noWrap/>
            <w:vAlign w:val="bottom"/>
            <w:hideMark/>
          </w:tcPr>
          <w:p w14:paraId="46D1102A" w14:textId="77777777" w:rsidR="00E6263C" w:rsidRPr="00F94643" w:rsidRDefault="00E6263C" w:rsidP="00E6263C">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D6606B4" w14:textId="77777777" w:rsidR="00E6263C" w:rsidRPr="00F94643" w:rsidRDefault="00E6263C" w:rsidP="00E6263C">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1&amp;3</w:t>
            </w:r>
          </w:p>
        </w:tc>
        <w:tc>
          <w:tcPr>
            <w:tcW w:w="0" w:type="auto"/>
            <w:tcBorders>
              <w:top w:val="nil"/>
              <w:left w:val="single" w:sz="4" w:space="0" w:color="auto"/>
              <w:bottom w:val="nil"/>
              <w:right w:val="nil"/>
            </w:tcBorders>
            <w:shd w:val="clear" w:color="000000" w:fill="C6EFCE"/>
            <w:noWrap/>
            <w:vAlign w:val="bottom"/>
            <w:hideMark/>
          </w:tcPr>
          <w:p w14:paraId="2E1C135D" w14:textId="77777777" w:rsidR="00E6263C" w:rsidRPr="00F94643" w:rsidRDefault="00E6263C" w:rsidP="00E6263C">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1&amp;3</w:t>
            </w:r>
          </w:p>
        </w:tc>
        <w:tc>
          <w:tcPr>
            <w:tcW w:w="0" w:type="auto"/>
            <w:tcBorders>
              <w:top w:val="nil"/>
              <w:left w:val="single" w:sz="4" w:space="0" w:color="auto"/>
              <w:bottom w:val="nil"/>
              <w:right w:val="nil"/>
            </w:tcBorders>
            <w:shd w:val="clear" w:color="000000" w:fill="C6EFCE"/>
            <w:noWrap/>
            <w:vAlign w:val="bottom"/>
            <w:hideMark/>
          </w:tcPr>
          <w:p w14:paraId="061FA6D0" w14:textId="77777777" w:rsidR="00E6263C" w:rsidRPr="00F94643" w:rsidRDefault="00E6263C" w:rsidP="00E6263C">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FFEB9C"/>
            <w:noWrap/>
            <w:vAlign w:val="bottom"/>
            <w:hideMark/>
          </w:tcPr>
          <w:p w14:paraId="074F2CBE" w14:textId="77777777" w:rsidR="00E6263C" w:rsidRPr="00F94643" w:rsidRDefault="00E6263C" w:rsidP="00E6263C">
            <w:pPr>
              <w:jc w:val="right"/>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03742AD3" w14:textId="77777777" w:rsidR="00E6263C" w:rsidRPr="00F94643" w:rsidRDefault="00E6263C" w:rsidP="00E6263C">
            <w:pPr>
              <w:jc w:val="right"/>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1A9BA42A" w14:textId="77777777" w:rsidR="00E6263C" w:rsidRPr="00F94643" w:rsidRDefault="00E6263C" w:rsidP="00E6263C">
            <w:pPr>
              <w:jc w:val="right"/>
              <w:rPr>
                <w:rFonts w:ascii="Calibri" w:eastAsia="Times New Roman" w:hAnsi="Calibri" w:cs="Times New Roman"/>
                <w:color w:val="9C6500"/>
                <w:lang w:val="en-GB"/>
              </w:rPr>
            </w:pPr>
            <w:r w:rsidRPr="00F94643">
              <w:rPr>
                <w:rFonts w:ascii="Calibri" w:eastAsia="Times New Roman" w:hAnsi="Calibri" w:cs="Times New Roman"/>
                <w:color w:val="9C6500"/>
                <w:lang w:val="en-GB"/>
              </w:rPr>
              <w:t>Unknown</w:t>
            </w:r>
          </w:p>
        </w:tc>
      </w:tr>
      <w:tr w:rsidR="00E6263C" w:rsidRPr="00F94643" w14:paraId="39BC46FF" w14:textId="77777777" w:rsidTr="00E6263C">
        <w:trPr>
          <w:trHeight w:val="300"/>
        </w:trPr>
        <w:tc>
          <w:tcPr>
            <w:tcW w:w="0" w:type="auto"/>
            <w:tcBorders>
              <w:top w:val="nil"/>
              <w:left w:val="nil"/>
              <w:bottom w:val="nil"/>
              <w:right w:val="nil"/>
            </w:tcBorders>
            <w:shd w:val="clear" w:color="auto" w:fill="auto"/>
            <w:noWrap/>
            <w:vAlign w:val="bottom"/>
            <w:hideMark/>
          </w:tcPr>
          <w:p w14:paraId="6ED3BC62" w14:textId="77777777" w:rsidR="00E6263C" w:rsidRPr="00F94643" w:rsidRDefault="00E6263C" w:rsidP="00E6263C">
            <w:pP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delenatiiXniveum1</w:t>
            </w:r>
            <w:proofErr w:type="gramEnd"/>
          </w:p>
        </w:tc>
        <w:tc>
          <w:tcPr>
            <w:tcW w:w="0" w:type="auto"/>
            <w:tcBorders>
              <w:top w:val="nil"/>
              <w:left w:val="single" w:sz="4" w:space="0" w:color="auto"/>
              <w:bottom w:val="nil"/>
              <w:right w:val="nil"/>
            </w:tcBorders>
            <w:shd w:val="clear" w:color="000000" w:fill="C6EFCE"/>
            <w:noWrap/>
            <w:vAlign w:val="bottom"/>
            <w:hideMark/>
          </w:tcPr>
          <w:p w14:paraId="4BEEF3A3" w14:textId="77777777" w:rsidR="00E6263C" w:rsidRPr="00F94643" w:rsidRDefault="00E6263C" w:rsidP="00E6263C">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29058DC2" w14:textId="77777777" w:rsidR="00E6263C" w:rsidRPr="00F94643" w:rsidRDefault="00E6263C" w:rsidP="00E6263C">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551C0146" w14:textId="77777777" w:rsidR="00E6263C" w:rsidRPr="00F94643" w:rsidRDefault="00E6263C" w:rsidP="00E6263C">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2E69C44E" w14:textId="77777777" w:rsidR="00E6263C" w:rsidRPr="00F94643" w:rsidRDefault="00E6263C" w:rsidP="00E6263C">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2A9CB110" w14:textId="77777777" w:rsidR="00E6263C" w:rsidRPr="00F94643" w:rsidRDefault="00E6263C" w:rsidP="00E6263C">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58418CA6" w14:textId="77777777" w:rsidR="00E6263C" w:rsidRPr="00F94643" w:rsidRDefault="00E6263C" w:rsidP="00E6263C">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65BDB456" w14:textId="77777777" w:rsidR="00E6263C" w:rsidRPr="00F94643" w:rsidRDefault="00E6263C" w:rsidP="00E6263C">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6</w:t>
            </w:r>
          </w:p>
        </w:tc>
      </w:tr>
      <w:tr w:rsidR="00E6263C" w:rsidRPr="00F94643" w14:paraId="5BB81C7C" w14:textId="77777777" w:rsidTr="00E6263C">
        <w:trPr>
          <w:trHeight w:val="300"/>
        </w:trPr>
        <w:tc>
          <w:tcPr>
            <w:tcW w:w="0" w:type="auto"/>
            <w:tcBorders>
              <w:top w:val="nil"/>
              <w:left w:val="nil"/>
              <w:bottom w:val="nil"/>
              <w:right w:val="nil"/>
            </w:tcBorders>
            <w:shd w:val="clear" w:color="auto" w:fill="auto"/>
            <w:noWrap/>
            <w:vAlign w:val="bottom"/>
            <w:hideMark/>
          </w:tcPr>
          <w:p w14:paraId="06FC72DE" w14:textId="77777777" w:rsidR="00E6263C" w:rsidRPr="00F94643" w:rsidRDefault="00E6263C" w:rsidP="00E6263C">
            <w:pP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armeniacumXconcolor5</w:t>
            </w:r>
            <w:proofErr w:type="gramEnd"/>
          </w:p>
        </w:tc>
        <w:tc>
          <w:tcPr>
            <w:tcW w:w="0" w:type="auto"/>
            <w:tcBorders>
              <w:top w:val="nil"/>
              <w:left w:val="single" w:sz="4" w:space="0" w:color="auto"/>
              <w:bottom w:val="nil"/>
              <w:right w:val="nil"/>
            </w:tcBorders>
            <w:shd w:val="clear" w:color="000000" w:fill="C6EFCE"/>
            <w:noWrap/>
            <w:vAlign w:val="bottom"/>
            <w:hideMark/>
          </w:tcPr>
          <w:p w14:paraId="1DCF540A" w14:textId="77777777" w:rsidR="00E6263C" w:rsidRPr="00F94643" w:rsidRDefault="00E6263C" w:rsidP="00E6263C">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5D7CF9C" w14:textId="77777777" w:rsidR="00E6263C" w:rsidRPr="00F94643" w:rsidRDefault="00E6263C" w:rsidP="00E6263C">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344748E" w14:textId="77777777" w:rsidR="00E6263C" w:rsidRPr="00F94643" w:rsidRDefault="00E6263C" w:rsidP="00E6263C">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438401A" w14:textId="77777777" w:rsidR="00E6263C" w:rsidRPr="00F94643" w:rsidRDefault="00E6263C" w:rsidP="00E6263C">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D002173" w14:textId="77777777" w:rsidR="00E6263C" w:rsidRPr="00F94643" w:rsidRDefault="00E6263C" w:rsidP="00E6263C">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9102A37" w14:textId="77777777" w:rsidR="00E6263C" w:rsidRPr="00F94643" w:rsidRDefault="00E6263C" w:rsidP="00E6263C">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C308056" w14:textId="77777777" w:rsidR="00E6263C" w:rsidRPr="00F94643" w:rsidRDefault="00E6263C" w:rsidP="00E6263C">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r>
      <w:tr w:rsidR="00E6263C" w:rsidRPr="00F94643" w14:paraId="51E97008" w14:textId="77777777" w:rsidTr="00E6263C">
        <w:trPr>
          <w:trHeight w:val="300"/>
        </w:trPr>
        <w:tc>
          <w:tcPr>
            <w:tcW w:w="0" w:type="auto"/>
            <w:tcBorders>
              <w:top w:val="nil"/>
              <w:left w:val="nil"/>
              <w:bottom w:val="nil"/>
              <w:right w:val="nil"/>
            </w:tcBorders>
            <w:shd w:val="clear" w:color="auto" w:fill="auto"/>
            <w:noWrap/>
            <w:vAlign w:val="bottom"/>
            <w:hideMark/>
          </w:tcPr>
          <w:p w14:paraId="4129B88F" w14:textId="77777777" w:rsidR="00E6263C" w:rsidRPr="00F94643" w:rsidRDefault="00E6263C" w:rsidP="00E6263C">
            <w:pPr>
              <w:rPr>
                <w:rFonts w:ascii="Calibri" w:eastAsia="Times New Roman" w:hAnsi="Calibri" w:cs="Times New Roman"/>
                <w:color w:val="000000"/>
                <w:lang w:val="en-GB"/>
              </w:rPr>
            </w:pPr>
            <w:proofErr w:type="gramStart"/>
            <w:r w:rsidRPr="00F94643">
              <w:rPr>
                <w:rFonts w:ascii="Calibri" w:eastAsia="Times New Roman" w:hAnsi="Calibri" w:cs="Times New Roman"/>
                <w:color w:val="000000"/>
                <w:lang w:val="en-GB"/>
              </w:rPr>
              <w:t>armeniacumXconcolor4</w:t>
            </w:r>
            <w:proofErr w:type="gramEnd"/>
          </w:p>
        </w:tc>
        <w:tc>
          <w:tcPr>
            <w:tcW w:w="0" w:type="auto"/>
            <w:tcBorders>
              <w:top w:val="nil"/>
              <w:left w:val="single" w:sz="4" w:space="0" w:color="auto"/>
              <w:bottom w:val="nil"/>
              <w:right w:val="nil"/>
            </w:tcBorders>
            <w:shd w:val="clear" w:color="000000" w:fill="C6EFCE"/>
            <w:noWrap/>
            <w:vAlign w:val="bottom"/>
            <w:hideMark/>
          </w:tcPr>
          <w:p w14:paraId="789A14EC" w14:textId="77777777" w:rsidR="00E6263C" w:rsidRPr="00F94643" w:rsidRDefault="00E6263C" w:rsidP="00E6263C">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A218CCE" w14:textId="77777777" w:rsidR="00E6263C" w:rsidRPr="00F94643" w:rsidRDefault="00E6263C" w:rsidP="00E6263C">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423AA68" w14:textId="77777777" w:rsidR="00E6263C" w:rsidRPr="00F94643" w:rsidRDefault="00E6263C" w:rsidP="00E6263C">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74D1D03" w14:textId="77777777" w:rsidR="00E6263C" w:rsidRPr="00F94643" w:rsidRDefault="00E6263C" w:rsidP="00E6263C">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45EF600" w14:textId="77777777" w:rsidR="00E6263C" w:rsidRPr="00F94643" w:rsidRDefault="00E6263C" w:rsidP="00E6263C">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A1025C9" w14:textId="77777777" w:rsidR="00E6263C" w:rsidRPr="00F94643" w:rsidRDefault="00E6263C" w:rsidP="00E6263C">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788643F1" w14:textId="77777777" w:rsidR="00E6263C" w:rsidRPr="00F94643" w:rsidRDefault="00E6263C" w:rsidP="00E6263C">
            <w:pPr>
              <w:jc w:val="right"/>
              <w:rPr>
                <w:rFonts w:ascii="Calibri" w:eastAsia="Times New Roman" w:hAnsi="Calibri" w:cs="Times New Roman"/>
                <w:color w:val="006100"/>
                <w:lang w:val="en-GB"/>
              </w:rPr>
            </w:pPr>
            <w:r w:rsidRPr="00F94643">
              <w:rPr>
                <w:rFonts w:ascii="Calibri" w:eastAsia="Times New Roman" w:hAnsi="Calibri" w:cs="Times New Roman"/>
                <w:color w:val="006100"/>
                <w:lang w:val="en-GB"/>
              </w:rPr>
              <w:t>1</w:t>
            </w:r>
          </w:p>
        </w:tc>
      </w:tr>
      <w:tr w:rsidR="00E6263C" w:rsidRPr="00F94643" w14:paraId="05629CF8" w14:textId="77777777" w:rsidTr="00E6263C">
        <w:trPr>
          <w:trHeight w:val="300"/>
        </w:trPr>
        <w:tc>
          <w:tcPr>
            <w:tcW w:w="0" w:type="auto"/>
            <w:tcBorders>
              <w:top w:val="nil"/>
              <w:left w:val="nil"/>
              <w:bottom w:val="nil"/>
              <w:right w:val="nil"/>
            </w:tcBorders>
            <w:shd w:val="clear" w:color="auto" w:fill="auto"/>
            <w:noWrap/>
            <w:vAlign w:val="bottom"/>
            <w:hideMark/>
          </w:tcPr>
          <w:p w14:paraId="037BC9F0" w14:textId="77777777" w:rsidR="00E6263C" w:rsidRPr="00F94643"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3EFEA64C" w14:textId="77777777" w:rsidR="00E6263C" w:rsidRPr="00F94643" w:rsidRDefault="00E6263C" w:rsidP="00E6263C">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A3E8E98" w14:textId="77777777" w:rsidR="00E6263C" w:rsidRPr="00F94643" w:rsidRDefault="00E6263C" w:rsidP="00E6263C">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5CF14704" w14:textId="77777777" w:rsidR="00E6263C" w:rsidRPr="00F94643" w:rsidRDefault="00E6263C" w:rsidP="00E6263C">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2F3E5093" w14:textId="77777777" w:rsidR="00E6263C" w:rsidRPr="00F94643" w:rsidRDefault="00E6263C" w:rsidP="00E6263C">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04A5F55E" w14:textId="77777777" w:rsidR="00E6263C" w:rsidRPr="00F94643" w:rsidRDefault="00E6263C" w:rsidP="00E6263C">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DC2C214" w14:textId="77777777" w:rsidR="00E6263C" w:rsidRPr="00F94643" w:rsidRDefault="00E6263C" w:rsidP="00E6263C">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39C7C8A" w14:textId="77777777" w:rsidR="00E6263C" w:rsidRPr="00F94643" w:rsidRDefault="00E6263C" w:rsidP="00E6263C">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r>
      <w:tr w:rsidR="00E6263C" w:rsidRPr="00F94643" w14:paraId="5BDDB032" w14:textId="77777777" w:rsidTr="00E6263C">
        <w:trPr>
          <w:trHeight w:val="300"/>
        </w:trPr>
        <w:tc>
          <w:tcPr>
            <w:tcW w:w="0" w:type="auto"/>
            <w:tcBorders>
              <w:top w:val="nil"/>
              <w:left w:val="nil"/>
              <w:bottom w:val="nil"/>
              <w:right w:val="nil"/>
            </w:tcBorders>
            <w:shd w:val="clear" w:color="auto" w:fill="auto"/>
            <w:noWrap/>
            <w:vAlign w:val="bottom"/>
            <w:hideMark/>
          </w:tcPr>
          <w:p w14:paraId="332C799C" w14:textId="77777777" w:rsidR="00E6263C" w:rsidRPr="00F94643"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4C423342" w14:textId="77777777" w:rsidR="00E6263C" w:rsidRPr="00F94643" w:rsidRDefault="00E6263C" w:rsidP="00E6263C">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2B53FCC" w14:textId="77777777" w:rsidR="00E6263C" w:rsidRPr="00F94643" w:rsidRDefault="00E6263C" w:rsidP="00E6263C">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single" w:sz="4" w:space="0" w:color="auto"/>
              <w:left w:val="single" w:sz="4" w:space="0" w:color="auto"/>
              <w:bottom w:val="nil"/>
              <w:right w:val="nil"/>
            </w:tcBorders>
            <w:shd w:val="clear" w:color="auto" w:fill="auto"/>
            <w:noWrap/>
            <w:vAlign w:val="bottom"/>
            <w:hideMark/>
          </w:tcPr>
          <w:p w14:paraId="1E5D4044" w14:textId="38A5E25F" w:rsidR="00E6263C" w:rsidRPr="00F94643" w:rsidRDefault="00097A11" w:rsidP="00E6263C">
            <w:pPr>
              <w:rPr>
                <w:rFonts w:ascii="Calibri" w:eastAsia="Times New Roman" w:hAnsi="Calibri" w:cs="Times New Roman"/>
                <w:color w:val="000000"/>
                <w:lang w:val="en-GB"/>
              </w:rPr>
            </w:pPr>
            <w:r w:rsidRPr="00F94643">
              <w:rPr>
                <w:rFonts w:ascii="Calibri" w:eastAsia="Times New Roman" w:hAnsi="Calibri" w:cs="Times New Roman"/>
                <w:color w:val="000000"/>
                <w:lang w:val="en-GB"/>
              </w:rPr>
              <w:t>Legend</w:t>
            </w:r>
          </w:p>
        </w:tc>
        <w:tc>
          <w:tcPr>
            <w:tcW w:w="0" w:type="auto"/>
            <w:tcBorders>
              <w:top w:val="single" w:sz="4" w:space="0" w:color="auto"/>
              <w:left w:val="nil"/>
              <w:bottom w:val="nil"/>
              <w:right w:val="nil"/>
            </w:tcBorders>
            <w:shd w:val="clear" w:color="auto" w:fill="auto"/>
            <w:noWrap/>
            <w:vAlign w:val="bottom"/>
            <w:hideMark/>
          </w:tcPr>
          <w:p w14:paraId="7A772B4B" w14:textId="77777777" w:rsidR="00E6263C" w:rsidRPr="00F94643" w:rsidRDefault="00E6263C" w:rsidP="00E6263C">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single" w:sz="4" w:space="0" w:color="auto"/>
              <w:left w:val="nil"/>
              <w:bottom w:val="nil"/>
              <w:right w:val="nil"/>
            </w:tcBorders>
            <w:shd w:val="clear" w:color="auto" w:fill="auto"/>
            <w:noWrap/>
            <w:vAlign w:val="bottom"/>
            <w:hideMark/>
          </w:tcPr>
          <w:p w14:paraId="48C4DE19" w14:textId="77777777" w:rsidR="00E6263C" w:rsidRPr="00F94643" w:rsidRDefault="00E6263C" w:rsidP="00E6263C">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single" w:sz="4" w:space="0" w:color="auto"/>
              <w:left w:val="nil"/>
              <w:bottom w:val="nil"/>
              <w:right w:val="nil"/>
            </w:tcBorders>
            <w:shd w:val="clear" w:color="auto" w:fill="auto"/>
            <w:noWrap/>
            <w:vAlign w:val="bottom"/>
            <w:hideMark/>
          </w:tcPr>
          <w:p w14:paraId="438936AE" w14:textId="77777777" w:rsidR="00E6263C" w:rsidRPr="00F94643" w:rsidRDefault="00E6263C" w:rsidP="00E6263C">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020383A3" w14:textId="77777777" w:rsidR="00E6263C" w:rsidRPr="00F94643" w:rsidRDefault="00E6263C" w:rsidP="00E6263C">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r>
      <w:tr w:rsidR="00E6263C" w:rsidRPr="00F94643" w14:paraId="42BD9DF4" w14:textId="77777777" w:rsidTr="00E6263C">
        <w:trPr>
          <w:trHeight w:val="300"/>
        </w:trPr>
        <w:tc>
          <w:tcPr>
            <w:tcW w:w="0" w:type="auto"/>
            <w:tcBorders>
              <w:top w:val="nil"/>
              <w:left w:val="nil"/>
              <w:bottom w:val="nil"/>
              <w:right w:val="nil"/>
            </w:tcBorders>
            <w:shd w:val="clear" w:color="auto" w:fill="auto"/>
            <w:noWrap/>
            <w:vAlign w:val="bottom"/>
            <w:hideMark/>
          </w:tcPr>
          <w:p w14:paraId="62BD5FE8" w14:textId="77777777" w:rsidR="00E6263C" w:rsidRPr="00F94643"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6152DC9" w14:textId="77777777" w:rsidR="00E6263C" w:rsidRPr="00F94643" w:rsidRDefault="00E6263C" w:rsidP="00E6263C">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58A3E14" w14:textId="77777777" w:rsidR="00E6263C" w:rsidRPr="00F94643" w:rsidRDefault="00E6263C" w:rsidP="00E6263C">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37C58BC" w14:textId="77777777" w:rsidR="00E6263C" w:rsidRPr="00F94643" w:rsidRDefault="00E6263C" w:rsidP="00E6263C">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34650B79" w14:textId="77777777" w:rsidR="00E6263C" w:rsidRPr="00F94643" w:rsidRDefault="00E6263C" w:rsidP="00E6263C">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375FF5E" w14:textId="77777777" w:rsidR="00E6263C" w:rsidRPr="00F94643" w:rsidRDefault="00E6263C" w:rsidP="00E6263C">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0D28DE6" w14:textId="77777777" w:rsidR="00E6263C" w:rsidRPr="00F94643" w:rsidRDefault="00E6263C" w:rsidP="00E6263C">
            <w:pPr>
              <w:rPr>
                <w:rFonts w:ascii="Calibri" w:eastAsia="Times New Roman" w:hAnsi="Calibri" w:cs="Times New Roman"/>
                <w:color w:val="000000"/>
                <w:lang w:val="en-GB"/>
              </w:rPr>
            </w:pPr>
          </w:p>
        </w:tc>
        <w:tc>
          <w:tcPr>
            <w:tcW w:w="0" w:type="auto"/>
            <w:tcBorders>
              <w:top w:val="nil"/>
              <w:left w:val="nil"/>
              <w:bottom w:val="nil"/>
              <w:right w:val="single" w:sz="4" w:space="0" w:color="auto"/>
            </w:tcBorders>
            <w:shd w:val="clear" w:color="auto" w:fill="auto"/>
            <w:noWrap/>
            <w:vAlign w:val="bottom"/>
            <w:hideMark/>
          </w:tcPr>
          <w:p w14:paraId="289A4E61" w14:textId="77777777" w:rsidR="00E6263C" w:rsidRPr="00F94643" w:rsidRDefault="00E6263C" w:rsidP="00E6263C">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r>
      <w:tr w:rsidR="00E6263C" w:rsidRPr="00F94643" w14:paraId="1907E329" w14:textId="77777777" w:rsidTr="00E6263C">
        <w:trPr>
          <w:trHeight w:val="300"/>
        </w:trPr>
        <w:tc>
          <w:tcPr>
            <w:tcW w:w="0" w:type="auto"/>
            <w:tcBorders>
              <w:top w:val="nil"/>
              <w:left w:val="nil"/>
              <w:bottom w:val="nil"/>
              <w:right w:val="nil"/>
            </w:tcBorders>
            <w:shd w:val="clear" w:color="auto" w:fill="auto"/>
            <w:noWrap/>
            <w:vAlign w:val="bottom"/>
            <w:hideMark/>
          </w:tcPr>
          <w:p w14:paraId="7F618040" w14:textId="77777777" w:rsidR="00E6263C" w:rsidRPr="00F94643"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A822144" w14:textId="77777777" w:rsidR="00E6263C" w:rsidRPr="00F94643" w:rsidRDefault="00E6263C" w:rsidP="00E6263C">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431E05" w14:textId="77777777" w:rsidR="00E6263C" w:rsidRPr="00F94643" w:rsidRDefault="00E6263C" w:rsidP="00E6263C">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2E38A5F" w14:textId="77777777" w:rsidR="00E6263C" w:rsidRPr="00F94643" w:rsidRDefault="00E6263C" w:rsidP="00E6263C">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E402F36" w14:textId="77777777" w:rsidR="00E6263C" w:rsidRPr="00F94643" w:rsidRDefault="00E6263C" w:rsidP="00E6263C">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1</w:t>
            </w:r>
          </w:p>
        </w:tc>
        <w:tc>
          <w:tcPr>
            <w:tcW w:w="0" w:type="auto"/>
            <w:tcBorders>
              <w:top w:val="nil"/>
              <w:left w:val="nil"/>
              <w:bottom w:val="nil"/>
              <w:right w:val="nil"/>
            </w:tcBorders>
            <w:shd w:val="clear" w:color="auto" w:fill="auto"/>
            <w:noWrap/>
            <w:vAlign w:val="bottom"/>
            <w:hideMark/>
          </w:tcPr>
          <w:p w14:paraId="4F5FF625" w14:textId="77777777" w:rsidR="00E6263C" w:rsidRPr="00F94643" w:rsidRDefault="00E6263C" w:rsidP="00E6263C">
            <w:pPr>
              <w:rPr>
                <w:rFonts w:ascii="Calibri" w:eastAsia="Times New Roman" w:hAnsi="Calibri" w:cs="Times New Roman"/>
                <w:i/>
                <w:iCs/>
                <w:color w:val="000000"/>
                <w:lang w:val="en-GB"/>
              </w:rPr>
            </w:pPr>
            <w:proofErr w:type="spellStart"/>
            <w:r w:rsidRPr="00F94643">
              <w:rPr>
                <w:rFonts w:ascii="Calibri" w:eastAsia="Times New Roman" w:hAnsi="Calibri" w:cs="Times New Roman"/>
                <w:i/>
                <w:iCs/>
                <w:color w:val="000000"/>
                <w:lang w:val="en-GB"/>
              </w:rPr>
              <w:t>Parvisepalum</w:t>
            </w:r>
            <w:proofErr w:type="spellEnd"/>
          </w:p>
        </w:tc>
        <w:tc>
          <w:tcPr>
            <w:tcW w:w="0" w:type="auto"/>
            <w:tcBorders>
              <w:top w:val="nil"/>
              <w:left w:val="nil"/>
              <w:bottom w:val="nil"/>
              <w:right w:val="nil"/>
            </w:tcBorders>
            <w:shd w:val="clear" w:color="auto" w:fill="auto"/>
            <w:noWrap/>
            <w:vAlign w:val="bottom"/>
            <w:hideMark/>
          </w:tcPr>
          <w:p w14:paraId="2F72C6E1" w14:textId="77777777" w:rsidR="00E6263C" w:rsidRPr="00F94643" w:rsidRDefault="00E6263C" w:rsidP="00E6263C">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2</w:t>
            </w:r>
          </w:p>
        </w:tc>
        <w:tc>
          <w:tcPr>
            <w:tcW w:w="0" w:type="auto"/>
            <w:tcBorders>
              <w:top w:val="nil"/>
              <w:left w:val="nil"/>
              <w:bottom w:val="nil"/>
              <w:right w:val="single" w:sz="4" w:space="0" w:color="auto"/>
            </w:tcBorders>
            <w:shd w:val="clear" w:color="auto" w:fill="auto"/>
            <w:noWrap/>
            <w:vAlign w:val="bottom"/>
            <w:hideMark/>
          </w:tcPr>
          <w:p w14:paraId="61446C9E" w14:textId="77777777" w:rsidR="00E6263C" w:rsidRPr="00F94643" w:rsidRDefault="00E6263C" w:rsidP="00E6263C">
            <w:pPr>
              <w:rPr>
                <w:rFonts w:ascii="Calibri" w:eastAsia="Times New Roman" w:hAnsi="Calibri" w:cs="Times New Roman"/>
                <w:i/>
                <w:iCs/>
                <w:color w:val="000000"/>
                <w:lang w:val="en-GB"/>
              </w:rPr>
            </w:pPr>
            <w:proofErr w:type="spellStart"/>
            <w:r w:rsidRPr="00F94643">
              <w:rPr>
                <w:rFonts w:ascii="Calibri" w:eastAsia="Times New Roman" w:hAnsi="Calibri" w:cs="Times New Roman"/>
                <w:i/>
                <w:iCs/>
                <w:color w:val="000000"/>
                <w:lang w:val="en-GB"/>
              </w:rPr>
              <w:t>Pardalopetalum</w:t>
            </w:r>
            <w:proofErr w:type="spellEnd"/>
          </w:p>
        </w:tc>
      </w:tr>
      <w:tr w:rsidR="00E6263C" w:rsidRPr="00F94643" w14:paraId="14F623FD" w14:textId="77777777" w:rsidTr="00E6263C">
        <w:trPr>
          <w:trHeight w:val="300"/>
        </w:trPr>
        <w:tc>
          <w:tcPr>
            <w:tcW w:w="0" w:type="auto"/>
            <w:tcBorders>
              <w:top w:val="nil"/>
              <w:left w:val="nil"/>
              <w:bottom w:val="nil"/>
              <w:right w:val="nil"/>
            </w:tcBorders>
            <w:shd w:val="clear" w:color="auto" w:fill="auto"/>
            <w:noWrap/>
            <w:vAlign w:val="bottom"/>
            <w:hideMark/>
          </w:tcPr>
          <w:p w14:paraId="5EA255BD" w14:textId="77777777" w:rsidR="00E6263C" w:rsidRPr="00F94643"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4C01632" w14:textId="77777777" w:rsidR="00E6263C" w:rsidRPr="00F94643" w:rsidRDefault="00E6263C" w:rsidP="00E6263C">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8202A2C" w14:textId="77777777" w:rsidR="00E6263C" w:rsidRPr="00F94643" w:rsidRDefault="00E6263C" w:rsidP="00E6263C">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4FEA1B0" w14:textId="77777777" w:rsidR="00E6263C" w:rsidRPr="00F94643" w:rsidRDefault="00E6263C" w:rsidP="00E6263C">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678DD69E" w14:textId="77777777" w:rsidR="00E6263C" w:rsidRPr="00F94643" w:rsidRDefault="00E6263C" w:rsidP="00E6263C">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3</w:t>
            </w:r>
          </w:p>
        </w:tc>
        <w:tc>
          <w:tcPr>
            <w:tcW w:w="0" w:type="auto"/>
            <w:tcBorders>
              <w:top w:val="nil"/>
              <w:left w:val="nil"/>
              <w:bottom w:val="nil"/>
              <w:right w:val="nil"/>
            </w:tcBorders>
            <w:shd w:val="clear" w:color="auto" w:fill="auto"/>
            <w:noWrap/>
            <w:vAlign w:val="bottom"/>
            <w:hideMark/>
          </w:tcPr>
          <w:p w14:paraId="476F6B00" w14:textId="77777777" w:rsidR="00E6263C" w:rsidRPr="00F94643" w:rsidRDefault="00E6263C" w:rsidP="00E6263C">
            <w:pPr>
              <w:rPr>
                <w:rFonts w:ascii="Calibri" w:eastAsia="Times New Roman" w:hAnsi="Calibri" w:cs="Times New Roman"/>
                <w:i/>
                <w:iCs/>
                <w:color w:val="000000"/>
                <w:lang w:val="en-GB"/>
              </w:rPr>
            </w:pPr>
            <w:proofErr w:type="spellStart"/>
            <w:r w:rsidRPr="00F94643">
              <w:rPr>
                <w:rFonts w:ascii="Calibri" w:eastAsia="Times New Roman" w:hAnsi="Calibri" w:cs="Times New Roman"/>
                <w:i/>
                <w:iCs/>
                <w:color w:val="000000"/>
                <w:lang w:val="en-GB"/>
              </w:rPr>
              <w:t>Paphiopedilum</w:t>
            </w:r>
            <w:proofErr w:type="spellEnd"/>
          </w:p>
        </w:tc>
        <w:tc>
          <w:tcPr>
            <w:tcW w:w="0" w:type="auto"/>
            <w:tcBorders>
              <w:top w:val="nil"/>
              <w:left w:val="nil"/>
              <w:bottom w:val="nil"/>
              <w:right w:val="nil"/>
            </w:tcBorders>
            <w:shd w:val="clear" w:color="auto" w:fill="auto"/>
            <w:noWrap/>
            <w:vAlign w:val="bottom"/>
            <w:hideMark/>
          </w:tcPr>
          <w:p w14:paraId="1868C5A8" w14:textId="77777777" w:rsidR="00E6263C" w:rsidRPr="00F94643" w:rsidRDefault="00E6263C" w:rsidP="00E6263C">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4</w:t>
            </w:r>
          </w:p>
        </w:tc>
        <w:tc>
          <w:tcPr>
            <w:tcW w:w="0" w:type="auto"/>
            <w:tcBorders>
              <w:top w:val="nil"/>
              <w:left w:val="nil"/>
              <w:bottom w:val="nil"/>
              <w:right w:val="single" w:sz="4" w:space="0" w:color="auto"/>
            </w:tcBorders>
            <w:shd w:val="clear" w:color="auto" w:fill="auto"/>
            <w:noWrap/>
            <w:vAlign w:val="bottom"/>
            <w:hideMark/>
          </w:tcPr>
          <w:p w14:paraId="06736BAB" w14:textId="77777777" w:rsidR="00E6263C" w:rsidRPr="00F94643" w:rsidRDefault="00E6263C" w:rsidP="00E6263C">
            <w:pPr>
              <w:rPr>
                <w:rFonts w:ascii="Calibri" w:eastAsia="Times New Roman" w:hAnsi="Calibri" w:cs="Times New Roman"/>
                <w:i/>
                <w:iCs/>
                <w:color w:val="000000"/>
                <w:lang w:val="en-GB"/>
              </w:rPr>
            </w:pPr>
            <w:proofErr w:type="spellStart"/>
            <w:r w:rsidRPr="00F94643">
              <w:rPr>
                <w:rFonts w:ascii="Calibri" w:eastAsia="Times New Roman" w:hAnsi="Calibri" w:cs="Times New Roman"/>
                <w:i/>
                <w:iCs/>
                <w:color w:val="000000"/>
                <w:lang w:val="en-GB"/>
              </w:rPr>
              <w:t>Coryopedilum</w:t>
            </w:r>
            <w:proofErr w:type="spellEnd"/>
          </w:p>
        </w:tc>
      </w:tr>
      <w:tr w:rsidR="00E6263C" w:rsidRPr="00F94643" w14:paraId="784620AD" w14:textId="77777777" w:rsidTr="00E6263C">
        <w:trPr>
          <w:trHeight w:val="300"/>
        </w:trPr>
        <w:tc>
          <w:tcPr>
            <w:tcW w:w="0" w:type="auto"/>
            <w:tcBorders>
              <w:top w:val="nil"/>
              <w:left w:val="nil"/>
              <w:bottom w:val="nil"/>
              <w:right w:val="nil"/>
            </w:tcBorders>
            <w:shd w:val="clear" w:color="auto" w:fill="auto"/>
            <w:noWrap/>
            <w:vAlign w:val="bottom"/>
            <w:hideMark/>
          </w:tcPr>
          <w:p w14:paraId="41CF6279" w14:textId="77777777" w:rsidR="00E6263C" w:rsidRPr="00F94643"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4C019353" w14:textId="77777777" w:rsidR="00E6263C" w:rsidRPr="00F94643" w:rsidRDefault="00E6263C" w:rsidP="00E6263C">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37DA90C" w14:textId="77777777" w:rsidR="00E6263C" w:rsidRPr="00F94643" w:rsidRDefault="00E6263C" w:rsidP="00E6263C">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right w:val="nil"/>
            </w:tcBorders>
            <w:shd w:val="clear" w:color="auto" w:fill="auto"/>
            <w:noWrap/>
            <w:vAlign w:val="bottom"/>
            <w:hideMark/>
          </w:tcPr>
          <w:p w14:paraId="36CB1FA8" w14:textId="77777777" w:rsidR="00E6263C" w:rsidRPr="00F94643" w:rsidRDefault="00E6263C" w:rsidP="00E6263C">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right w:val="nil"/>
            </w:tcBorders>
            <w:shd w:val="clear" w:color="auto" w:fill="auto"/>
            <w:noWrap/>
            <w:vAlign w:val="bottom"/>
            <w:hideMark/>
          </w:tcPr>
          <w:p w14:paraId="298A31E5" w14:textId="77777777" w:rsidR="00E6263C" w:rsidRPr="00F94643" w:rsidRDefault="00E6263C" w:rsidP="00E6263C">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5</w:t>
            </w:r>
          </w:p>
        </w:tc>
        <w:tc>
          <w:tcPr>
            <w:tcW w:w="0" w:type="auto"/>
            <w:tcBorders>
              <w:top w:val="nil"/>
              <w:left w:val="nil"/>
              <w:right w:val="nil"/>
            </w:tcBorders>
            <w:shd w:val="clear" w:color="auto" w:fill="auto"/>
            <w:noWrap/>
            <w:vAlign w:val="bottom"/>
            <w:hideMark/>
          </w:tcPr>
          <w:p w14:paraId="35A8EB12" w14:textId="77777777" w:rsidR="00E6263C" w:rsidRPr="00F94643" w:rsidRDefault="00E6263C" w:rsidP="00E6263C">
            <w:pPr>
              <w:rPr>
                <w:rFonts w:ascii="Calibri" w:eastAsia="Times New Roman" w:hAnsi="Calibri" w:cs="Times New Roman"/>
                <w:i/>
                <w:iCs/>
                <w:color w:val="000000"/>
                <w:lang w:val="en-GB"/>
              </w:rPr>
            </w:pPr>
            <w:proofErr w:type="spellStart"/>
            <w:r w:rsidRPr="00F94643">
              <w:rPr>
                <w:rFonts w:ascii="Calibri" w:eastAsia="Times New Roman" w:hAnsi="Calibri" w:cs="Times New Roman"/>
                <w:i/>
                <w:iCs/>
                <w:color w:val="000000"/>
                <w:lang w:val="en-GB"/>
              </w:rPr>
              <w:t>Cochlopetalum</w:t>
            </w:r>
            <w:proofErr w:type="spellEnd"/>
          </w:p>
        </w:tc>
        <w:tc>
          <w:tcPr>
            <w:tcW w:w="0" w:type="auto"/>
            <w:tcBorders>
              <w:top w:val="nil"/>
              <w:left w:val="nil"/>
              <w:right w:val="nil"/>
            </w:tcBorders>
            <w:shd w:val="clear" w:color="auto" w:fill="auto"/>
            <w:noWrap/>
            <w:vAlign w:val="bottom"/>
            <w:hideMark/>
          </w:tcPr>
          <w:p w14:paraId="2C4ED2F4" w14:textId="77777777" w:rsidR="00E6263C" w:rsidRPr="00F94643" w:rsidRDefault="00E6263C" w:rsidP="00E6263C">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6</w:t>
            </w:r>
          </w:p>
        </w:tc>
        <w:tc>
          <w:tcPr>
            <w:tcW w:w="0" w:type="auto"/>
            <w:tcBorders>
              <w:top w:val="nil"/>
              <w:left w:val="nil"/>
              <w:right w:val="single" w:sz="4" w:space="0" w:color="auto"/>
            </w:tcBorders>
            <w:shd w:val="clear" w:color="auto" w:fill="auto"/>
            <w:noWrap/>
            <w:vAlign w:val="bottom"/>
            <w:hideMark/>
          </w:tcPr>
          <w:p w14:paraId="66FFA411" w14:textId="77777777" w:rsidR="00E6263C" w:rsidRPr="00F94643" w:rsidRDefault="00E6263C" w:rsidP="00E6263C">
            <w:pPr>
              <w:rPr>
                <w:rFonts w:ascii="Calibri" w:eastAsia="Times New Roman" w:hAnsi="Calibri" w:cs="Times New Roman"/>
                <w:i/>
                <w:iCs/>
                <w:color w:val="000000"/>
                <w:lang w:val="en-GB"/>
              </w:rPr>
            </w:pPr>
            <w:proofErr w:type="spellStart"/>
            <w:r w:rsidRPr="00F94643">
              <w:rPr>
                <w:rFonts w:ascii="Calibri" w:eastAsia="Times New Roman" w:hAnsi="Calibri" w:cs="Times New Roman"/>
                <w:i/>
                <w:iCs/>
                <w:color w:val="000000"/>
                <w:lang w:val="en-GB"/>
              </w:rPr>
              <w:t>Brachypetalum</w:t>
            </w:r>
            <w:proofErr w:type="spellEnd"/>
          </w:p>
        </w:tc>
      </w:tr>
      <w:tr w:rsidR="00E6263C" w:rsidRPr="00F94643" w14:paraId="78C9F3DE" w14:textId="77777777" w:rsidTr="00E6263C">
        <w:trPr>
          <w:trHeight w:val="300"/>
        </w:trPr>
        <w:tc>
          <w:tcPr>
            <w:tcW w:w="0" w:type="auto"/>
            <w:tcBorders>
              <w:top w:val="nil"/>
              <w:left w:val="nil"/>
              <w:bottom w:val="nil"/>
              <w:right w:val="nil"/>
            </w:tcBorders>
            <w:shd w:val="clear" w:color="auto" w:fill="auto"/>
            <w:noWrap/>
            <w:vAlign w:val="bottom"/>
            <w:hideMark/>
          </w:tcPr>
          <w:p w14:paraId="35607A65" w14:textId="77777777" w:rsidR="00E6263C" w:rsidRPr="00F94643"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1443DBF" w14:textId="77777777" w:rsidR="00E6263C" w:rsidRPr="00F94643" w:rsidRDefault="00E6263C" w:rsidP="00E6263C">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201A60C" w14:textId="77777777" w:rsidR="00E6263C" w:rsidRPr="00F94643" w:rsidRDefault="00E6263C" w:rsidP="00E6263C">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544BF625" w14:textId="77777777" w:rsidR="00E6263C" w:rsidRPr="00F94643" w:rsidRDefault="00E6263C" w:rsidP="00E6263C">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c>
          <w:tcPr>
            <w:tcW w:w="0" w:type="auto"/>
            <w:tcBorders>
              <w:top w:val="nil"/>
              <w:left w:val="nil"/>
              <w:bottom w:val="single" w:sz="4" w:space="0" w:color="auto"/>
              <w:right w:val="nil"/>
            </w:tcBorders>
            <w:shd w:val="clear" w:color="auto" w:fill="auto"/>
            <w:noWrap/>
            <w:vAlign w:val="bottom"/>
            <w:hideMark/>
          </w:tcPr>
          <w:p w14:paraId="012ED6D7" w14:textId="77777777" w:rsidR="00E6263C" w:rsidRPr="00F94643" w:rsidRDefault="00E6263C" w:rsidP="00E6263C">
            <w:pPr>
              <w:jc w:val="right"/>
              <w:rPr>
                <w:rFonts w:ascii="Calibri" w:eastAsia="Times New Roman" w:hAnsi="Calibri" w:cs="Times New Roman"/>
                <w:color w:val="000000"/>
                <w:lang w:val="en-GB"/>
              </w:rPr>
            </w:pPr>
            <w:r w:rsidRPr="00F94643">
              <w:rPr>
                <w:rFonts w:ascii="Calibri" w:eastAsia="Times New Roman" w:hAnsi="Calibri" w:cs="Times New Roman"/>
                <w:color w:val="000000"/>
                <w:lang w:val="en-GB"/>
              </w:rPr>
              <w:t>7</w:t>
            </w:r>
          </w:p>
        </w:tc>
        <w:tc>
          <w:tcPr>
            <w:tcW w:w="0" w:type="auto"/>
            <w:tcBorders>
              <w:top w:val="nil"/>
              <w:left w:val="nil"/>
              <w:bottom w:val="single" w:sz="4" w:space="0" w:color="auto"/>
              <w:right w:val="nil"/>
            </w:tcBorders>
            <w:shd w:val="clear" w:color="auto" w:fill="auto"/>
            <w:noWrap/>
            <w:vAlign w:val="bottom"/>
            <w:hideMark/>
          </w:tcPr>
          <w:p w14:paraId="7CF4B112" w14:textId="77777777" w:rsidR="00E6263C" w:rsidRPr="00F94643" w:rsidRDefault="00E6263C" w:rsidP="00E6263C">
            <w:pPr>
              <w:rPr>
                <w:rFonts w:ascii="Calibri" w:eastAsia="Times New Roman" w:hAnsi="Calibri" w:cs="Times New Roman"/>
                <w:i/>
                <w:iCs/>
                <w:color w:val="000000"/>
                <w:lang w:val="en-GB"/>
              </w:rPr>
            </w:pPr>
            <w:proofErr w:type="spellStart"/>
            <w:r w:rsidRPr="00F94643">
              <w:rPr>
                <w:rFonts w:ascii="Calibri" w:eastAsia="Times New Roman" w:hAnsi="Calibri" w:cs="Times New Roman"/>
                <w:i/>
                <w:iCs/>
                <w:color w:val="000000"/>
                <w:lang w:val="en-GB"/>
              </w:rPr>
              <w:t>Barbata</w:t>
            </w:r>
            <w:proofErr w:type="spellEnd"/>
          </w:p>
        </w:tc>
        <w:tc>
          <w:tcPr>
            <w:tcW w:w="0" w:type="auto"/>
            <w:tcBorders>
              <w:top w:val="nil"/>
              <w:left w:val="nil"/>
              <w:bottom w:val="single" w:sz="4" w:space="0" w:color="auto"/>
              <w:right w:val="nil"/>
            </w:tcBorders>
            <w:shd w:val="clear" w:color="auto" w:fill="auto"/>
            <w:noWrap/>
            <w:vAlign w:val="bottom"/>
            <w:hideMark/>
          </w:tcPr>
          <w:p w14:paraId="5239FDDE" w14:textId="77777777" w:rsidR="00E6263C" w:rsidRPr="00F94643" w:rsidRDefault="00E6263C" w:rsidP="00E6263C">
            <w:pPr>
              <w:rPr>
                <w:rFonts w:ascii="Calibri" w:eastAsia="Times New Roman" w:hAnsi="Calibri" w:cs="Times New Roman"/>
                <w:color w:val="000000"/>
                <w:lang w:val="en-GB"/>
              </w:rPr>
            </w:pPr>
          </w:p>
        </w:tc>
        <w:tc>
          <w:tcPr>
            <w:tcW w:w="0" w:type="auto"/>
            <w:tcBorders>
              <w:top w:val="nil"/>
              <w:left w:val="nil"/>
              <w:bottom w:val="single" w:sz="4" w:space="0" w:color="auto"/>
              <w:right w:val="single" w:sz="4" w:space="0" w:color="auto"/>
            </w:tcBorders>
            <w:shd w:val="clear" w:color="auto" w:fill="auto"/>
            <w:noWrap/>
            <w:vAlign w:val="bottom"/>
            <w:hideMark/>
          </w:tcPr>
          <w:p w14:paraId="15CD1C78" w14:textId="77777777" w:rsidR="00E6263C" w:rsidRPr="00F94643" w:rsidRDefault="00E6263C" w:rsidP="00E6263C">
            <w:pPr>
              <w:rPr>
                <w:rFonts w:ascii="Calibri" w:eastAsia="Times New Roman" w:hAnsi="Calibri" w:cs="Times New Roman"/>
                <w:color w:val="000000"/>
                <w:lang w:val="en-GB"/>
              </w:rPr>
            </w:pPr>
            <w:r w:rsidRPr="00F94643">
              <w:rPr>
                <w:rFonts w:ascii="Calibri" w:eastAsia="Times New Roman" w:hAnsi="Calibri" w:cs="Times New Roman"/>
                <w:color w:val="000000"/>
                <w:lang w:val="en-GB"/>
              </w:rPr>
              <w:t> </w:t>
            </w:r>
          </w:p>
        </w:tc>
      </w:tr>
    </w:tbl>
    <w:p w14:paraId="5A8943B6" w14:textId="77777777" w:rsidR="005C28F9" w:rsidRPr="00F94643" w:rsidRDefault="005C28F9" w:rsidP="00E67269">
      <w:pPr>
        <w:rPr>
          <w:lang w:val="en-GB"/>
        </w:rPr>
        <w:sectPr w:rsidR="005C28F9" w:rsidRPr="00F94643" w:rsidSect="00D42B4A">
          <w:pgSz w:w="16840" w:h="11900" w:orient="landscape"/>
          <w:pgMar w:top="993" w:right="1417" w:bottom="851" w:left="1417" w:header="708" w:footer="708" w:gutter="0"/>
          <w:cols w:space="708"/>
          <w:docGrid w:linePitch="360"/>
        </w:sectPr>
      </w:pPr>
    </w:p>
    <w:p w14:paraId="70D62350" w14:textId="66FCD0EB" w:rsidR="00FE540B" w:rsidRPr="00F94643" w:rsidRDefault="00FE540B" w:rsidP="00FE540B">
      <w:pPr>
        <w:pStyle w:val="Kop1"/>
        <w:rPr>
          <w:lang w:val="en-GB"/>
        </w:rPr>
      </w:pPr>
      <w:bookmarkStart w:id="485" w:name="_Toc261813430"/>
      <w:bookmarkEnd w:id="433"/>
      <w:r>
        <w:rPr>
          <w:lang w:val="en-GB"/>
        </w:rPr>
        <w:lastRenderedPageBreak/>
        <w:t>Appendices</w:t>
      </w:r>
      <w:bookmarkEnd w:id="485"/>
    </w:p>
    <w:p w14:paraId="0B71F53E" w14:textId="77777777" w:rsidR="00D25567" w:rsidRPr="00F94643" w:rsidRDefault="00D25567" w:rsidP="00FE540B">
      <w:pPr>
        <w:pStyle w:val="Kop2"/>
        <w:numPr>
          <w:ilvl w:val="0"/>
          <w:numId w:val="20"/>
        </w:numPr>
        <w:rPr>
          <w:lang w:val="en-GB"/>
        </w:rPr>
      </w:pPr>
      <w:bookmarkStart w:id="486" w:name="_Toc261813431"/>
      <w:r w:rsidRPr="00F94643">
        <w:rPr>
          <w:lang w:val="en-GB"/>
        </w:rPr>
        <w:t>Codes</w:t>
      </w:r>
      <w:bookmarkEnd w:id="486"/>
    </w:p>
    <w:p w14:paraId="2DDA0BF7" w14:textId="77777777" w:rsidR="00E232EB" w:rsidRPr="00F94643" w:rsidRDefault="00E232EB" w:rsidP="00FE540B">
      <w:pPr>
        <w:pStyle w:val="Kop3"/>
        <w:numPr>
          <w:ilvl w:val="1"/>
          <w:numId w:val="20"/>
        </w:numPr>
        <w:rPr>
          <w:lang w:val="en-GB"/>
        </w:rPr>
      </w:pPr>
      <w:bookmarkStart w:id="487" w:name="_Toc261813432"/>
      <w:r w:rsidRPr="00F94643">
        <w:rPr>
          <w:lang w:val="en-GB"/>
        </w:rPr>
        <w:t>Bash</w:t>
      </w:r>
      <w:bookmarkEnd w:id="487"/>
    </w:p>
    <w:p w14:paraId="2109BE4D" w14:textId="52B69DAC" w:rsidR="005846CF" w:rsidRPr="00F94643" w:rsidRDefault="0058344F" w:rsidP="00FE540B">
      <w:pPr>
        <w:pStyle w:val="Kop4"/>
        <w:numPr>
          <w:ilvl w:val="2"/>
          <w:numId w:val="20"/>
        </w:numPr>
        <w:rPr>
          <w:lang w:val="en-GB"/>
        </w:rPr>
      </w:pPr>
      <w:bookmarkStart w:id="488" w:name="_Toc261813433"/>
      <w:r>
        <w:rPr>
          <w:lang w:val="en-GB"/>
        </w:rPr>
        <w:t>Create_traindata</w:t>
      </w:r>
      <w:r w:rsidR="005846CF" w:rsidRPr="00F94643">
        <w:rPr>
          <w:lang w:val="en-GB"/>
        </w:rPr>
        <w:t>.sh</w:t>
      </w:r>
      <w:bookmarkEnd w:id="488"/>
    </w:p>
    <w:p w14:paraId="470B8FB6" w14:textId="44F72B25" w:rsidR="008A373F" w:rsidRPr="00F94643" w:rsidRDefault="008A373F" w:rsidP="00FE540B">
      <w:pPr>
        <w:pStyle w:val="Kop4"/>
        <w:numPr>
          <w:ilvl w:val="2"/>
          <w:numId w:val="20"/>
        </w:numPr>
        <w:rPr>
          <w:lang w:val="en-GB"/>
        </w:rPr>
      </w:pPr>
      <w:bookmarkStart w:id="489" w:name="_Toc261813434"/>
      <w:proofErr w:type="gramStart"/>
      <w:r w:rsidRPr="00F94643">
        <w:rPr>
          <w:lang w:val="en-GB"/>
        </w:rPr>
        <w:t>mo</w:t>
      </w:r>
      <w:r w:rsidR="0058344F">
        <w:rPr>
          <w:lang w:val="en-GB"/>
        </w:rPr>
        <w:t>training</w:t>
      </w:r>
      <w:r w:rsidRPr="00F94643">
        <w:rPr>
          <w:lang w:val="en-GB"/>
        </w:rPr>
        <w:t>.sh</w:t>
      </w:r>
      <w:bookmarkEnd w:id="489"/>
      <w:proofErr w:type="gramEnd"/>
    </w:p>
    <w:p w14:paraId="56974CFB" w14:textId="1AAA2123" w:rsidR="00C54370" w:rsidRPr="00F94643" w:rsidRDefault="0058344F" w:rsidP="00FE540B">
      <w:pPr>
        <w:pStyle w:val="Kop4"/>
        <w:numPr>
          <w:ilvl w:val="2"/>
          <w:numId w:val="20"/>
        </w:numPr>
        <w:rPr>
          <w:lang w:val="en-GB"/>
        </w:rPr>
      </w:pPr>
      <w:bookmarkStart w:id="490" w:name="_Toc261813435"/>
      <w:proofErr w:type="gramStart"/>
      <w:r>
        <w:rPr>
          <w:lang w:val="en-GB"/>
        </w:rPr>
        <w:t>modify</w:t>
      </w:r>
      <w:proofErr w:type="gramEnd"/>
      <w:r>
        <w:rPr>
          <w:lang w:val="en-GB"/>
        </w:rPr>
        <w:t>_flower_data</w:t>
      </w:r>
      <w:r w:rsidR="00715FE2" w:rsidRPr="00F94643">
        <w:rPr>
          <w:lang w:val="en-GB"/>
        </w:rPr>
        <w:t>.sh</w:t>
      </w:r>
      <w:bookmarkEnd w:id="490"/>
    </w:p>
    <w:p w14:paraId="53F78D99" w14:textId="0BE393E1" w:rsidR="00715FE2" w:rsidRPr="00F94643" w:rsidRDefault="00715FE2" w:rsidP="002D2E8B">
      <w:pPr>
        <w:rPr>
          <w:rFonts w:ascii="Menlo Regular" w:hAnsi="Menlo Regular" w:cs="Menlo Regular"/>
          <w:color w:val="C41A16"/>
          <w:sz w:val="22"/>
          <w:szCs w:val="22"/>
          <w:lang w:val="en-GB"/>
        </w:rPr>
      </w:pPr>
      <w:r w:rsidRPr="00F94643">
        <w:rPr>
          <w:rFonts w:ascii="Menlo Regular" w:hAnsi="Menlo Regular" w:cs="Menlo Regular"/>
          <w:color w:val="C41A16"/>
          <w:sz w:val="22"/>
          <w:szCs w:val="22"/>
          <w:lang w:val="en-GB"/>
        </w:rPr>
        <w:br w:type="page"/>
      </w:r>
    </w:p>
    <w:p w14:paraId="603D32F1" w14:textId="77777777" w:rsidR="00D25567" w:rsidRPr="00F94643" w:rsidRDefault="00E232EB" w:rsidP="00FE540B">
      <w:pPr>
        <w:pStyle w:val="Kop3"/>
        <w:numPr>
          <w:ilvl w:val="1"/>
          <w:numId w:val="20"/>
        </w:numPr>
        <w:rPr>
          <w:lang w:val="en-GB"/>
        </w:rPr>
      </w:pPr>
      <w:bookmarkStart w:id="491" w:name="_Toc261813436"/>
      <w:proofErr w:type="spellStart"/>
      <w:r w:rsidRPr="00F94643">
        <w:rPr>
          <w:lang w:val="en-GB"/>
        </w:rPr>
        <w:lastRenderedPageBreak/>
        <w:t>Css</w:t>
      </w:r>
      <w:bookmarkEnd w:id="491"/>
      <w:proofErr w:type="spellEnd"/>
    </w:p>
    <w:p w14:paraId="785AF22F" w14:textId="58AD37D7" w:rsidR="00244D9B" w:rsidRPr="00F94643" w:rsidRDefault="00244D9B" w:rsidP="003F4221">
      <w:pPr>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br w:type="page"/>
      </w:r>
    </w:p>
    <w:p w14:paraId="5409FCFE" w14:textId="77777777" w:rsidR="00244D9B" w:rsidRPr="00F94643" w:rsidRDefault="00244D9B" w:rsidP="00FE540B">
      <w:pPr>
        <w:pStyle w:val="Kop4"/>
        <w:numPr>
          <w:ilvl w:val="2"/>
          <w:numId w:val="20"/>
        </w:numPr>
        <w:rPr>
          <w:lang w:val="en-GB"/>
        </w:rPr>
      </w:pPr>
      <w:bookmarkStart w:id="492" w:name="_Toc261813438"/>
      <w:proofErr w:type="gramStart"/>
      <w:r w:rsidRPr="00F94643">
        <w:rPr>
          <w:lang w:val="en-GB"/>
        </w:rPr>
        <w:lastRenderedPageBreak/>
        <w:t>mobile.css</w:t>
      </w:r>
      <w:bookmarkEnd w:id="492"/>
      <w:proofErr w:type="gramEnd"/>
    </w:p>
    <w:p w14:paraId="42D72162" w14:textId="08440EE5" w:rsidR="00244D9B" w:rsidRPr="00F94643" w:rsidRDefault="00244D9B" w:rsidP="006E0F41">
      <w:pPr>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br w:type="page"/>
      </w:r>
    </w:p>
    <w:p w14:paraId="52287774" w14:textId="77777777" w:rsidR="00E232EB" w:rsidRPr="00F94643" w:rsidRDefault="00E232EB" w:rsidP="00FE540B">
      <w:pPr>
        <w:pStyle w:val="Kop3"/>
        <w:numPr>
          <w:ilvl w:val="1"/>
          <w:numId w:val="20"/>
        </w:numPr>
        <w:rPr>
          <w:lang w:val="en-GB"/>
        </w:rPr>
      </w:pPr>
      <w:bookmarkStart w:id="493" w:name="_Toc261813439"/>
      <w:r w:rsidRPr="00F94643">
        <w:rPr>
          <w:lang w:val="en-GB"/>
        </w:rPr>
        <w:lastRenderedPageBreak/>
        <w:t>Html</w:t>
      </w:r>
      <w:bookmarkEnd w:id="493"/>
    </w:p>
    <w:p w14:paraId="1F33CE77" w14:textId="56D286E5" w:rsidR="00244D9B" w:rsidRPr="0058344F" w:rsidRDefault="00244D9B" w:rsidP="00244D9B">
      <w:pPr>
        <w:pStyle w:val="Kop4"/>
        <w:numPr>
          <w:ilvl w:val="2"/>
          <w:numId w:val="20"/>
        </w:numPr>
        <w:rPr>
          <w:lang w:val="en-GB"/>
        </w:rPr>
      </w:pPr>
      <w:bookmarkStart w:id="494" w:name="_Toc261813440"/>
      <w:proofErr w:type="gramStart"/>
      <w:r w:rsidRPr="00F94643">
        <w:rPr>
          <w:lang w:val="en-GB"/>
        </w:rPr>
        <w:t>computer</w:t>
      </w:r>
      <w:proofErr w:type="gramEnd"/>
      <w:r w:rsidRPr="00F94643">
        <w:rPr>
          <w:lang w:val="en-GB"/>
        </w:rPr>
        <w:t>_invalid_login.html</w:t>
      </w:r>
      <w:bookmarkEnd w:id="494"/>
    </w:p>
    <w:p w14:paraId="713E3BC0" w14:textId="77777777" w:rsidR="00244D9B" w:rsidRPr="00F94643" w:rsidRDefault="006C0A11" w:rsidP="00FE540B">
      <w:pPr>
        <w:pStyle w:val="Kop4"/>
        <w:numPr>
          <w:ilvl w:val="2"/>
          <w:numId w:val="20"/>
        </w:numPr>
        <w:rPr>
          <w:lang w:val="en-GB"/>
        </w:rPr>
      </w:pPr>
      <w:bookmarkStart w:id="495" w:name="_Toc261813441"/>
      <w:proofErr w:type="gramStart"/>
      <w:r w:rsidRPr="00F94643">
        <w:rPr>
          <w:lang w:val="en-GB"/>
        </w:rPr>
        <w:t>computer</w:t>
      </w:r>
      <w:proofErr w:type="gramEnd"/>
      <w:r w:rsidRPr="00F94643">
        <w:rPr>
          <w:lang w:val="en-GB"/>
        </w:rPr>
        <w:t>_login.html</w:t>
      </w:r>
      <w:bookmarkEnd w:id="495"/>
    </w:p>
    <w:p w14:paraId="33F19D66" w14:textId="77777777" w:rsidR="006C0A11" w:rsidRPr="00F94643" w:rsidRDefault="006C0A11" w:rsidP="00FE540B">
      <w:pPr>
        <w:pStyle w:val="Kop4"/>
        <w:numPr>
          <w:ilvl w:val="2"/>
          <w:numId w:val="20"/>
        </w:numPr>
        <w:rPr>
          <w:lang w:val="en-GB"/>
        </w:rPr>
      </w:pPr>
      <w:bookmarkStart w:id="496" w:name="_Toc261813442"/>
      <w:proofErr w:type="gramStart"/>
      <w:r w:rsidRPr="00F94643">
        <w:rPr>
          <w:lang w:val="en-GB"/>
        </w:rPr>
        <w:t>computer</w:t>
      </w:r>
      <w:proofErr w:type="gramEnd"/>
      <w:r w:rsidRPr="00F94643">
        <w:rPr>
          <w:lang w:val="en-GB"/>
        </w:rPr>
        <w:t>_remove.html</w:t>
      </w:r>
      <w:bookmarkEnd w:id="496"/>
    </w:p>
    <w:p w14:paraId="6E63C6F5" w14:textId="77777777" w:rsidR="006C0A11" w:rsidRPr="00F94643" w:rsidRDefault="006C0A11" w:rsidP="00FE540B">
      <w:pPr>
        <w:pStyle w:val="Kop4"/>
        <w:numPr>
          <w:ilvl w:val="2"/>
          <w:numId w:val="20"/>
        </w:numPr>
        <w:rPr>
          <w:lang w:val="en-GB"/>
        </w:rPr>
      </w:pPr>
      <w:bookmarkStart w:id="497" w:name="_Toc261813443"/>
      <w:proofErr w:type="gramStart"/>
      <w:r w:rsidRPr="00F94643">
        <w:rPr>
          <w:lang w:val="en-GB"/>
        </w:rPr>
        <w:t>computer</w:t>
      </w:r>
      <w:proofErr w:type="gramEnd"/>
      <w:r w:rsidRPr="00F94643">
        <w:rPr>
          <w:lang w:val="en-GB"/>
        </w:rPr>
        <w:t>_result.html</w:t>
      </w:r>
      <w:bookmarkEnd w:id="497"/>
    </w:p>
    <w:p w14:paraId="02EBFF8F" w14:textId="77777777" w:rsidR="006C0A11" w:rsidRPr="00F94643" w:rsidRDefault="006C0A11" w:rsidP="00FE540B">
      <w:pPr>
        <w:pStyle w:val="Kop4"/>
        <w:numPr>
          <w:ilvl w:val="2"/>
          <w:numId w:val="20"/>
        </w:numPr>
        <w:rPr>
          <w:lang w:val="en-GB"/>
        </w:rPr>
      </w:pPr>
      <w:bookmarkStart w:id="498" w:name="_Toc261813444"/>
      <w:proofErr w:type="gramStart"/>
      <w:r w:rsidRPr="00F94643">
        <w:rPr>
          <w:lang w:val="en-GB"/>
        </w:rPr>
        <w:t>computer</w:t>
      </w:r>
      <w:proofErr w:type="gramEnd"/>
      <w:r w:rsidRPr="00F94643">
        <w:rPr>
          <w:lang w:val="en-GB"/>
        </w:rPr>
        <w:t>_sorry.html</w:t>
      </w:r>
      <w:bookmarkEnd w:id="498"/>
    </w:p>
    <w:p w14:paraId="4AF917FA" w14:textId="77777777" w:rsidR="006C0A11" w:rsidRPr="00F94643" w:rsidRDefault="006C0A11" w:rsidP="00FE540B">
      <w:pPr>
        <w:pStyle w:val="Kop4"/>
        <w:numPr>
          <w:ilvl w:val="2"/>
          <w:numId w:val="20"/>
        </w:numPr>
        <w:rPr>
          <w:lang w:val="en-GB"/>
        </w:rPr>
      </w:pPr>
      <w:bookmarkStart w:id="499" w:name="_Toc261813445"/>
      <w:proofErr w:type="gramStart"/>
      <w:r w:rsidRPr="00F94643">
        <w:rPr>
          <w:lang w:val="en-GB"/>
        </w:rPr>
        <w:t>computer</w:t>
      </w:r>
      <w:proofErr w:type="gramEnd"/>
      <w:r w:rsidRPr="00F94643">
        <w:rPr>
          <w:lang w:val="en-GB"/>
        </w:rPr>
        <w:t>_upload_succes.html</w:t>
      </w:r>
      <w:bookmarkEnd w:id="499"/>
    </w:p>
    <w:p w14:paraId="6C1174F0" w14:textId="77777777" w:rsidR="006C0A11" w:rsidRPr="00F94643" w:rsidRDefault="006C0A11" w:rsidP="00FE540B">
      <w:pPr>
        <w:pStyle w:val="Kop4"/>
        <w:numPr>
          <w:ilvl w:val="2"/>
          <w:numId w:val="20"/>
        </w:numPr>
        <w:rPr>
          <w:lang w:val="en-GB"/>
        </w:rPr>
      </w:pPr>
      <w:bookmarkStart w:id="500" w:name="_Toc261813446"/>
      <w:proofErr w:type="gramStart"/>
      <w:r w:rsidRPr="00F94643">
        <w:rPr>
          <w:lang w:val="en-GB"/>
        </w:rPr>
        <w:t>computer</w:t>
      </w:r>
      <w:proofErr w:type="gramEnd"/>
      <w:r w:rsidRPr="00F94643">
        <w:rPr>
          <w:lang w:val="en-GB"/>
        </w:rPr>
        <w:t>_upload.html</w:t>
      </w:r>
      <w:bookmarkEnd w:id="500"/>
    </w:p>
    <w:p w14:paraId="3B71C16F" w14:textId="77777777" w:rsidR="006C0A11" w:rsidRPr="00F94643" w:rsidRDefault="006C0A11" w:rsidP="00FE540B">
      <w:pPr>
        <w:pStyle w:val="Kop4"/>
        <w:numPr>
          <w:ilvl w:val="2"/>
          <w:numId w:val="20"/>
        </w:numPr>
        <w:rPr>
          <w:lang w:val="en-GB"/>
        </w:rPr>
      </w:pPr>
      <w:bookmarkStart w:id="501" w:name="_Toc261813447"/>
      <w:proofErr w:type="gramStart"/>
      <w:r w:rsidRPr="00F94643">
        <w:rPr>
          <w:lang w:val="en-GB"/>
        </w:rPr>
        <w:t>computer</w:t>
      </w:r>
      <w:proofErr w:type="gramEnd"/>
      <w:r w:rsidRPr="00F94643">
        <w:rPr>
          <w:lang w:val="en-GB"/>
        </w:rPr>
        <w:t>_welcome.html</w:t>
      </w:r>
      <w:bookmarkEnd w:id="501"/>
    </w:p>
    <w:p w14:paraId="6F76F348" w14:textId="77777777" w:rsidR="006C0A11" w:rsidRPr="00F94643" w:rsidRDefault="006C0A11" w:rsidP="00FE540B">
      <w:pPr>
        <w:pStyle w:val="Kop4"/>
        <w:numPr>
          <w:ilvl w:val="2"/>
          <w:numId w:val="20"/>
        </w:numPr>
        <w:rPr>
          <w:lang w:val="en-GB"/>
        </w:rPr>
      </w:pPr>
      <w:bookmarkStart w:id="502" w:name="_Toc261813448"/>
      <w:proofErr w:type="gramStart"/>
      <w:r w:rsidRPr="00F94643">
        <w:rPr>
          <w:lang w:val="en-GB"/>
        </w:rPr>
        <w:t>computer.html</w:t>
      </w:r>
      <w:bookmarkEnd w:id="502"/>
      <w:proofErr w:type="gramEnd"/>
    </w:p>
    <w:p w14:paraId="1C6D7025" w14:textId="77777777" w:rsidR="006C0A11" w:rsidRPr="00F94643" w:rsidRDefault="006C0A11" w:rsidP="00FE540B">
      <w:pPr>
        <w:pStyle w:val="Kop4"/>
        <w:numPr>
          <w:ilvl w:val="2"/>
          <w:numId w:val="20"/>
        </w:numPr>
        <w:rPr>
          <w:lang w:val="en-GB"/>
        </w:rPr>
      </w:pPr>
      <w:bookmarkStart w:id="503" w:name="_Toc261813449"/>
      <w:proofErr w:type="gramStart"/>
      <w:r w:rsidRPr="00F94643">
        <w:rPr>
          <w:lang w:val="en-GB"/>
        </w:rPr>
        <w:t>mobile</w:t>
      </w:r>
      <w:proofErr w:type="gramEnd"/>
      <w:r w:rsidRPr="00F94643">
        <w:rPr>
          <w:lang w:val="en-GB"/>
        </w:rPr>
        <w:t>_invalid_login.html</w:t>
      </w:r>
      <w:bookmarkEnd w:id="503"/>
    </w:p>
    <w:p w14:paraId="26F09E34" w14:textId="77777777" w:rsidR="006C0A11" w:rsidRPr="00F94643" w:rsidRDefault="006C0A11" w:rsidP="00FE540B">
      <w:pPr>
        <w:pStyle w:val="Kop4"/>
        <w:numPr>
          <w:ilvl w:val="2"/>
          <w:numId w:val="20"/>
        </w:numPr>
        <w:rPr>
          <w:lang w:val="en-GB"/>
        </w:rPr>
      </w:pPr>
      <w:bookmarkStart w:id="504" w:name="_Toc261813450"/>
      <w:proofErr w:type="gramStart"/>
      <w:r w:rsidRPr="00F94643">
        <w:rPr>
          <w:lang w:val="en-GB"/>
        </w:rPr>
        <w:t>mobile</w:t>
      </w:r>
      <w:proofErr w:type="gramEnd"/>
      <w:r w:rsidRPr="00F94643">
        <w:rPr>
          <w:lang w:val="en-GB"/>
        </w:rPr>
        <w:t>_login.html</w:t>
      </w:r>
      <w:bookmarkEnd w:id="504"/>
    </w:p>
    <w:p w14:paraId="7B9CCBB6" w14:textId="77777777" w:rsidR="006C0A11" w:rsidRPr="00F94643" w:rsidRDefault="006C0A11" w:rsidP="00FE540B">
      <w:pPr>
        <w:pStyle w:val="Kop4"/>
        <w:numPr>
          <w:ilvl w:val="2"/>
          <w:numId w:val="20"/>
        </w:numPr>
        <w:rPr>
          <w:lang w:val="en-GB"/>
        </w:rPr>
      </w:pPr>
      <w:bookmarkStart w:id="505" w:name="_Toc261813451"/>
      <w:proofErr w:type="gramStart"/>
      <w:r w:rsidRPr="00F94643">
        <w:rPr>
          <w:lang w:val="en-GB"/>
        </w:rPr>
        <w:t>mobile</w:t>
      </w:r>
      <w:proofErr w:type="gramEnd"/>
      <w:r w:rsidRPr="00F94643">
        <w:rPr>
          <w:lang w:val="en-GB"/>
        </w:rPr>
        <w:t>_remove.html</w:t>
      </w:r>
      <w:bookmarkEnd w:id="505"/>
    </w:p>
    <w:p w14:paraId="77A21635" w14:textId="77777777" w:rsidR="006C0A11" w:rsidRPr="00F94643" w:rsidRDefault="006C0A11" w:rsidP="00FE540B">
      <w:pPr>
        <w:pStyle w:val="Kop4"/>
        <w:numPr>
          <w:ilvl w:val="2"/>
          <w:numId w:val="20"/>
        </w:numPr>
        <w:rPr>
          <w:lang w:val="en-GB"/>
        </w:rPr>
      </w:pPr>
      <w:bookmarkStart w:id="506" w:name="_Toc261813452"/>
      <w:proofErr w:type="gramStart"/>
      <w:r w:rsidRPr="00F94643">
        <w:rPr>
          <w:lang w:val="en-GB"/>
        </w:rPr>
        <w:t>mobile</w:t>
      </w:r>
      <w:proofErr w:type="gramEnd"/>
      <w:r w:rsidRPr="00F94643">
        <w:rPr>
          <w:lang w:val="en-GB"/>
        </w:rPr>
        <w:t>_result.html</w:t>
      </w:r>
      <w:bookmarkEnd w:id="506"/>
    </w:p>
    <w:p w14:paraId="43CB4481" w14:textId="77777777" w:rsidR="006C0A11" w:rsidRPr="00F94643" w:rsidRDefault="006C0A11" w:rsidP="00FE540B">
      <w:pPr>
        <w:pStyle w:val="Kop4"/>
        <w:numPr>
          <w:ilvl w:val="2"/>
          <w:numId w:val="20"/>
        </w:numPr>
        <w:rPr>
          <w:lang w:val="en-GB"/>
        </w:rPr>
      </w:pPr>
      <w:bookmarkStart w:id="507" w:name="_Toc261813453"/>
      <w:proofErr w:type="gramStart"/>
      <w:r w:rsidRPr="00F94643">
        <w:rPr>
          <w:lang w:val="en-GB"/>
        </w:rPr>
        <w:t>mobile</w:t>
      </w:r>
      <w:proofErr w:type="gramEnd"/>
      <w:r w:rsidRPr="00F94643">
        <w:rPr>
          <w:lang w:val="en-GB"/>
        </w:rPr>
        <w:t>_sorry.html</w:t>
      </w:r>
      <w:bookmarkEnd w:id="507"/>
    </w:p>
    <w:p w14:paraId="11C145C8" w14:textId="77777777" w:rsidR="006C0A11" w:rsidRPr="00F94643" w:rsidRDefault="006C0A11" w:rsidP="00FE540B">
      <w:pPr>
        <w:pStyle w:val="Kop4"/>
        <w:numPr>
          <w:ilvl w:val="2"/>
          <w:numId w:val="20"/>
        </w:numPr>
        <w:rPr>
          <w:lang w:val="en-GB"/>
        </w:rPr>
      </w:pPr>
      <w:bookmarkStart w:id="508" w:name="_Toc261813454"/>
      <w:proofErr w:type="gramStart"/>
      <w:r w:rsidRPr="00F94643">
        <w:rPr>
          <w:lang w:val="en-GB"/>
        </w:rPr>
        <w:t>mobile</w:t>
      </w:r>
      <w:proofErr w:type="gramEnd"/>
      <w:r w:rsidRPr="00F94643">
        <w:rPr>
          <w:lang w:val="en-GB"/>
        </w:rPr>
        <w:t>_upload_succes.html</w:t>
      </w:r>
      <w:bookmarkEnd w:id="508"/>
    </w:p>
    <w:p w14:paraId="076BE0F6" w14:textId="77777777" w:rsidR="000243B5" w:rsidRPr="00F94643" w:rsidRDefault="000243B5" w:rsidP="00FE540B">
      <w:pPr>
        <w:pStyle w:val="Kop4"/>
        <w:numPr>
          <w:ilvl w:val="2"/>
          <w:numId w:val="20"/>
        </w:numPr>
        <w:rPr>
          <w:lang w:val="en-GB"/>
        </w:rPr>
      </w:pPr>
      <w:bookmarkStart w:id="509" w:name="_Toc261813457"/>
      <w:proofErr w:type="gramStart"/>
      <w:r w:rsidRPr="00F94643">
        <w:rPr>
          <w:lang w:val="en-GB"/>
        </w:rPr>
        <w:t>mobile.html</w:t>
      </w:r>
      <w:bookmarkEnd w:id="509"/>
      <w:proofErr w:type="gramEnd"/>
    </w:p>
    <w:p w14:paraId="54752C70" w14:textId="6D2F25E3" w:rsidR="000243B5" w:rsidRPr="00F94643" w:rsidRDefault="000243B5" w:rsidP="000243B5">
      <w:pPr>
        <w:rPr>
          <w:rFonts w:ascii="Menlo Regular" w:hAnsi="Menlo Regular" w:cs="Menlo Regular"/>
          <w:color w:val="AA0D91"/>
          <w:sz w:val="22"/>
          <w:szCs w:val="22"/>
          <w:lang w:val="en-GB"/>
        </w:rPr>
      </w:pPr>
      <w:r w:rsidRPr="00F94643">
        <w:rPr>
          <w:rFonts w:ascii="Menlo Regular" w:hAnsi="Menlo Regular" w:cs="Menlo Regular"/>
          <w:color w:val="AA0D91"/>
          <w:sz w:val="22"/>
          <w:szCs w:val="22"/>
          <w:lang w:val="en-GB"/>
        </w:rPr>
        <w:br w:type="page"/>
      </w:r>
    </w:p>
    <w:p w14:paraId="2E369E61" w14:textId="77777777" w:rsidR="000243B5" w:rsidRPr="00F94643" w:rsidRDefault="000243B5" w:rsidP="000243B5">
      <w:pPr>
        <w:rPr>
          <w:lang w:val="en-GB"/>
        </w:rPr>
      </w:pPr>
    </w:p>
    <w:p w14:paraId="0066B2FA" w14:textId="77777777" w:rsidR="00E232EB" w:rsidRPr="00F94643" w:rsidRDefault="00E232EB" w:rsidP="00FE540B">
      <w:pPr>
        <w:pStyle w:val="Kop3"/>
        <w:numPr>
          <w:ilvl w:val="1"/>
          <w:numId w:val="20"/>
        </w:numPr>
        <w:rPr>
          <w:lang w:val="en-GB"/>
        </w:rPr>
      </w:pPr>
      <w:bookmarkStart w:id="510" w:name="_Toc261813458"/>
      <w:r w:rsidRPr="00F94643">
        <w:rPr>
          <w:lang w:val="en-GB"/>
        </w:rPr>
        <w:t>Perl</w:t>
      </w:r>
      <w:bookmarkEnd w:id="510"/>
    </w:p>
    <w:p w14:paraId="2C4333AD" w14:textId="3FDB95BC" w:rsidR="009060F3" w:rsidRPr="00F94643" w:rsidRDefault="00764747" w:rsidP="00FE540B">
      <w:pPr>
        <w:pStyle w:val="Kop4"/>
        <w:numPr>
          <w:ilvl w:val="2"/>
          <w:numId w:val="20"/>
        </w:numPr>
        <w:rPr>
          <w:lang w:val="en-GB"/>
        </w:rPr>
      </w:pPr>
      <w:bookmarkStart w:id="511" w:name="_Toc261813459"/>
      <w:proofErr w:type="gramStart"/>
      <w:r w:rsidRPr="00F94643">
        <w:rPr>
          <w:lang w:val="en-GB"/>
        </w:rPr>
        <w:t>c</w:t>
      </w:r>
      <w:r w:rsidR="009060F3" w:rsidRPr="00F94643">
        <w:rPr>
          <w:lang w:val="en-GB"/>
        </w:rPr>
        <w:t>lassify.pl</w:t>
      </w:r>
      <w:proofErr w:type="gramEnd"/>
      <w:r w:rsidR="009060F3" w:rsidRPr="00F94643">
        <w:rPr>
          <w:lang w:val="en-GB"/>
        </w:rPr>
        <w:t xml:space="preserve"> [</w:t>
      </w:r>
      <w:r w:rsidR="009060F3" w:rsidRPr="00F94643">
        <w:rPr>
          <w:highlight w:val="green"/>
          <w:lang w:val="en-GB"/>
        </w:rPr>
        <w:t>19</w:t>
      </w:r>
      <w:r w:rsidR="009060F3" w:rsidRPr="00F94643">
        <w:rPr>
          <w:lang w:val="en-GB"/>
        </w:rPr>
        <w:t>]</w:t>
      </w:r>
      <w:bookmarkEnd w:id="511"/>
    </w:p>
    <w:p w14:paraId="034EED9B" w14:textId="77777777" w:rsidR="00764747" w:rsidRPr="00F94643"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7400"/>
          <w:sz w:val="22"/>
          <w:szCs w:val="22"/>
          <w:lang w:val="en-GB"/>
        </w:rPr>
        <w:t>#</w:t>
      </w:r>
      <w:proofErr w:type="gramStart"/>
      <w:r w:rsidRPr="00F94643">
        <w:rPr>
          <w:rFonts w:ascii="Menlo Regular" w:hAnsi="Menlo Regular" w:cs="Menlo Regular"/>
          <w:color w:val="007400"/>
          <w:sz w:val="22"/>
          <w:szCs w:val="22"/>
          <w:lang w:val="en-GB"/>
        </w:rPr>
        <w:t>!/</w:t>
      </w:r>
      <w:proofErr w:type="spellStart"/>
      <w:proofErr w:type="gramEnd"/>
      <w:r w:rsidRPr="00F94643">
        <w:rPr>
          <w:rFonts w:ascii="Menlo Regular" w:hAnsi="Menlo Regular" w:cs="Menlo Regular"/>
          <w:color w:val="007400"/>
          <w:sz w:val="22"/>
          <w:szCs w:val="22"/>
          <w:lang w:val="en-GB"/>
        </w:rPr>
        <w:t>usr</w:t>
      </w:r>
      <w:proofErr w:type="spellEnd"/>
      <w:r w:rsidRPr="00F94643">
        <w:rPr>
          <w:rFonts w:ascii="Menlo Regular" w:hAnsi="Menlo Regular" w:cs="Menlo Regular"/>
          <w:color w:val="007400"/>
          <w:sz w:val="22"/>
          <w:szCs w:val="22"/>
          <w:lang w:val="en-GB"/>
        </w:rPr>
        <w:t>/bin/</w:t>
      </w:r>
      <w:proofErr w:type="spellStart"/>
      <w:r w:rsidRPr="00F94643">
        <w:rPr>
          <w:rFonts w:ascii="Menlo Regular" w:hAnsi="Menlo Regular" w:cs="Menlo Regular"/>
          <w:color w:val="007400"/>
          <w:sz w:val="22"/>
          <w:szCs w:val="22"/>
          <w:lang w:val="en-GB"/>
        </w:rPr>
        <w:t>perl</w:t>
      </w:r>
      <w:proofErr w:type="spellEnd"/>
    </w:p>
    <w:p w14:paraId="05FE00A5" w14:textId="77777777" w:rsidR="00764747" w:rsidRPr="00F94643"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use</w:t>
      </w:r>
      <w:proofErr w:type="gramEnd"/>
      <w:r w:rsidRPr="00F94643">
        <w:rPr>
          <w:rFonts w:ascii="Menlo Regular" w:hAnsi="Menlo Regular" w:cs="Menlo Regular"/>
          <w:color w:val="000000"/>
          <w:sz w:val="22"/>
          <w:szCs w:val="22"/>
          <w:lang w:val="en-GB"/>
        </w:rPr>
        <w:t xml:space="preserve"> strict;</w:t>
      </w:r>
    </w:p>
    <w:p w14:paraId="7C6B694C" w14:textId="77777777" w:rsidR="00764747" w:rsidRPr="00F94643"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use</w:t>
      </w:r>
      <w:proofErr w:type="gramEnd"/>
      <w:r w:rsidRPr="00F94643">
        <w:rPr>
          <w:rFonts w:ascii="Menlo Regular" w:hAnsi="Menlo Regular" w:cs="Menlo Regular"/>
          <w:color w:val="000000"/>
          <w:sz w:val="22"/>
          <w:szCs w:val="22"/>
          <w:lang w:val="en-GB"/>
        </w:rPr>
        <w:t xml:space="preserve"> warnings;</w:t>
      </w:r>
    </w:p>
    <w:p w14:paraId="3FB371A6" w14:textId="77777777" w:rsidR="00764747" w:rsidRPr="00F94643"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use</w:t>
      </w:r>
      <w:proofErr w:type="gramEnd"/>
      <w:r w:rsidRPr="00F94643">
        <w:rPr>
          <w:rFonts w:ascii="Menlo Regular" w:hAnsi="Menlo Regular" w:cs="Menlo Regular"/>
          <w:color w:val="000000"/>
          <w:sz w:val="22"/>
          <w:szCs w:val="22"/>
          <w:lang w:val="en-GB"/>
        </w:rPr>
        <w:t xml:space="preserve"> </w:t>
      </w:r>
      <w:proofErr w:type="spellStart"/>
      <w:r w:rsidRPr="00F94643">
        <w:rPr>
          <w:rFonts w:ascii="Menlo Regular" w:hAnsi="Menlo Regular" w:cs="Menlo Regular"/>
          <w:color w:val="000000"/>
          <w:sz w:val="22"/>
          <w:szCs w:val="22"/>
          <w:lang w:val="en-GB"/>
        </w:rPr>
        <w:t>Getopt</w:t>
      </w:r>
      <w:proofErr w:type="spellEnd"/>
      <w:r w:rsidRPr="00F94643">
        <w:rPr>
          <w:rFonts w:ascii="Menlo Regular" w:hAnsi="Menlo Regular" w:cs="Menlo Regular"/>
          <w:color w:val="000000"/>
          <w:sz w:val="22"/>
          <w:szCs w:val="22"/>
          <w:lang w:val="en-GB"/>
        </w:rPr>
        <w:t>::Long;</w:t>
      </w:r>
    </w:p>
    <w:p w14:paraId="621BD155" w14:textId="77777777" w:rsidR="00764747" w:rsidRPr="00F94643"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use</w:t>
      </w:r>
      <w:proofErr w:type="gramEnd"/>
      <w:r w:rsidRPr="00F94643">
        <w:rPr>
          <w:rFonts w:ascii="Menlo Regular" w:hAnsi="Menlo Regular" w:cs="Menlo Regular"/>
          <w:color w:val="000000"/>
          <w:sz w:val="22"/>
          <w:szCs w:val="22"/>
          <w:lang w:val="en-GB"/>
        </w:rPr>
        <w:t xml:space="preserve"> Data::Dumper;</w:t>
      </w:r>
    </w:p>
    <w:p w14:paraId="603A9686" w14:textId="77777777" w:rsidR="00764747" w:rsidRPr="00F94643"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use</w:t>
      </w:r>
      <w:proofErr w:type="gramEnd"/>
      <w:r w:rsidRPr="00F94643">
        <w:rPr>
          <w:rFonts w:ascii="Menlo Regular" w:hAnsi="Menlo Regular" w:cs="Menlo Regular"/>
          <w:color w:val="000000"/>
          <w:sz w:val="22"/>
          <w:szCs w:val="22"/>
          <w:lang w:val="en-GB"/>
        </w:rPr>
        <w:t xml:space="preserve"> AI::FANN </w:t>
      </w:r>
      <w:r w:rsidRPr="00F94643">
        <w:rPr>
          <w:rFonts w:ascii="Menlo Regular" w:hAnsi="Menlo Regular" w:cs="Menlo Regular"/>
          <w:color w:val="C41A16"/>
          <w:sz w:val="22"/>
          <w:szCs w:val="22"/>
          <w:lang w:val="en-GB"/>
        </w:rPr>
        <w:t>':all'</w:t>
      </w:r>
      <w:r w:rsidRPr="00F94643">
        <w:rPr>
          <w:rFonts w:ascii="Menlo Regular" w:hAnsi="Menlo Regular" w:cs="Menlo Regular"/>
          <w:color w:val="000000"/>
          <w:sz w:val="22"/>
          <w:szCs w:val="22"/>
          <w:lang w:val="en-GB"/>
        </w:rPr>
        <w:t>;</w:t>
      </w:r>
    </w:p>
    <w:p w14:paraId="42AD7B0E" w14:textId="77777777" w:rsidR="00764747" w:rsidRPr="00F94643"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use</w:t>
      </w:r>
      <w:proofErr w:type="gramEnd"/>
      <w:r w:rsidRPr="00F94643">
        <w:rPr>
          <w:rFonts w:ascii="Menlo Regular" w:hAnsi="Menlo Regular" w:cs="Menlo Regular"/>
          <w:color w:val="000000"/>
          <w:sz w:val="22"/>
          <w:szCs w:val="22"/>
          <w:lang w:val="en-GB"/>
        </w:rPr>
        <w:t xml:space="preserve"> Fingerprint </w:t>
      </w:r>
      <w:r w:rsidRPr="00F94643">
        <w:rPr>
          <w:rFonts w:ascii="Menlo Regular" w:hAnsi="Menlo Regular" w:cs="Menlo Regular"/>
          <w:color w:val="C41A16"/>
          <w:sz w:val="22"/>
          <w:szCs w:val="22"/>
          <w:lang w:val="en-GB"/>
        </w:rPr>
        <w:t>'</w:t>
      </w:r>
      <w:proofErr w:type="spellStart"/>
      <w:r w:rsidRPr="00F94643">
        <w:rPr>
          <w:rFonts w:ascii="Menlo Regular" w:hAnsi="Menlo Regular" w:cs="Menlo Regular"/>
          <w:color w:val="C41A16"/>
          <w:sz w:val="22"/>
          <w:szCs w:val="22"/>
          <w:lang w:val="en-GB"/>
        </w:rPr>
        <w:t>make_fingerprint</w:t>
      </w:r>
      <w:proofErr w:type="spellEnd"/>
      <w:r w:rsidRPr="00F94643">
        <w:rPr>
          <w:rFonts w:ascii="Menlo Regular" w:hAnsi="Menlo Regular" w:cs="Menlo Regular"/>
          <w:color w:val="C41A16"/>
          <w:sz w:val="22"/>
          <w:szCs w:val="22"/>
          <w:lang w:val="en-GB"/>
        </w:rPr>
        <w:t>'</w:t>
      </w:r>
      <w:r w:rsidRPr="00F94643">
        <w:rPr>
          <w:rFonts w:ascii="Menlo Regular" w:hAnsi="Menlo Regular" w:cs="Menlo Regular"/>
          <w:color w:val="000000"/>
          <w:sz w:val="22"/>
          <w:szCs w:val="22"/>
          <w:lang w:val="en-GB"/>
        </w:rPr>
        <w:t>;</w:t>
      </w:r>
    </w:p>
    <w:p w14:paraId="1456A2E7" w14:textId="77777777" w:rsidR="00764747" w:rsidRPr="00F94643"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use</w:t>
      </w:r>
      <w:proofErr w:type="gramEnd"/>
      <w:r w:rsidRPr="00F94643">
        <w:rPr>
          <w:rFonts w:ascii="Menlo Regular" w:hAnsi="Menlo Regular" w:cs="Menlo Regular"/>
          <w:color w:val="000000"/>
          <w:sz w:val="22"/>
          <w:szCs w:val="22"/>
          <w:lang w:val="en-GB"/>
        </w:rPr>
        <w:t xml:space="preserve"> Bio::</w:t>
      </w:r>
      <w:proofErr w:type="spellStart"/>
      <w:r w:rsidRPr="00F94643">
        <w:rPr>
          <w:rFonts w:ascii="Menlo Regular" w:hAnsi="Menlo Regular" w:cs="Menlo Regular"/>
          <w:color w:val="000000"/>
          <w:sz w:val="22"/>
          <w:szCs w:val="22"/>
          <w:lang w:val="en-GB"/>
        </w:rPr>
        <w:t>Phylo</w:t>
      </w:r>
      <w:proofErr w:type="spellEnd"/>
      <w:r w:rsidRPr="00F94643">
        <w:rPr>
          <w:rFonts w:ascii="Menlo Regular" w:hAnsi="Menlo Regular" w:cs="Menlo Regular"/>
          <w:color w:val="000000"/>
          <w:sz w:val="22"/>
          <w:szCs w:val="22"/>
          <w:lang w:val="en-GB"/>
        </w:rPr>
        <w:t>::</w:t>
      </w:r>
      <w:proofErr w:type="spellStart"/>
      <w:r w:rsidRPr="00F94643">
        <w:rPr>
          <w:rFonts w:ascii="Menlo Regular" w:hAnsi="Menlo Regular" w:cs="Menlo Regular"/>
          <w:color w:val="000000"/>
          <w:sz w:val="22"/>
          <w:szCs w:val="22"/>
          <w:lang w:val="en-GB"/>
        </w:rPr>
        <w:t>Util</w:t>
      </w:r>
      <w:proofErr w:type="spellEnd"/>
      <w:r w:rsidRPr="00F94643">
        <w:rPr>
          <w:rFonts w:ascii="Menlo Regular" w:hAnsi="Menlo Regular" w:cs="Menlo Regular"/>
          <w:color w:val="000000"/>
          <w:sz w:val="22"/>
          <w:szCs w:val="22"/>
          <w:lang w:val="en-GB"/>
        </w:rPr>
        <w:t xml:space="preserve">::Logger </w:t>
      </w:r>
      <w:r w:rsidRPr="00F94643">
        <w:rPr>
          <w:rFonts w:ascii="Menlo Regular" w:hAnsi="Menlo Regular" w:cs="Menlo Regular"/>
          <w:color w:val="C41A16"/>
          <w:sz w:val="22"/>
          <w:szCs w:val="22"/>
          <w:lang w:val="en-GB"/>
        </w:rPr>
        <w:t>':levels'</w:t>
      </w:r>
      <w:r w:rsidRPr="00F94643">
        <w:rPr>
          <w:rFonts w:ascii="Menlo Regular" w:hAnsi="Menlo Regular" w:cs="Menlo Regular"/>
          <w:color w:val="000000"/>
          <w:sz w:val="22"/>
          <w:szCs w:val="22"/>
          <w:lang w:val="en-GB"/>
        </w:rPr>
        <w:t>;</w:t>
      </w:r>
    </w:p>
    <w:p w14:paraId="5AB43116" w14:textId="77777777" w:rsidR="00764747" w:rsidRPr="00F94643"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p>
    <w:p w14:paraId="4DCC0989" w14:textId="77777777" w:rsidR="00764747" w:rsidRPr="00F94643"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7400"/>
          <w:sz w:val="22"/>
          <w:szCs w:val="22"/>
          <w:lang w:val="en-GB"/>
        </w:rPr>
        <w:t xml:space="preserve"># </w:t>
      </w:r>
      <w:proofErr w:type="gramStart"/>
      <w:r w:rsidRPr="00F94643">
        <w:rPr>
          <w:rFonts w:ascii="Menlo Regular" w:hAnsi="Menlo Regular" w:cs="Menlo Regular"/>
          <w:color w:val="007400"/>
          <w:sz w:val="22"/>
          <w:szCs w:val="22"/>
          <w:lang w:val="en-GB"/>
        </w:rPr>
        <w:t>process</w:t>
      </w:r>
      <w:proofErr w:type="gramEnd"/>
      <w:r w:rsidRPr="00F94643">
        <w:rPr>
          <w:rFonts w:ascii="Menlo Regular" w:hAnsi="Menlo Regular" w:cs="Menlo Regular"/>
          <w:color w:val="007400"/>
          <w:sz w:val="22"/>
          <w:szCs w:val="22"/>
          <w:lang w:val="en-GB"/>
        </w:rPr>
        <w:t xml:space="preserve"> command line arguments</w:t>
      </w:r>
    </w:p>
    <w:p w14:paraId="27969FDE" w14:textId="77777777" w:rsidR="00764747" w:rsidRPr="00F94643"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my</w:t>
      </w:r>
      <w:proofErr w:type="gramEnd"/>
      <w:r w:rsidRPr="00F94643">
        <w:rPr>
          <w:rFonts w:ascii="Menlo Regular" w:hAnsi="Menlo Regular" w:cs="Menlo Regular"/>
          <w:color w:val="000000"/>
          <w:sz w:val="22"/>
          <w:szCs w:val="22"/>
          <w:lang w:val="en-GB"/>
        </w:rPr>
        <w:t xml:space="preserve"> $verbosity  = WARN;</w:t>
      </w:r>
    </w:p>
    <w:p w14:paraId="587FCBFB" w14:textId="77777777" w:rsidR="00764747" w:rsidRPr="00F94643"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my</w:t>
      </w:r>
      <w:proofErr w:type="gramEnd"/>
      <w:r w:rsidRPr="00F94643">
        <w:rPr>
          <w:rFonts w:ascii="Menlo Regular" w:hAnsi="Menlo Regular" w:cs="Menlo Regular"/>
          <w:color w:val="000000"/>
          <w:sz w:val="22"/>
          <w:szCs w:val="22"/>
          <w:lang w:val="en-GB"/>
        </w:rPr>
        <w:t xml:space="preserve"> $resolution = </w:t>
      </w:r>
      <w:r w:rsidRPr="00F94643">
        <w:rPr>
          <w:rFonts w:ascii="Menlo Regular" w:hAnsi="Menlo Regular" w:cs="Menlo Regular"/>
          <w:color w:val="1C00CF"/>
          <w:sz w:val="22"/>
          <w:szCs w:val="22"/>
          <w:lang w:val="en-GB"/>
        </w:rPr>
        <w:t>50</w:t>
      </w:r>
      <w:r w:rsidRPr="00F94643">
        <w:rPr>
          <w:rFonts w:ascii="Menlo Regular" w:hAnsi="Menlo Regular" w:cs="Menlo Regular"/>
          <w:color w:val="000000"/>
          <w:sz w:val="22"/>
          <w:szCs w:val="22"/>
          <w:lang w:val="en-GB"/>
        </w:rPr>
        <w:t>;</w:t>
      </w:r>
    </w:p>
    <w:p w14:paraId="39C14F33" w14:textId="77777777" w:rsidR="00764747" w:rsidRPr="00F94643"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my</w:t>
      </w:r>
      <w:proofErr w:type="gramEnd"/>
      <w:r w:rsidRPr="00F94643">
        <w:rPr>
          <w:rFonts w:ascii="Menlo Regular" w:hAnsi="Menlo Regular" w:cs="Menlo Regular"/>
          <w:color w:val="000000"/>
          <w:sz w:val="22"/>
          <w:szCs w:val="22"/>
          <w:lang w:val="en-GB"/>
        </w:rPr>
        <w:t xml:space="preserve"> $</w:t>
      </w:r>
      <w:proofErr w:type="spellStart"/>
      <w:r w:rsidRPr="00F94643">
        <w:rPr>
          <w:rFonts w:ascii="Menlo Regular" w:hAnsi="Menlo Regular" w:cs="Menlo Regular"/>
          <w:color w:val="000000"/>
          <w:sz w:val="22"/>
          <w:szCs w:val="22"/>
          <w:lang w:val="en-GB"/>
        </w:rPr>
        <w:t>dir</w:t>
      </w:r>
      <w:proofErr w:type="spellEnd"/>
      <w:r w:rsidRPr="00F94643">
        <w:rPr>
          <w:rFonts w:ascii="Menlo Regular" w:hAnsi="Menlo Regular" w:cs="Menlo Regular"/>
          <w:color w:val="000000"/>
          <w:sz w:val="22"/>
          <w:szCs w:val="22"/>
          <w:lang w:val="en-GB"/>
        </w:rPr>
        <w:t>;</w:t>
      </w:r>
    </w:p>
    <w:p w14:paraId="48082A66" w14:textId="77777777" w:rsidR="00764747" w:rsidRPr="00F94643"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my</w:t>
      </w:r>
      <w:proofErr w:type="gramEnd"/>
      <w:r w:rsidRPr="00F94643">
        <w:rPr>
          <w:rFonts w:ascii="Menlo Regular" w:hAnsi="Menlo Regular" w:cs="Menlo Regular"/>
          <w:color w:val="000000"/>
          <w:sz w:val="22"/>
          <w:szCs w:val="22"/>
          <w:lang w:val="en-GB"/>
        </w:rPr>
        <w:t xml:space="preserve"> $</w:t>
      </w:r>
      <w:proofErr w:type="spellStart"/>
      <w:r w:rsidRPr="00F94643">
        <w:rPr>
          <w:rFonts w:ascii="Menlo Regular" w:hAnsi="Menlo Regular" w:cs="Menlo Regular"/>
          <w:color w:val="000000"/>
          <w:sz w:val="22"/>
          <w:szCs w:val="22"/>
          <w:lang w:val="en-GB"/>
        </w:rPr>
        <w:t>ai</w:t>
      </w:r>
      <w:proofErr w:type="spellEnd"/>
      <w:r w:rsidRPr="00F94643">
        <w:rPr>
          <w:rFonts w:ascii="Menlo Regular" w:hAnsi="Menlo Regular" w:cs="Menlo Regular"/>
          <w:color w:val="000000"/>
          <w:sz w:val="22"/>
          <w:szCs w:val="22"/>
          <w:lang w:val="en-GB"/>
        </w:rPr>
        <w:t>;</w:t>
      </w:r>
    </w:p>
    <w:p w14:paraId="7C4F60D8" w14:textId="77777777" w:rsidR="00764747" w:rsidRPr="00F94643"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proofErr w:type="spellStart"/>
      <w:proofErr w:type="gramStart"/>
      <w:r w:rsidRPr="00F94643">
        <w:rPr>
          <w:rFonts w:ascii="Menlo Regular" w:hAnsi="Menlo Regular" w:cs="Menlo Regular"/>
          <w:color w:val="000000"/>
          <w:sz w:val="22"/>
          <w:szCs w:val="22"/>
          <w:lang w:val="en-GB"/>
        </w:rPr>
        <w:t>GetOptions</w:t>
      </w:r>
      <w:proofErr w:type="spellEnd"/>
      <w:r w:rsidRPr="00F94643">
        <w:rPr>
          <w:rFonts w:ascii="Menlo Regular" w:hAnsi="Menlo Regular" w:cs="Menlo Regular"/>
          <w:color w:val="000000"/>
          <w:sz w:val="22"/>
          <w:szCs w:val="22"/>
          <w:lang w:val="en-GB"/>
        </w:rPr>
        <w:t>(</w:t>
      </w:r>
      <w:proofErr w:type="gramEnd"/>
    </w:p>
    <w:p w14:paraId="0C433DDA" w14:textId="77777777" w:rsidR="00764747" w:rsidRPr="00F94643"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C41A16"/>
          <w:sz w:val="22"/>
          <w:szCs w:val="22"/>
          <w:lang w:val="en-GB"/>
        </w:rPr>
        <w:t>'</w:t>
      </w:r>
      <w:proofErr w:type="gramStart"/>
      <w:r w:rsidRPr="00F94643">
        <w:rPr>
          <w:rFonts w:ascii="Menlo Regular" w:hAnsi="Menlo Regular" w:cs="Menlo Regular"/>
          <w:color w:val="C41A16"/>
          <w:sz w:val="22"/>
          <w:szCs w:val="22"/>
          <w:lang w:val="en-GB"/>
        </w:rPr>
        <w:t>verbose</w:t>
      </w:r>
      <w:proofErr w:type="gramEnd"/>
      <w:r w:rsidRPr="00F94643">
        <w:rPr>
          <w:rFonts w:ascii="Menlo Regular" w:hAnsi="Menlo Regular" w:cs="Menlo Regular"/>
          <w:color w:val="C41A16"/>
          <w:sz w:val="22"/>
          <w:szCs w:val="22"/>
          <w:lang w:val="en-GB"/>
        </w:rPr>
        <w:t>+'</w:t>
      </w:r>
      <w:r w:rsidRPr="00F94643">
        <w:rPr>
          <w:rFonts w:ascii="Menlo Regular" w:hAnsi="Menlo Regular" w:cs="Menlo Regular"/>
          <w:color w:val="000000"/>
          <w:sz w:val="22"/>
          <w:szCs w:val="22"/>
          <w:lang w:val="en-GB"/>
        </w:rPr>
        <w:t xml:space="preserve">     =&gt; \$verbosity,</w:t>
      </w:r>
    </w:p>
    <w:p w14:paraId="0AA87F95" w14:textId="77777777" w:rsidR="00764747" w:rsidRPr="00F94643"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C41A16"/>
          <w:sz w:val="22"/>
          <w:szCs w:val="22"/>
          <w:lang w:val="en-GB"/>
        </w:rPr>
        <w:t>'</w:t>
      </w:r>
      <w:proofErr w:type="spellStart"/>
      <w:proofErr w:type="gramStart"/>
      <w:r w:rsidRPr="00F94643">
        <w:rPr>
          <w:rFonts w:ascii="Menlo Regular" w:hAnsi="Menlo Regular" w:cs="Menlo Regular"/>
          <w:color w:val="C41A16"/>
          <w:sz w:val="22"/>
          <w:szCs w:val="22"/>
          <w:lang w:val="en-GB"/>
        </w:rPr>
        <w:t>dir</w:t>
      </w:r>
      <w:proofErr w:type="spellEnd"/>
      <w:proofErr w:type="gramEnd"/>
      <w:r w:rsidRPr="00F94643">
        <w:rPr>
          <w:rFonts w:ascii="Menlo Regular" w:hAnsi="Menlo Regular" w:cs="Menlo Regular"/>
          <w:color w:val="C41A16"/>
          <w:sz w:val="22"/>
          <w:szCs w:val="22"/>
          <w:lang w:val="en-GB"/>
        </w:rPr>
        <w:t>=s'</w:t>
      </w:r>
      <w:r w:rsidRPr="00F94643">
        <w:rPr>
          <w:rFonts w:ascii="Menlo Regular" w:hAnsi="Menlo Regular" w:cs="Menlo Regular"/>
          <w:color w:val="000000"/>
          <w:sz w:val="22"/>
          <w:szCs w:val="22"/>
          <w:lang w:val="en-GB"/>
        </w:rPr>
        <w:t xml:space="preserve">        =&gt; \$</w:t>
      </w:r>
      <w:proofErr w:type="spellStart"/>
      <w:r w:rsidRPr="00F94643">
        <w:rPr>
          <w:rFonts w:ascii="Menlo Regular" w:hAnsi="Menlo Regular" w:cs="Menlo Regular"/>
          <w:color w:val="000000"/>
          <w:sz w:val="22"/>
          <w:szCs w:val="22"/>
          <w:lang w:val="en-GB"/>
        </w:rPr>
        <w:t>dir</w:t>
      </w:r>
      <w:proofErr w:type="spellEnd"/>
      <w:r w:rsidRPr="00F94643">
        <w:rPr>
          <w:rFonts w:ascii="Menlo Regular" w:hAnsi="Menlo Regular" w:cs="Menlo Regular"/>
          <w:color w:val="000000"/>
          <w:sz w:val="22"/>
          <w:szCs w:val="22"/>
          <w:lang w:val="en-GB"/>
        </w:rPr>
        <w:t>,</w:t>
      </w:r>
    </w:p>
    <w:p w14:paraId="7D33311F" w14:textId="77777777" w:rsidR="00764747" w:rsidRPr="00F94643"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C41A16"/>
          <w:sz w:val="22"/>
          <w:szCs w:val="22"/>
          <w:lang w:val="en-GB"/>
        </w:rPr>
        <w:t>'</w:t>
      </w:r>
      <w:proofErr w:type="spellStart"/>
      <w:proofErr w:type="gramStart"/>
      <w:r w:rsidRPr="00F94643">
        <w:rPr>
          <w:rFonts w:ascii="Menlo Regular" w:hAnsi="Menlo Regular" w:cs="Menlo Regular"/>
          <w:color w:val="C41A16"/>
          <w:sz w:val="22"/>
          <w:szCs w:val="22"/>
          <w:lang w:val="en-GB"/>
        </w:rPr>
        <w:t>ai</w:t>
      </w:r>
      <w:proofErr w:type="spellEnd"/>
      <w:proofErr w:type="gramEnd"/>
      <w:r w:rsidRPr="00F94643">
        <w:rPr>
          <w:rFonts w:ascii="Menlo Regular" w:hAnsi="Menlo Regular" w:cs="Menlo Regular"/>
          <w:color w:val="C41A16"/>
          <w:sz w:val="22"/>
          <w:szCs w:val="22"/>
          <w:lang w:val="en-GB"/>
        </w:rPr>
        <w:t>=s'</w:t>
      </w:r>
      <w:r w:rsidRPr="00F94643">
        <w:rPr>
          <w:rFonts w:ascii="Menlo Regular" w:hAnsi="Menlo Regular" w:cs="Menlo Regular"/>
          <w:color w:val="000000"/>
          <w:sz w:val="22"/>
          <w:szCs w:val="22"/>
          <w:lang w:val="en-GB"/>
        </w:rPr>
        <w:t xml:space="preserve">         =&gt; \$</w:t>
      </w:r>
      <w:proofErr w:type="spellStart"/>
      <w:r w:rsidRPr="00F94643">
        <w:rPr>
          <w:rFonts w:ascii="Menlo Regular" w:hAnsi="Menlo Regular" w:cs="Menlo Regular"/>
          <w:color w:val="000000"/>
          <w:sz w:val="22"/>
          <w:szCs w:val="22"/>
          <w:lang w:val="en-GB"/>
        </w:rPr>
        <w:t>ai</w:t>
      </w:r>
      <w:proofErr w:type="spellEnd"/>
      <w:r w:rsidRPr="00F94643">
        <w:rPr>
          <w:rFonts w:ascii="Menlo Regular" w:hAnsi="Menlo Regular" w:cs="Menlo Regular"/>
          <w:color w:val="000000"/>
          <w:sz w:val="22"/>
          <w:szCs w:val="22"/>
          <w:lang w:val="en-GB"/>
        </w:rPr>
        <w:t>,</w:t>
      </w:r>
    </w:p>
    <w:p w14:paraId="2FF062BB" w14:textId="77777777" w:rsidR="00764747" w:rsidRPr="00F94643"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C41A16"/>
          <w:sz w:val="22"/>
          <w:szCs w:val="22"/>
          <w:lang w:val="en-GB"/>
        </w:rPr>
        <w:t>'</w:t>
      </w:r>
      <w:proofErr w:type="gramStart"/>
      <w:r w:rsidRPr="00F94643">
        <w:rPr>
          <w:rFonts w:ascii="Menlo Regular" w:hAnsi="Menlo Regular" w:cs="Menlo Regular"/>
          <w:color w:val="C41A16"/>
          <w:sz w:val="22"/>
          <w:szCs w:val="22"/>
          <w:lang w:val="en-GB"/>
        </w:rPr>
        <w:t>resolution</w:t>
      </w:r>
      <w:proofErr w:type="gramEnd"/>
      <w:r w:rsidRPr="00F94643">
        <w:rPr>
          <w:rFonts w:ascii="Menlo Regular" w:hAnsi="Menlo Regular" w:cs="Menlo Regular"/>
          <w:color w:val="C41A16"/>
          <w:sz w:val="22"/>
          <w:szCs w:val="22"/>
          <w:lang w:val="en-GB"/>
        </w:rPr>
        <w:t>=</w:t>
      </w:r>
      <w:proofErr w:type="spellStart"/>
      <w:r w:rsidRPr="00F94643">
        <w:rPr>
          <w:rFonts w:ascii="Menlo Regular" w:hAnsi="Menlo Regular" w:cs="Menlo Regular"/>
          <w:color w:val="C41A16"/>
          <w:sz w:val="22"/>
          <w:szCs w:val="22"/>
          <w:lang w:val="en-GB"/>
        </w:rPr>
        <w:t>i</w:t>
      </w:r>
      <w:proofErr w:type="spellEnd"/>
      <w:r w:rsidRPr="00F94643">
        <w:rPr>
          <w:rFonts w:ascii="Menlo Regular" w:hAnsi="Menlo Regular" w:cs="Menlo Regular"/>
          <w:color w:val="C41A16"/>
          <w:sz w:val="22"/>
          <w:szCs w:val="22"/>
          <w:lang w:val="en-GB"/>
        </w:rPr>
        <w:t>'</w:t>
      </w:r>
      <w:r w:rsidRPr="00F94643">
        <w:rPr>
          <w:rFonts w:ascii="Menlo Regular" w:hAnsi="Menlo Regular" w:cs="Menlo Regular"/>
          <w:color w:val="000000"/>
          <w:sz w:val="22"/>
          <w:szCs w:val="22"/>
          <w:lang w:val="en-GB"/>
        </w:rPr>
        <w:t xml:space="preserve"> =&gt; \$resolution,</w:t>
      </w:r>
    </w:p>
    <w:p w14:paraId="34086C23" w14:textId="77777777" w:rsidR="00764747" w:rsidRPr="00F94643"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w:t>
      </w:r>
    </w:p>
    <w:p w14:paraId="42294A24" w14:textId="77777777" w:rsidR="00764747" w:rsidRPr="00F94643"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p>
    <w:p w14:paraId="450E0F3C" w14:textId="77777777" w:rsidR="00764747" w:rsidRPr="00F94643"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7400"/>
          <w:sz w:val="22"/>
          <w:szCs w:val="22"/>
          <w:lang w:val="en-GB"/>
        </w:rPr>
        <w:t xml:space="preserve"># </w:t>
      </w:r>
      <w:proofErr w:type="gramStart"/>
      <w:r w:rsidRPr="00F94643">
        <w:rPr>
          <w:rFonts w:ascii="Menlo Regular" w:hAnsi="Menlo Regular" w:cs="Menlo Regular"/>
          <w:color w:val="007400"/>
          <w:sz w:val="22"/>
          <w:szCs w:val="22"/>
          <w:lang w:val="en-GB"/>
        </w:rPr>
        <w:t>instantiate</w:t>
      </w:r>
      <w:proofErr w:type="gramEnd"/>
      <w:r w:rsidRPr="00F94643">
        <w:rPr>
          <w:rFonts w:ascii="Menlo Regular" w:hAnsi="Menlo Regular" w:cs="Menlo Regular"/>
          <w:color w:val="007400"/>
          <w:sz w:val="22"/>
          <w:szCs w:val="22"/>
          <w:lang w:val="en-GB"/>
        </w:rPr>
        <w:t xml:space="preserve"> helper objects</w:t>
      </w:r>
    </w:p>
    <w:p w14:paraId="476B4790" w14:textId="77777777" w:rsidR="00764747" w:rsidRPr="00F94643"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my</w:t>
      </w:r>
      <w:proofErr w:type="gramEnd"/>
      <w:r w:rsidRPr="00F94643">
        <w:rPr>
          <w:rFonts w:ascii="Menlo Regular" w:hAnsi="Menlo Regular" w:cs="Menlo Regular"/>
          <w:color w:val="000000"/>
          <w:sz w:val="22"/>
          <w:szCs w:val="22"/>
          <w:lang w:val="en-GB"/>
        </w:rPr>
        <w:t xml:space="preserve"> $log = Bio::</w:t>
      </w:r>
      <w:proofErr w:type="spellStart"/>
      <w:r w:rsidRPr="00F94643">
        <w:rPr>
          <w:rFonts w:ascii="Menlo Regular" w:hAnsi="Menlo Regular" w:cs="Menlo Regular"/>
          <w:color w:val="000000"/>
          <w:sz w:val="22"/>
          <w:szCs w:val="22"/>
          <w:lang w:val="en-GB"/>
        </w:rPr>
        <w:t>Phylo</w:t>
      </w:r>
      <w:proofErr w:type="spellEnd"/>
      <w:r w:rsidRPr="00F94643">
        <w:rPr>
          <w:rFonts w:ascii="Menlo Regular" w:hAnsi="Menlo Regular" w:cs="Menlo Regular"/>
          <w:color w:val="000000"/>
          <w:sz w:val="22"/>
          <w:szCs w:val="22"/>
          <w:lang w:val="en-GB"/>
        </w:rPr>
        <w:t>::</w:t>
      </w:r>
      <w:proofErr w:type="spellStart"/>
      <w:r w:rsidRPr="00F94643">
        <w:rPr>
          <w:rFonts w:ascii="Menlo Regular" w:hAnsi="Menlo Regular" w:cs="Menlo Regular"/>
          <w:color w:val="000000"/>
          <w:sz w:val="22"/>
          <w:szCs w:val="22"/>
          <w:lang w:val="en-GB"/>
        </w:rPr>
        <w:t>Util</w:t>
      </w:r>
      <w:proofErr w:type="spellEnd"/>
      <w:r w:rsidRPr="00F94643">
        <w:rPr>
          <w:rFonts w:ascii="Menlo Regular" w:hAnsi="Menlo Regular" w:cs="Menlo Regular"/>
          <w:color w:val="000000"/>
          <w:sz w:val="22"/>
          <w:szCs w:val="22"/>
          <w:lang w:val="en-GB"/>
        </w:rPr>
        <w:t>::Logger-&gt;</w:t>
      </w:r>
      <w:r w:rsidRPr="00F94643">
        <w:rPr>
          <w:rFonts w:ascii="Menlo Regular" w:hAnsi="Menlo Regular" w:cs="Menlo Regular"/>
          <w:color w:val="AA0D91"/>
          <w:sz w:val="22"/>
          <w:szCs w:val="22"/>
          <w:lang w:val="en-GB"/>
        </w:rPr>
        <w:t>new</w:t>
      </w:r>
      <w:r w:rsidRPr="00F94643">
        <w:rPr>
          <w:rFonts w:ascii="Menlo Regular" w:hAnsi="Menlo Regular" w:cs="Menlo Regular"/>
          <w:color w:val="000000"/>
          <w:sz w:val="22"/>
          <w:szCs w:val="22"/>
          <w:lang w:val="en-GB"/>
        </w:rPr>
        <w:t>(</w:t>
      </w:r>
    </w:p>
    <w:p w14:paraId="79A54630" w14:textId="77777777" w:rsidR="00764747" w:rsidRPr="00F94643"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C41A16"/>
          <w:sz w:val="22"/>
          <w:szCs w:val="22"/>
          <w:lang w:val="en-GB"/>
        </w:rPr>
        <w:t>'-</w:t>
      </w:r>
      <w:proofErr w:type="gramStart"/>
      <w:r w:rsidRPr="00F94643">
        <w:rPr>
          <w:rFonts w:ascii="Menlo Regular" w:hAnsi="Menlo Regular" w:cs="Menlo Regular"/>
          <w:color w:val="C41A16"/>
          <w:sz w:val="22"/>
          <w:szCs w:val="22"/>
          <w:lang w:val="en-GB"/>
        </w:rPr>
        <w:t>level'</w:t>
      </w:r>
      <w:proofErr w:type="gramEnd"/>
      <w:r w:rsidRPr="00F94643">
        <w:rPr>
          <w:rFonts w:ascii="Menlo Regular" w:hAnsi="Menlo Regular" w:cs="Menlo Regular"/>
          <w:color w:val="000000"/>
          <w:sz w:val="22"/>
          <w:szCs w:val="22"/>
          <w:lang w:val="en-GB"/>
        </w:rPr>
        <w:t xml:space="preserve"> =&gt; $verbosity,</w:t>
      </w:r>
    </w:p>
    <w:p w14:paraId="54828856" w14:textId="77777777" w:rsidR="00764747" w:rsidRPr="00F94643"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C41A16"/>
          <w:sz w:val="22"/>
          <w:szCs w:val="22"/>
          <w:lang w:val="en-GB"/>
        </w:rPr>
        <w:t>'-</w:t>
      </w:r>
      <w:proofErr w:type="gramStart"/>
      <w:r w:rsidRPr="00F94643">
        <w:rPr>
          <w:rFonts w:ascii="Menlo Regular" w:hAnsi="Menlo Regular" w:cs="Menlo Regular"/>
          <w:color w:val="C41A16"/>
          <w:sz w:val="22"/>
          <w:szCs w:val="22"/>
          <w:lang w:val="en-GB"/>
        </w:rPr>
        <w:t>class'</w:t>
      </w:r>
      <w:proofErr w:type="gramEnd"/>
      <w:r w:rsidRPr="00F94643">
        <w:rPr>
          <w:rFonts w:ascii="Menlo Regular" w:hAnsi="Menlo Regular" w:cs="Menlo Regular"/>
          <w:color w:val="000000"/>
          <w:sz w:val="22"/>
          <w:szCs w:val="22"/>
          <w:lang w:val="en-GB"/>
        </w:rPr>
        <w:t xml:space="preserve"> =&gt; </w:t>
      </w:r>
      <w:r w:rsidRPr="00F94643">
        <w:rPr>
          <w:rFonts w:ascii="Menlo Regular" w:hAnsi="Menlo Regular" w:cs="Menlo Regular"/>
          <w:color w:val="C41A16"/>
          <w:sz w:val="22"/>
          <w:szCs w:val="22"/>
          <w:lang w:val="en-GB"/>
        </w:rPr>
        <w:t>'main'</w:t>
      </w:r>
      <w:r w:rsidRPr="00F94643">
        <w:rPr>
          <w:rFonts w:ascii="Menlo Regular" w:hAnsi="Menlo Regular" w:cs="Menlo Regular"/>
          <w:color w:val="000000"/>
          <w:sz w:val="22"/>
          <w:szCs w:val="22"/>
          <w:lang w:val="en-GB"/>
        </w:rPr>
        <w:t>,</w:t>
      </w:r>
    </w:p>
    <w:p w14:paraId="2EB53079" w14:textId="77777777" w:rsidR="00764747" w:rsidRPr="00F94643"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w:t>
      </w:r>
    </w:p>
    <w:p w14:paraId="781154A4" w14:textId="77777777" w:rsidR="00764747" w:rsidRPr="00F94643"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w:t>
      </w:r>
      <w:proofErr w:type="gramStart"/>
      <w:r w:rsidRPr="00F94643">
        <w:rPr>
          <w:rFonts w:ascii="Menlo Regular" w:hAnsi="Menlo Regular" w:cs="Menlo Regular"/>
          <w:color w:val="000000"/>
          <w:sz w:val="22"/>
          <w:szCs w:val="22"/>
          <w:lang w:val="en-GB"/>
        </w:rPr>
        <w:t>log</w:t>
      </w:r>
      <w:proofErr w:type="gramEnd"/>
      <w:r w:rsidRPr="00F94643">
        <w:rPr>
          <w:rFonts w:ascii="Menlo Regular" w:hAnsi="Menlo Regular" w:cs="Menlo Regular"/>
          <w:color w:val="000000"/>
          <w:sz w:val="22"/>
          <w:szCs w:val="22"/>
          <w:lang w:val="en-GB"/>
        </w:rPr>
        <w:t>-&gt;info(</w:t>
      </w:r>
      <w:r w:rsidRPr="00F94643">
        <w:rPr>
          <w:rFonts w:ascii="Menlo Regular" w:hAnsi="Menlo Regular" w:cs="Menlo Regular"/>
          <w:color w:val="C41A16"/>
          <w:sz w:val="22"/>
          <w:szCs w:val="22"/>
          <w:lang w:val="en-GB"/>
        </w:rPr>
        <w:t>"going to instantiate AI from file $</w:t>
      </w:r>
      <w:proofErr w:type="spellStart"/>
      <w:r w:rsidRPr="00F94643">
        <w:rPr>
          <w:rFonts w:ascii="Menlo Regular" w:hAnsi="Menlo Regular" w:cs="Menlo Regular"/>
          <w:color w:val="C41A16"/>
          <w:sz w:val="22"/>
          <w:szCs w:val="22"/>
          <w:lang w:val="en-GB"/>
        </w:rPr>
        <w:t>ai</w:t>
      </w:r>
      <w:proofErr w:type="spellEnd"/>
      <w:r w:rsidRPr="00F94643">
        <w:rPr>
          <w:rFonts w:ascii="Menlo Regular" w:hAnsi="Menlo Regular" w:cs="Menlo Regular"/>
          <w:color w:val="C41A16"/>
          <w:sz w:val="22"/>
          <w:szCs w:val="22"/>
          <w:lang w:val="en-GB"/>
        </w:rPr>
        <w:t>"</w:t>
      </w:r>
      <w:r w:rsidRPr="00F94643">
        <w:rPr>
          <w:rFonts w:ascii="Menlo Regular" w:hAnsi="Menlo Regular" w:cs="Menlo Regular"/>
          <w:color w:val="000000"/>
          <w:sz w:val="22"/>
          <w:szCs w:val="22"/>
          <w:lang w:val="en-GB"/>
        </w:rPr>
        <w:t>);</w:t>
      </w:r>
    </w:p>
    <w:p w14:paraId="4BE90ABE" w14:textId="77777777" w:rsidR="00764747" w:rsidRPr="00F94643"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my</w:t>
      </w:r>
      <w:proofErr w:type="gramEnd"/>
      <w:r w:rsidRPr="00F94643">
        <w:rPr>
          <w:rFonts w:ascii="Menlo Regular" w:hAnsi="Menlo Regular" w:cs="Menlo Regular"/>
          <w:color w:val="000000"/>
          <w:sz w:val="22"/>
          <w:szCs w:val="22"/>
          <w:lang w:val="en-GB"/>
        </w:rPr>
        <w:t xml:space="preserve"> $</w:t>
      </w:r>
      <w:proofErr w:type="spellStart"/>
      <w:r w:rsidRPr="00F94643">
        <w:rPr>
          <w:rFonts w:ascii="Menlo Regular" w:hAnsi="Menlo Regular" w:cs="Menlo Regular"/>
          <w:color w:val="000000"/>
          <w:sz w:val="22"/>
          <w:szCs w:val="22"/>
          <w:lang w:val="en-GB"/>
        </w:rPr>
        <w:t>ann</w:t>
      </w:r>
      <w:proofErr w:type="spellEnd"/>
      <w:r w:rsidRPr="00F94643">
        <w:rPr>
          <w:rFonts w:ascii="Menlo Regular" w:hAnsi="Menlo Regular" w:cs="Menlo Regular"/>
          <w:color w:val="000000"/>
          <w:sz w:val="22"/>
          <w:szCs w:val="22"/>
          <w:lang w:val="en-GB"/>
        </w:rPr>
        <w:t xml:space="preserve"> = AI::FANN-&gt;</w:t>
      </w:r>
      <w:proofErr w:type="spellStart"/>
      <w:r w:rsidRPr="00F94643">
        <w:rPr>
          <w:rFonts w:ascii="Menlo Regular" w:hAnsi="Menlo Regular" w:cs="Menlo Regular"/>
          <w:color w:val="000000"/>
          <w:sz w:val="22"/>
          <w:szCs w:val="22"/>
          <w:lang w:val="en-GB"/>
        </w:rPr>
        <w:t>new_from_file</w:t>
      </w:r>
      <w:proofErr w:type="spellEnd"/>
      <w:r w:rsidRPr="00F94643">
        <w:rPr>
          <w:rFonts w:ascii="Menlo Regular" w:hAnsi="Menlo Regular" w:cs="Menlo Regular"/>
          <w:color w:val="000000"/>
          <w:sz w:val="22"/>
          <w:szCs w:val="22"/>
          <w:lang w:val="en-GB"/>
        </w:rPr>
        <w:t>($</w:t>
      </w:r>
      <w:proofErr w:type="spellStart"/>
      <w:r w:rsidRPr="00F94643">
        <w:rPr>
          <w:rFonts w:ascii="Menlo Regular" w:hAnsi="Menlo Regular" w:cs="Menlo Regular"/>
          <w:color w:val="000000"/>
          <w:sz w:val="22"/>
          <w:szCs w:val="22"/>
          <w:lang w:val="en-GB"/>
        </w:rPr>
        <w:t>ai</w:t>
      </w:r>
      <w:proofErr w:type="spellEnd"/>
      <w:r w:rsidRPr="00F94643">
        <w:rPr>
          <w:rFonts w:ascii="Menlo Regular" w:hAnsi="Menlo Regular" w:cs="Menlo Regular"/>
          <w:color w:val="000000"/>
          <w:sz w:val="22"/>
          <w:szCs w:val="22"/>
          <w:lang w:val="en-GB"/>
        </w:rPr>
        <w:t>);</w:t>
      </w:r>
    </w:p>
    <w:p w14:paraId="464DFBE8" w14:textId="77777777" w:rsidR="00764747" w:rsidRPr="00F94643"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p>
    <w:p w14:paraId="38C5C7CD" w14:textId="77777777" w:rsidR="00764747" w:rsidRPr="00F94643"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7400"/>
          <w:sz w:val="22"/>
          <w:szCs w:val="22"/>
          <w:lang w:val="en-GB"/>
        </w:rPr>
        <w:t xml:space="preserve"># </w:t>
      </w:r>
      <w:proofErr w:type="gramStart"/>
      <w:r w:rsidRPr="00F94643">
        <w:rPr>
          <w:rFonts w:ascii="Menlo Regular" w:hAnsi="Menlo Regular" w:cs="Menlo Regular"/>
          <w:color w:val="007400"/>
          <w:sz w:val="22"/>
          <w:szCs w:val="22"/>
          <w:lang w:val="en-GB"/>
        </w:rPr>
        <w:t>read</w:t>
      </w:r>
      <w:proofErr w:type="gramEnd"/>
      <w:r w:rsidRPr="00F94643">
        <w:rPr>
          <w:rFonts w:ascii="Menlo Regular" w:hAnsi="Menlo Regular" w:cs="Menlo Regular"/>
          <w:color w:val="007400"/>
          <w:sz w:val="22"/>
          <w:szCs w:val="22"/>
          <w:lang w:val="en-GB"/>
        </w:rPr>
        <w:t xml:space="preserve"> from the directory</w:t>
      </w:r>
    </w:p>
    <w:p w14:paraId="168ED91E" w14:textId="77777777" w:rsidR="00764747" w:rsidRPr="00F94643"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w:t>
      </w:r>
      <w:proofErr w:type="gramStart"/>
      <w:r w:rsidRPr="00F94643">
        <w:rPr>
          <w:rFonts w:ascii="Menlo Regular" w:hAnsi="Menlo Regular" w:cs="Menlo Regular"/>
          <w:color w:val="000000"/>
          <w:sz w:val="22"/>
          <w:szCs w:val="22"/>
          <w:lang w:val="en-GB"/>
        </w:rPr>
        <w:t>log</w:t>
      </w:r>
      <w:proofErr w:type="gramEnd"/>
      <w:r w:rsidRPr="00F94643">
        <w:rPr>
          <w:rFonts w:ascii="Menlo Regular" w:hAnsi="Menlo Regular" w:cs="Menlo Regular"/>
          <w:color w:val="000000"/>
          <w:sz w:val="22"/>
          <w:szCs w:val="22"/>
          <w:lang w:val="en-GB"/>
        </w:rPr>
        <w:t>-&gt;info(</w:t>
      </w:r>
      <w:r w:rsidRPr="00F94643">
        <w:rPr>
          <w:rFonts w:ascii="Menlo Regular" w:hAnsi="Menlo Regular" w:cs="Menlo Regular"/>
          <w:color w:val="C41A16"/>
          <w:sz w:val="22"/>
          <w:szCs w:val="22"/>
          <w:lang w:val="en-GB"/>
        </w:rPr>
        <w:t xml:space="preserve">"going to classify images in </w:t>
      </w:r>
      <w:proofErr w:type="spellStart"/>
      <w:r w:rsidRPr="00F94643">
        <w:rPr>
          <w:rFonts w:ascii="Menlo Regular" w:hAnsi="Menlo Regular" w:cs="Menlo Regular"/>
          <w:color w:val="C41A16"/>
          <w:sz w:val="22"/>
          <w:szCs w:val="22"/>
          <w:lang w:val="en-GB"/>
        </w:rPr>
        <w:t>dir</w:t>
      </w:r>
      <w:proofErr w:type="spellEnd"/>
      <w:r w:rsidRPr="00F94643">
        <w:rPr>
          <w:rFonts w:ascii="Menlo Regular" w:hAnsi="Menlo Regular" w:cs="Menlo Regular"/>
          <w:color w:val="C41A16"/>
          <w:sz w:val="22"/>
          <w:szCs w:val="22"/>
          <w:lang w:val="en-GB"/>
        </w:rPr>
        <w:t xml:space="preserve"> $</w:t>
      </w:r>
      <w:proofErr w:type="spellStart"/>
      <w:r w:rsidRPr="00F94643">
        <w:rPr>
          <w:rFonts w:ascii="Menlo Regular" w:hAnsi="Menlo Regular" w:cs="Menlo Regular"/>
          <w:color w:val="C41A16"/>
          <w:sz w:val="22"/>
          <w:szCs w:val="22"/>
          <w:lang w:val="en-GB"/>
        </w:rPr>
        <w:t>dir</w:t>
      </w:r>
      <w:proofErr w:type="spellEnd"/>
      <w:r w:rsidRPr="00F94643">
        <w:rPr>
          <w:rFonts w:ascii="Menlo Regular" w:hAnsi="Menlo Regular" w:cs="Menlo Regular"/>
          <w:color w:val="C41A16"/>
          <w:sz w:val="22"/>
          <w:szCs w:val="22"/>
          <w:lang w:val="en-GB"/>
        </w:rPr>
        <w:t>"</w:t>
      </w:r>
      <w:r w:rsidRPr="00F94643">
        <w:rPr>
          <w:rFonts w:ascii="Menlo Regular" w:hAnsi="Menlo Regular" w:cs="Menlo Regular"/>
          <w:color w:val="000000"/>
          <w:sz w:val="22"/>
          <w:szCs w:val="22"/>
          <w:lang w:val="en-GB"/>
        </w:rPr>
        <w:t>);</w:t>
      </w:r>
    </w:p>
    <w:p w14:paraId="012C1EFB" w14:textId="77777777" w:rsidR="00764747" w:rsidRPr="00F94643"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proofErr w:type="spellStart"/>
      <w:proofErr w:type="gramStart"/>
      <w:r w:rsidRPr="00F94643">
        <w:rPr>
          <w:rFonts w:ascii="Menlo Regular" w:hAnsi="Menlo Regular" w:cs="Menlo Regular"/>
          <w:color w:val="AA0D91"/>
          <w:sz w:val="22"/>
          <w:szCs w:val="22"/>
          <w:lang w:val="en-GB"/>
        </w:rPr>
        <w:t>opendir</w:t>
      </w:r>
      <w:proofErr w:type="spellEnd"/>
      <w:proofErr w:type="gramEnd"/>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AA0D91"/>
          <w:sz w:val="22"/>
          <w:szCs w:val="22"/>
          <w:lang w:val="en-GB"/>
        </w:rPr>
        <w:t>my</w:t>
      </w:r>
      <w:r w:rsidRPr="00F94643">
        <w:rPr>
          <w:rFonts w:ascii="Menlo Regular" w:hAnsi="Menlo Regular" w:cs="Menlo Regular"/>
          <w:color w:val="000000"/>
          <w:sz w:val="22"/>
          <w:szCs w:val="22"/>
          <w:lang w:val="en-GB"/>
        </w:rPr>
        <w:t xml:space="preserve"> $dh, $</w:t>
      </w:r>
      <w:proofErr w:type="spellStart"/>
      <w:r w:rsidRPr="00F94643">
        <w:rPr>
          <w:rFonts w:ascii="Menlo Regular" w:hAnsi="Menlo Regular" w:cs="Menlo Regular"/>
          <w:color w:val="000000"/>
          <w:sz w:val="22"/>
          <w:szCs w:val="22"/>
          <w:lang w:val="en-GB"/>
        </w:rPr>
        <w:t>dir</w:t>
      </w:r>
      <w:proofErr w:type="spellEnd"/>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AA0D91"/>
          <w:sz w:val="22"/>
          <w:szCs w:val="22"/>
          <w:lang w:val="en-GB"/>
        </w:rPr>
        <w:t>or</w:t>
      </w:r>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AA0D91"/>
          <w:sz w:val="22"/>
          <w:szCs w:val="22"/>
          <w:lang w:val="en-GB"/>
        </w:rPr>
        <w:t>die</w:t>
      </w:r>
      <w:r w:rsidRPr="00F94643">
        <w:rPr>
          <w:rFonts w:ascii="Menlo Regular" w:hAnsi="Menlo Regular" w:cs="Menlo Regular"/>
          <w:color w:val="000000"/>
          <w:sz w:val="22"/>
          <w:szCs w:val="22"/>
          <w:lang w:val="en-GB"/>
        </w:rPr>
        <w:t xml:space="preserve"> $!;</w:t>
      </w:r>
    </w:p>
    <w:p w14:paraId="14AD36D0" w14:textId="77777777" w:rsidR="00764747" w:rsidRPr="00F94643"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while</w:t>
      </w:r>
      <w:proofErr w:type="gramEnd"/>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AA0D91"/>
          <w:sz w:val="22"/>
          <w:szCs w:val="22"/>
          <w:lang w:val="en-GB"/>
        </w:rPr>
        <w:t>my</w:t>
      </w:r>
      <w:r w:rsidRPr="00F94643">
        <w:rPr>
          <w:rFonts w:ascii="Menlo Regular" w:hAnsi="Menlo Regular" w:cs="Menlo Regular"/>
          <w:color w:val="000000"/>
          <w:sz w:val="22"/>
          <w:szCs w:val="22"/>
          <w:lang w:val="en-GB"/>
        </w:rPr>
        <w:t xml:space="preserve"> $entry = </w:t>
      </w:r>
      <w:proofErr w:type="spellStart"/>
      <w:r w:rsidRPr="00F94643">
        <w:rPr>
          <w:rFonts w:ascii="Menlo Regular" w:hAnsi="Menlo Regular" w:cs="Menlo Regular"/>
          <w:color w:val="AA0D91"/>
          <w:sz w:val="22"/>
          <w:szCs w:val="22"/>
          <w:lang w:val="en-GB"/>
        </w:rPr>
        <w:t>readdir</w:t>
      </w:r>
      <w:proofErr w:type="spellEnd"/>
      <w:r w:rsidRPr="00F94643">
        <w:rPr>
          <w:rFonts w:ascii="Menlo Regular" w:hAnsi="Menlo Regular" w:cs="Menlo Regular"/>
          <w:color w:val="000000"/>
          <w:sz w:val="22"/>
          <w:szCs w:val="22"/>
          <w:lang w:val="en-GB"/>
        </w:rPr>
        <w:t xml:space="preserve"> $dh ) {</w:t>
      </w:r>
    </w:p>
    <w:p w14:paraId="541C82CF" w14:textId="77777777" w:rsidR="00764747" w:rsidRPr="00F94643"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if</w:t>
      </w:r>
      <w:proofErr w:type="gramEnd"/>
      <w:r w:rsidRPr="00F94643">
        <w:rPr>
          <w:rFonts w:ascii="Menlo Regular" w:hAnsi="Menlo Regular" w:cs="Menlo Regular"/>
          <w:color w:val="000000"/>
          <w:sz w:val="22"/>
          <w:szCs w:val="22"/>
          <w:lang w:val="en-GB"/>
        </w:rPr>
        <w:t xml:space="preserve"> ( $entry =~ /.</w:t>
      </w:r>
      <w:proofErr w:type="spellStart"/>
      <w:r w:rsidRPr="00F94643">
        <w:rPr>
          <w:rFonts w:ascii="Menlo Regular" w:hAnsi="Menlo Regular" w:cs="Menlo Regular"/>
          <w:color w:val="000000"/>
          <w:sz w:val="22"/>
          <w:szCs w:val="22"/>
          <w:lang w:val="en-GB"/>
        </w:rPr>
        <w:t>png</w:t>
      </w:r>
      <w:proofErr w:type="spellEnd"/>
      <w:r w:rsidRPr="00F94643">
        <w:rPr>
          <w:rFonts w:ascii="Menlo Regular" w:hAnsi="Menlo Regular" w:cs="Menlo Regular"/>
          <w:color w:val="000000"/>
          <w:sz w:val="22"/>
          <w:szCs w:val="22"/>
          <w:lang w:val="en-GB"/>
        </w:rPr>
        <w:t>$/ ) {</w:t>
      </w:r>
    </w:p>
    <w:p w14:paraId="64D31BD9" w14:textId="77777777" w:rsidR="00764747" w:rsidRPr="00F94643"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t>$</w:t>
      </w:r>
      <w:proofErr w:type="gramStart"/>
      <w:r w:rsidRPr="00F94643">
        <w:rPr>
          <w:rFonts w:ascii="Menlo Regular" w:hAnsi="Menlo Regular" w:cs="Menlo Regular"/>
          <w:color w:val="000000"/>
          <w:sz w:val="22"/>
          <w:szCs w:val="22"/>
          <w:lang w:val="en-GB"/>
        </w:rPr>
        <w:t>log</w:t>
      </w:r>
      <w:proofErr w:type="gramEnd"/>
      <w:r w:rsidRPr="00F94643">
        <w:rPr>
          <w:rFonts w:ascii="Menlo Regular" w:hAnsi="Menlo Regular" w:cs="Menlo Regular"/>
          <w:color w:val="000000"/>
          <w:sz w:val="22"/>
          <w:szCs w:val="22"/>
          <w:lang w:val="en-GB"/>
        </w:rPr>
        <w:t>-&gt;debug(</w:t>
      </w:r>
      <w:r w:rsidRPr="00F94643">
        <w:rPr>
          <w:rFonts w:ascii="Menlo Regular" w:hAnsi="Menlo Regular" w:cs="Menlo Regular"/>
          <w:color w:val="C41A16"/>
          <w:sz w:val="22"/>
          <w:szCs w:val="22"/>
          <w:lang w:val="en-GB"/>
        </w:rPr>
        <w:t>"going to classify $entry"</w:t>
      </w:r>
      <w:r w:rsidRPr="00F94643">
        <w:rPr>
          <w:rFonts w:ascii="Menlo Regular" w:hAnsi="Menlo Regular" w:cs="Menlo Regular"/>
          <w:color w:val="000000"/>
          <w:sz w:val="22"/>
          <w:szCs w:val="22"/>
          <w:lang w:val="en-GB"/>
        </w:rPr>
        <w:t>);</w:t>
      </w:r>
    </w:p>
    <w:p w14:paraId="11E0317F" w14:textId="77777777" w:rsidR="00764747" w:rsidRPr="00F94643"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p>
    <w:p w14:paraId="60D78A8F" w14:textId="77777777" w:rsidR="00764747" w:rsidRPr="00F94643"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r w:rsidRPr="00F94643">
        <w:rPr>
          <w:rFonts w:ascii="Menlo Regular" w:hAnsi="Menlo Regular" w:cs="Menlo Regular"/>
          <w:color w:val="007400"/>
          <w:sz w:val="22"/>
          <w:szCs w:val="22"/>
          <w:lang w:val="en-GB"/>
        </w:rPr>
        <w:t xml:space="preserve"># </w:t>
      </w:r>
      <w:proofErr w:type="gramStart"/>
      <w:r w:rsidRPr="00F94643">
        <w:rPr>
          <w:rFonts w:ascii="Menlo Regular" w:hAnsi="Menlo Regular" w:cs="Menlo Regular"/>
          <w:color w:val="007400"/>
          <w:sz w:val="22"/>
          <w:szCs w:val="22"/>
          <w:lang w:val="en-GB"/>
        </w:rPr>
        <w:t>analyse</w:t>
      </w:r>
      <w:proofErr w:type="gramEnd"/>
      <w:r w:rsidRPr="00F94643">
        <w:rPr>
          <w:rFonts w:ascii="Menlo Regular" w:hAnsi="Menlo Regular" w:cs="Menlo Regular"/>
          <w:color w:val="007400"/>
          <w:sz w:val="22"/>
          <w:szCs w:val="22"/>
          <w:lang w:val="en-GB"/>
        </w:rPr>
        <w:t xml:space="preserve"> the input file</w:t>
      </w:r>
    </w:p>
    <w:p w14:paraId="47EB7D58" w14:textId="77777777" w:rsidR="00764747" w:rsidRPr="00F94643"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my</w:t>
      </w:r>
      <w:proofErr w:type="gramEnd"/>
      <w:r w:rsidRPr="00F94643">
        <w:rPr>
          <w:rFonts w:ascii="Menlo Regular" w:hAnsi="Menlo Regular" w:cs="Menlo Regular"/>
          <w:color w:val="000000"/>
          <w:sz w:val="22"/>
          <w:szCs w:val="22"/>
          <w:lang w:val="en-GB"/>
        </w:rPr>
        <w:t xml:space="preserve"> @fingerprint = </w:t>
      </w:r>
      <w:proofErr w:type="spellStart"/>
      <w:r w:rsidRPr="00F94643">
        <w:rPr>
          <w:rFonts w:ascii="Menlo Regular" w:hAnsi="Menlo Regular" w:cs="Menlo Regular"/>
          <w:color w:val="000000"/>
          <w:sz w:val="22"/>
          <w:szCs w:val="22"/>
          <w:lang w:val="en-GB"/>
        </w:rPr>
        <w:t>make_fingerprint</w:t>
      </w:r>
      <w:proofErr w:type="spellEnd"/>
      <w:r w:rsidRPr="00F94643">
        <w:rPr>
          <w:rFonts w:ascii="Menlo Regular" w:hAnsi="Menlo Regular" w:cs="Menlo Regular"/>
          <w:color w:val="000000"/>
          <w:sz w:val="22"/>
          <w:szCs w:val="22"/>
          <w:lang w:val="en-GB"/>
        </w:rPr>
        <w:t>(</w:t>
      </w:r>
    </w:p>
    <w:p w14:paraId="30347A4D" w14:textId="77777777" w:rsidR="00764747" w:rsidRPr="00F94643"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r w:rsidRPr="00F94643">
        <w:rPr>
          <w:rFonts w:ascii="Menlo Regular" w:hAnsi="Menlo Regular" w:cs="Menlo Regular"/>
          <w:color w:val="C41A16"/>
          <w:sz w:val="22"/>
          <w:szCs w:val="22"/>
          <w:lang w:val="en-GB"/>
        </w:rPr>
        <w:t>'</w:t>
      </w:r>
      <w:proofErr w:type="gramStart"/>
      <w:r w:rsidRPr="00F94643">
        <w:rPr>
          <w:rFonts w:ascii="Menlo Regular" w:hAnsi="Menlo Regular" w:cs="Menlo Regular"/>
          <w:color w:val="C41A16"/>
          <w:sz w:val="22"/>
          <w:szCs w:val="22"/>
          <w:lang w:val="en-GB"/>
        </w:rPr>
        <w:t>file'</w:t>
      </w:r>
      <w:proofErr w:type="gramEnd"/>
      <w:r w:rsidRPr="00F94643">
        <w:rPr>
          <w:rFonts w:ascii="Menlo Regular" w:hAnsi="Menlo Regular" w:cs="Menlo Regular"/>
          <w:color w:val="000000"/>
          <w:sz w:val="22"/>
          <w:szCs w:val="22"/>
          <w:lang w:val="en-GB"/>
        </w:rPr>
        <w:t xml:space="preserve">       =&gt; </w:t>
      </w:r>
      <w:r w:rsidRPr="00F94643">
        <w:rPr>
          <w:rFonts w:ascii="Menlo Regular" w:hAnsi="Menlo Regular" w:cs="Menlo Regular"/>
          <w:color w:val="C41A16"/>
          <w:sz w:val="22"/>
          <w:szCs w:val="22"/>
          <w:lang w:val="en-GB"/>
        </w:rPr>
        <w:t>"$</w:t>
      </w:r>
      <w:proofErr w:type="spellStart"/>
      <w:r w:rsidRPr="00F94643">
        <w:rPr>
          <w:rFonts w:ascii="Menlo Regular" w:hAnsi="Menlo Regular" w:cs="Menlo Regular"/>
          <w:color w:val="C41A16"/>
          <w:sz w:val="22"/>
          <w:szCs w:val="22"/>
          <w:lang w:val="en-GB"/>
        </w:rPr>
        <w:t>dir</w:t>
      </w:r>
      <w:proofErr w:type="spellEnd"/>
      <w:r w:rsidRPr="00F94643">
        <w:rPr>
          <w:rFonts w:ascii="Menlo Regular" w:hAnsi="Menlo Regular" w:cs="Menlo Regular"/>
          <w:color w:val="C41A16"/>
          <w:sz w:val="22"/>
          <w:szCs w:val="22"/>
          <w:lang w:val="en-GB"/>
        </w:rPr>
        <w:t>/$entry"</w:t>
      </w:r>
      <w:r w:rsidRPr="00F94643">
        <w:rPr>
          <w:rFonts w:ascii="Menlo Regular" w:hAnsi="Menlo Regular" w:cs="Menlo Regular"/>
          <w:color w:val="000000"/>
          <w:sz w:val="22"/>
          <w:szCs w:val="22"/>
          <w:lang w:val="en-GB"/>
        </w:rPr>
        <w:t>,</w:t>
      </w:r>
    </w:p>
    <w:p w14:paraId="6844B3F0" w14:textId="77777777" w:rsidR="00764747" w:rsidRPr="00F94643"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r w:rsidRPr="00F94643">
        <w:rPr>
          <w:rFonts w:ascii="Menlo Regular" w:hAnsi="Menlo Regular" w:cs="Menlo Regular"/>
          <w:color w:val="C41A16"/>
          <w:sz w:val="22"/>
          <w:szCs w:val="22"/>
          <w:lang w:val="en-GB"/>
        </w:rPr>
        <w:t>'</w:t>
      </w:r>
      <w:proofErr w:type="gramStart"/>
      <w:r w:rsidRPr="00F94643">
        <w:rPr>
          <w:rFonts w:ascii="Menlo Regular" w:hAnsi="Menlo Regular" w:cs="Menlo Regular"/>
          <w:color w:val="C41A16"/>
          <w:sz w:val="22"/>
          <w:szCs w:val="22"/>
          <w:lang w:val="en-GB"/>
        </w:rPr>
        <w:t>resolution'</w:t>
      </w:r>
      <w:proofErr w:type="gramEnd"/>
      <w:r w:rsidRPr="00F94643">
        <w:rPr>
          <w:rFonts w:ascii="Menlo Regular" w:hAnsi="Menlo Regular" w:cs="Menlo Regular"/>
          <w:color w:val="000000"/>
          <w:sz w:val="22"/>
          <w:szCs w:val="22"/>
          <w:lang w:val="en-GB"/>
        </w:rPr>
        <w:t xml:space="preserve"> =&gt; $resolution,</w:t>
      </w:r>
    </w:p>
    <w:p w14:paraId="2EB7E178" w14:textId="77777777" w:rsidR="00764747" w:rsidRPr="00F94643"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t>);</w:t>
      </w:r>
    </w:p>
    <w:p w14:paraId="5F5185EB" w14:textId="77777777" w:rsidR="00764747" w:rsidRPr="00F94643"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t>$</w:t>
      </w:r>
      <w:proofErr w:type="gramStart"/>
      <w:r w:rsidRPr="00F94643">
        <w:rPr>
          <w:rFonts w:ascii="Menlo Regular" w:hAnsi="Menlo Regular" w:cs="Menlo Regular"/>
          <w:color w:val="000000"/>
          <w:sz w:val="22"/>
          <w:szCs w:val="22"/>
          <w:lang w:val="en-GB"/>
        </w:rPr>
        <w:t>log</w:t>
      </w:r>
      <w:proofErr w:type="gramEnd"/>
      <w:r w:rsidRPr="00F94643">
        <w:rPr>
          <w:rFonts w:ascii="Menlo Regular" w:hAnsi="Menlo Regular" w:cs="Menlo Regular"/>
          <w:color w:val="000000"/>
          <w:sz w:val="22"/>
          <w:szCs w:val="22"/>
          <w:lang w:val="en-GB"/>
        </w:rPr>
        <w:t>-&gt;debug(</w:t>
      </w:r>
      <w:r w:rsidRPr="00F94643">
        <w:rPr>
          <w:rFonts w:ascii="Menlo Regular" w:hAnsi="Menlo Regular" w:cs="Menlo Regular"/>
          <w:color w:val="C41A16"/>
          <w:sz w:val="22"/>
          <w:szCs w:val="22"/>
          <w:lang w:val="en-GB"/>
        </w:rPr>
        <w:t>"made fingerprint of file"</w:t>
      </w:r>
      <w:r w:rsidRPr="00F94643">
        <w:rPr>
          <w:rFonts w:ascii="Menlo Regular" w:hAnsi="Menlo Regular" w:cs="Menlo Regular"/>
          <w:color w:val="000000"/>
          <w:sz w:val="22"/>
          <w:szCs w:val="22"/>
          <w:lang w:val="en-GB"/>
        </w:rPr>
        <w:t>);</w:t>
      </w:r>
    </w:p>
    <w:p w14:paraId="558B7398" w14:textId="77777777" w:rsidR="00764747" w:rsidRPr="00F94643"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p>
    <w:p w14:paraId="61DE6549" w14:textId="77777777" w:rsidR="00764747" w:rsidRPr="00F94643"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r w:rsidRPr="00F94643">
        <w:rPr>
          <w:rFonts w:ascii="Menlo Regular" w:hAnsi="Menlo Regular" w:cs="Menlo Regular"/>
          <w:color w:val="007400"/>
          <w:sz w:val="22"/>
          <w:szCs w:val="22"/>
          <w:lang w:val="en-GB"/>
        </w:rPr>
        <w:t xml:space="preserve"># </w:t>
      </w:r>
      <w:proofErr w:type="gramStart"/>
      <w:r w:rsidRPr="00F94643">
        <w:rPr>
          <w:rFonts w:ascii="Menlo Regular" w:hAnsi="Menlo Regular" w:cs="Menlo Regular"/>
          <w:color w:val="007400"/>
          <w:sz w:val="22"/>
          <w:szCs w:val="22"/>
          <w:lang w:val="en-GB"/>
        </w:rPr>
        <w:t>do</w:t>
      </w:r>
      <w:proofErr w:type="gramEnd"/>
      <w:r w:rsidRPr="00F94643">
        <w:rPr>
          <w:rFonts w:ascii="Menlo Regular" w:hAnsi="Menlo Regular" w:cs="Menlo Regular"/>
          <w:color w:val="007400"/>
          <w:sz w:val="22"/>
          <w:szCs w:val="22"/>
          <w:lang w:val="en-GB"/>
        </w:rPr>
        <w:t xml:space="preserve"> the classification</w:t>
      </w:r>
    </w:p>
    <w:p w14:paraId="2BE07DE8" w14:textId="77777777" w:rsidR="00764747" w:rsidRPr="00F94643"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my</w:t>
      </w:r>
      <w:proofErr w:type="gramEnd"/>
      <w:r w:rsidRPr="00F94643">
        <w:rPr>
          <w:rFonts w:ascii="Menlo Regular" w:hAnsi="Menlo Regular" w:cs="Menlo Regular"/>
          <w:color w:val="000000"/>
          <w:sz w:val="22"/>
          <w:szCs w:val="22"/>
          <w:lang w:val="en-GB"/>
        </w:rPr>
        <w:t xml:space="preserve"> $result = $</w:t>
      </w:r>
      <w:proofErr w:type="spellStart"/>
      <w:r w:rsidRPr="00F94643">
        <w:rPr>
          <w:rFonts w:ascii="Menlo Regular" w:hAnsi="Menlo Regular" w:cs="Menlo Regular"/>
          <w:color w:val="000000"/>
          <w:sz w:val="22"/>
          <w:szCs w:val="22"/>
          <w:lang w:val="en-GB"/>
        </w:rPr>
        <w:t>ann</w:t>
      </w:r>
      <w:proofErr w:type="spellEnd"/>
      <w:r w:rsidRPr="00F94643">
        <w:rPr>
          <w:rFonts w:ascii="Menlo Regular" w:hAnsi="Menlo Regular" w:cs="Menlo Regular"/>
          <w:color w:val="000000"/>
          <w:sz w:val="22"/>
          <w:szCs w:val="22"/>
          <w:lang w:val="en-GB"/>
        </w:rPr>
        <w:t>-&gt;run(\@fingerprint);</w:t>
      </w:r>
    </w:p>
    <w:p w14:paraId="5E4B05B2" w14:textId="77777777" w:rsidR="00764747" w:rsidRPr="00F94643"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print</w:t>
      </w:r>
      <w:proofErr w:type="gramEnd"/>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C41A16"/>
          <w:sz w:val="22"/>
          <w:szCs w:val="22"/>
          <w:lang w:val="en-GB"/>
        </w:rPr>
        <w:t>"Entry: $entry\n"</w:t>
      </w:r>
      <w:r w:rsidRPr="00F94643">
        <w:rPr>
          <w:rFonts w:ascii="Menlo Regular" w:hAnsi="Menlo Regular" w:cs="Menlo Regular"/>
          <w:color w:val="000000"/>
          <w:sz w:val="22"/>
          <w:szCs w:val="22"/>
          <w:lang w:val="en-GB"/>
        </w:rPr>
        <w:t>;</w:t>
      </w:r>
    </w:p>
    <w:p w14:paraId="7F266463" w14:textId="77777777" w:rsidR="00764747" w:rsidRPr="00F94643"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print</w:t>
      </w:r>
      <w:proofErr w:type="gramEnd"/>
      <w:r w:rsidRPr="00F94643">
        <w:rPr>
          <w:rFonts w:ascii="Menlo Regular" w:hAnsi="Menlo Regular" w:cs="Menlo Regular"/>
          <w:color w:val="000000"/>
          <w:sz w:val="22"/>
          <w:szCs w:val="22"/>
          <w:lang w:val="en-GB"/>
        </w:rPr>
        <w:t xml:space="preserve"> Dumper($result);</w:t>
      </w:r>
    </w:p>
    <w:p w14:paraId="7EE62B4A" w14:textId="77777777" w:rsidR="00764747" w:rsidRPr="00F94643"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t>}</w:t>
      </w:r>
    </w:p>
    <w:p w14:paraId="6CEDCA55" w14:textId="5F17A380" w:rsidR="009060F3" w:rsidRPr="00F94643" w:rsidRDefault="00764747" w:rsidP="00764747">
      <w:pPr>
        <w:rPr>
          <w:lang w:val="en-GB"/>
        </w:rPr>
      </w:pPr>
      <w:r w:rsidRPr="00F94643">
        <w:rPr>
          <w:rFonts w:ascii="Menlo Regular" w:hAnsi="Menlo Regular" w:cs="Menlo Regular"/>
          <w:color w:val="000000"/>
          <w:sz w:val="22"/>
          <w:szCs w:val="22"/>
          <w:lang w:val="en-GB"/>
        </w:rPr>
        <w:t>}</w:t>
      </w:r>
    </w:p>
    <w:p w14:paraId="7EECDC16" w14:textId="7964FC5F" w:rsidR="006338D7" w:rsidRPr="00F94643" w:rsidRDefault="006338D7" w:rsidP="00FE540B">
      <w:pPr>
        <w:pStyle w:val="Kop4"/>
        <w:numPr>
          <w:ilvl w:val="2"/>
          <w:numId w:val="20"/>
        </w:numPr>
        <w:rPr>
          <w:lang w:val="en-GB"/>
        </w:rPr>
      </w:pPr>
      <w:bookmarkStart w:id="512" w:name="_Toc261813460"/>
      <w:proofErr w:type="gramStart"/>
      <w:r w:rsidRPr="00F94643">
        <w:rPr>
          <w:lang w:val="en-GB"/>
        </w:rPr>
        <w:lastRenderedPageBreak/>
        <w:t>splitter.pl</w:t>
      </w:r>
      <w:proofErr w:type="gramEnd"/>
      <w:r w:rsidRPr="00F94643">
        <w:rPr>
          <w:lang w:val="en-GB"/>
        </w:rPr>
        <w:t xml:space="preserve"> [</w:t>
      </w:r>
      <w:r w:rsidR="009F6D98" w:rsidRPr="00F94643">
        <w:rPr>
          <w:highlight w:val="green"/>
          <w:lang w:val="en-GB"/>
        </w:rPr>
        <w:t>19</w:t>
      </w:r>
      <w:r w:rsidRPr="00F94643">
        <w:rPr>
          <w:lang w:val="en-GB"/>
        </w:rPr>
        <w:t>]</w:t>
      </w:r>
      <w:bookmarkEnd w:id="512"/>
    </w:p>
    <w:p w14:paraId="5FC42BD5" w14:textId="77777777" w:rsidR="006338D7" w:rsidRPr="00F94643" w:rsidRDefault="006338D7" w:rsidP="006338D7">
      <w:pPr>
        <w:rPr>
          <w:lang w:val="en-GB"/>
        </w:rPr>
      </w:pPr>
    </w:p>
    <w:p w14:paraId="03D26B91"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7400"/>
          <w:sz w:val="22"/>
          <w:szCs w:val="22"/>
          <w:lang w:val="en-GB"/>
        </w:rPr>
        <w:t>#</w:t>
      </w:r>
      <w:proofErr w:type="gramStart"/>
      <w:r w:rsidRPr="00F94643">
        <w:rPr>
          <w:rFonts w:ascii="Menlo Regular" w:hAnsi="Menlo Regular" w:cs="Menlo Regular"/>
          <w:color w:val="007400"/>
          <w:sz w:val="22"/>
          <w:szCs w:val="22"/>
          <w:lang w:val="en-GB"/>
        </w:rPr>
        <w:t>!/</w:t>
      </w:r>
      <w:proofErr w:type="spellStart"/>
      <w:proofErr w:type="gramEnd"/>
      <w:r w:rsidRPr="00F94643">
        <w:rPr>
          <w:rFonts w:ascii="Menlo Regular" w:hAnsi="Menlo Regular" w:cs="Menlo Regular"/>
          <w:color w:val="007400"/>
          <w:sz w:val="22"/>
          <w:szCs w:val="22"/>
          <w:lang w:val="en-GB"/>
        </w:rPr>
        <w:t>usr</w:t>
      </w:r>
      <w:proofErr w:type="spellEnd"/>
      <w:r w:rsidRPr="00F94643">
        <w:rPr>
          <w:rFonts w:ascii="Menlo Regular" w:hAnsi="Menlo Regular" w:cs="Menlo Regular"/>
          <w:color w:val="007400"/>
          <w:sz w:val="22"/>
          <w:szCs w:val="22"/>
          <w:lang w:val="en-GB"/>
        </w:rPr>
        <w:t>/bin/</w:t>
      </w:r>
      <w:proofErr w:type="spellStart"/>
      <w:r w:rsidRPr="00F94643">
        <w:rPr>
          <w:rFonts w:ascii="Menlo Regular" w:hAnsi="Menlo Regular" w:cs="Menlo Regular"/>
          <w:color w:val="007400"/>
          <w:sz w:val="22"/>
          <w:szCs w:val="22"/>
          <w:lang w:val="en-GB"/>
        </w:rPr>
        <w:t>perl</w:t>
      </w:r>
      <w:proofErr w:type="spellEnd"/>
    </w:p>
    <w:p w14:paraId="3A753D58"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use</w:t>
      </w:r>
      <w:proofErr w:type="gramEnd"/>
      <w:r w:rsidRPr="00F94643">
        <w:rPr>
          <w:rFonts w:ascii="Menlo Regular" w:hAnsi="Menlo Regular" w:cs="Menlo Regular"/>
          <w:color w:val="000000"/>
          <w:sz w:val="22"/>
          <w:szCs w:val="22"/>
          <w:lang w:val="en-GB"/>
        </w:rPr>
        <w:t xml:space="preserve"> strict;</w:t>
      </w:r>
    </w:p>
    <w:p w14:paraId="3EBF1E21"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use</w:t>
      </w:r>
      <w:proofErr w:type="gramEnd"/>
      <w:r w:rsidRPr="00F94643">
        <w:rPr>
          <w:rFonts w:ascii="Menlo Regular" w:hAnsi="Menlo Regular" w:cs="Menlo Regular"/>
          <w:color w:val="000000"/>
          <w:sz w:val="22"/>
          <w:szCs w:val="22"/>
          <w:lang w:val="en-GB"/>
        </w:rPr>
        <w:t xml:space="preserve"> warnings;</w:t>
      </w:r>
    </w:p>
    <w:p w14:paraId="44F3A491"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use</w:t>
      </w:r>
      <w:proofErr w:type="gramEnd"/>
      <w:r w:rsidRPr="00F94643">
        <w:rPr>
          <w:rFonts w:ascii="Menlo Regular" w:hAnsi="Menlo Regular" w:cs="Menlo Regular"/>
          <w:color w:val="000000"/>
          <w:sz w:val="22"/>
          <w:szCs w:val="22"/>
          <w:lang w:val="en-GB"/>
        </w:rPr>
        <w:t xml:space="preserve"> Data::Dumper;</w:t>
      </w:r>
    </w:p>
    <w:p w14:paraId="51FD1A94"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use</w:t>
      </w:r>
      <w:proofErr w:type="gramEnd"/>
      <w:r w:rsidRPr="00F94643">
        <w:rPr>
          <w:rFonts w:ascii="Menlo Regular" w:hAnsi="Menlo Regular" w:cs="Menlo Regular"/>
          <w:color w:val="000000"/>
          <w:sz w:val="22"/>
          <w:szCs w:val="22"/>
          <w:lang w:val="en-GB"/>
        </w:rPr>
        <w:t xml:space="preserve"> </w:t>
      </w:r>
      <w:proofErr w:type="spellStart"/>
      <w:r w:rsidRPr="00F94643">
        <w:rPr>
          <w:rFonts w:ascii="Menlo Regular" w:hAnsi="Menlo Regular" w:cs="Menlo Regular"/>
          <w:color w:val="000000"/>
          <w:sz w:val="22"/>
          <w:szCs w:val="22"/>
          <w:lang w:val="en-GB"/>
        </w:rPr>
        <w:t>Getopt</w:t>
      </w:r>
      <w:proofErr w:type="spellEnd"/>
      <w:r w:rsidRPr="00F94643">
        <w:rPr>
          <w:rFonts w:ascii="Menlo Regular" w:hAnsi="Menlo Regular" w:cs="Menlo Regular"/>
          <w:color w:val="000000"/>
          <w:sz w:val="22"/>
          <w:szCs w:val="22"/>
          <w:lang w:val="en-GB"/>
        </w:rPr>
        <w:t>::Long;</w:t>
      </w:r>
    </w:p>
    <w:p w14:paraId="75F179AD"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use</w:t>
      </w:r>
      <w:proofErr w:type="gramEnd"/>
      <w:r w:rsidRPr="00F94643">
        <w:rPr>
          <w:rFonts w:ascii="Menlo Regular" w:hAnsi="Menlo Regular" w:cs="Menlo Regular"/>
          <w:color w:val="000000"/>
          <w:sz w:val="22"/>
          <w:szCs w:val="22"/>
          <w:lang w:val="en-GB"/>
        </w:rPr>
        <w:t xml:space="preserve"> Image::</w:t>
      </w:r>
      <w:proofErr w:type="spellStart"/>
      <w:r w:rsidRPr="00F94643">
        <w:rPr>
          <w:rFonts w:ascii="Menlo Regular" w:hAnsi="Menlo Regular" w:cs="Menlo Regular"/>
          <w:color w:val="000000"/>
          <w:sz w:val="22"/>
          <w:szCs w:val="22"/>
          <w:lang w:val="en-GB"/>
        </w:rPr>
        <w:t>Magick</w:t>
      </w:r>
      <w:proofErr w:type="spellEnd"/>
      <w:r w:rsidRPr="00F94643">
        <w:rPr>
          <w:rFonts w:ascii="Menlo Regular" w:hAnsi="Menlo Regular" w:cs="Menlo Regular"/>
          <w:color w:val="000000"/>
          <w:sz w:val="22"/>
          <w:szCs w:val="22"/>
          <w:lang w:val="en-GB"/>
        </w:rPr>
        <w:t>;</w:t>
      </w:r>
    </w:p>
    <w:p w14:paraId="4BD5E0DA"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use</w:t>
      </w:r>
      <w:proofErr w:type="gramEnd"/>
      <w:r w:rsidRPr="00F94643">
        <w:rPr>
          <w:rFonts w:ascii="Menlo Regular" w:hAnsi="Menlo Regular" w:cs="Menlo Regular"/>
          <w:color w:val="000000"/>
          <w:sz w:val="22"/>
          <w:szCs w:val="22"/>
          <w:lang w:val="en-GB"/>
        </w:rPr>
        <w:t xml:space="preserve"> List::</w:t>
      </w:r>
      <w:proofErr w:type="spellStart"/>
      <w:r w:rsidRPr="00F94643">
        <w:rPr>
          <w:rFonts w:ascii="Menlo Regular" w:hAnsi="Menlo Regular" w:cs="Menlo Regular"/>
          <w:color w:val="000000"/>
          <w:sz w:val="22"/>
          <w:szCs w:val="22"/>
          <w:lang w:val="en-GB"/>
        </w:rPr>
        <w:t>Util</w:t>
      </w:r>
      <w:proofErr w:type="spellEnd"/>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C41A16"/>
          <w:sz w:val="22"/>
          <w:szCs w:val="22"/>
          <w:lang w:val="en-GB"/>
        </w:rPr>
        <w:t>'sum'</w:t>
      </w:r>
      <w:r w:rsidRPr="00F94643">
        <w:rPr>
          <w:rFonts w:ascii="Menlo Regular" w:hAnsi="Menlo Regular" w:cs="Menlo Regular"/>
          <w:color w:val="000000"/>
          <w:sz w:val="22"/>
          <w:szCs w:val="22"/>
          <w:lang w:val="en-GB"/>
        </w:rPr>
        <w:t>;</w:t>
      </w:r>
    </w:p>
    <w:p w14:paraId="671FE089"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use</w:t>
      </w:r>
      <w:proofErr w:type="gramEnd"/>
      <w:r w:rsidRPr="00F94643">
        <w:rPr>
          <w:rFonts w:ascii="Menlo Regular" w:hAnsi="Menlo Regular" w:cs="Menlo Regular"/>
          <w:color w:val="000000"/>
          <w:sz w:val="22"/>
          <w:szCs w:val="22"/>
          <w:lang w:val="en-GB"/>
        </w:rPr>
        <w:t xml:space="preserve"> Bio::</w:t>
      </w:r>
      <w:proofErr w:type="spellStart"/>
      <w:r w:rsidRPr="00F94643">
        <w:rPr>
          <w:rFonts w:ascii="Menlo Regular" w:hAnsi="Menlo Regular" w:cs="Menlo Regular"/>
          <w:color w:val="000000"/>
          <w:sz w:val="22"/>
          <w:szCs w:val="22"/>
          <w:lang w:val="en-GB"/>
        </w:rPr>
        <w:t>Phylo</w:t>
      </w:r>
      <w:proofErr w:type="spellEnd"/>
      <w:r w:rsidRPr="00F94643">
        <w:rPr>
          <w:rFonts w:ascii="Menlo Regular" w:hAnsi="Menlo Regular" w:cs="Menlo Regular"/>
          <w:color w:val="000000"/>
          <w:sz w:val="22"/>
          <w:szCs w:val="22"/>
          <w:lang w:val="en-GB"/>
        </w:rPr>
        <w:t>::</w:t>
      </w:r>
      <w:proofErr w:type="spellStart"/>
      <w:r w:rsidRPr="00F94643">
        <w:rPr>
          <w:rFonts w:ascii="Menlo Regular" w:hAnsi="Menlo Regular" w:cs="Menlo Regular"/>
          <w:color w:val="000000"/>
          <w:sz w:val="22"/>
          <w:szCs w:val="22"/>
          <w:lang w:val="en-GB"/>
        </w:rPr>
        <w:t>Util</w:t>
      </w:r>
      <w:proofErr w:type="spellEnd"/>
      <w:r w:rsidRPr="00F94643">
        <w:rPr>
          <w:rFonts w:ascii="Menlo Regular" w:hAnsi="Menlo Regular" w:cs="Menlo Regular"/>
          <w:color w:val="000000"/>
          <w:sz w:val="22"/>
          <w:szCs w:val="22"/>
          <w:lang w:val="en-GB"/>
        </w:rPr>
        <w:t xml:space="preserve">::Logger </w:t>
      </w:r>
      <w:r w:rsidRPr="00F94643">
        <w:rPr>
          <w:rFonts w:ascii="Menlo Regular" w:hAnsi="Menlo Regular" w:cs="Menlo Regular"/>
          <w:color w:val="C41A16"/>
          <w:sz w:val="22"/>
          <w:szCs w:val="22"/>
          <w:lang w:val="en-GB"/>
        </w:rPr>
        <w:t>':levels'</w:t>
      </w:r>
      <w:r w:rsidRPr="00F94643">
        <w:rPr>
          <w:rFonts w:ascii="Menlo Regular" w:hAnsi="Menlo Regular" w:cs="Menlo Regular"/>
          <w:color w:val="000000"/>
          <w:sz w:val="22"/>
          <w:szCs w:val="22"/>
          <w:lang w:val="en-GB"/>
        </w:rPr>
        <w:t>;</w:t>
      </w:r>
    </w:p>
    <w:p w14:paraId="4CF5E3B3"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102D3481"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7400"/>
          <w:sz w:val="22"/>
          <w:szCs w:val="22"/>
          <w:lang w:val="en-GB"/>
        </w:rPr>
        <w:t xml:space="preserve"># </w:t>
      </w:r>
      <w:proofErr w:type="gramStart"/>
      <w:r w:rsidRPr="00F94643">
        <w:rPr>
          <w:rFonts w:ascii="Menlo Regular" w:hAnsi="Menlo Regular" w:cs="Menlo Regular"/>
          <w:color w:val="007400"/>
          <w:sz w:val="22"/>
          <w:szCs w:val="22"/>
          <w:lang w:val="en-GB"/>
        </w:rPr>
        <w:t>will</w:t>
      </w:r>
      <w:proofErr w:type="gramEnd"/>
      <w:r w:rsidRPr="00F94643">
        <w:rPr>
          <w:rFonts w:ascii="Menlo Regular" w:hAnsi="Menlo Regular" w:cs="Menlo Regular"/>
          <w:color w:val="007400"/>
          <w:sz w:val="22"/>
          <w:szCs w:val="22"/>
          <w:lang w:val="en-GB"/>
        </w:rPr>
        <w:t xml:space="preserve"> have deep recursions </w:t>
      </w:r>
    </w:p>
    <w:p w14:paraId="3143F09C"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no</w:t>
      </w:r>
      <w:proofErr w:type="gramEnd"/>
      <w:r w:rsidRPr="00F94643">
        <w:rPr>
          <w:rFonts w:ascii="Menlo Regular" w:hAnsi="Menlo Regular" w:cs="Menlo Regular"/>
          <w:color w:val="000000"/>
          <w:sz w:val="22"/>
          <w:szCs w:val="22"/>
          <w:lang w:val="en-GB"/>
        </w:rPr>
        <w:t xml:space="preserve"> warnings </w:t>
      </w:r>
      <w:r w:rsidRPr="00F94643">
        <w:rPr>
          <w:rFonts w:ascii="Menlo Regular" w:hAnsi="Menlo Regular" w:cs="Menlo Regular"/>
          <w:color w:val="C41A16"/>
          <w:sz w:val="22"/>
          <w:szCs w:val="22"/>
          <w:lang w:val="en-GB"/>
        </w:rPr>
        <w:t>'recursion'</w:t>
      </w:r>
      <w:r w:rsidRPr="00F94643">
        <w:rPr>
          <w:rFonts w:ascii="Menlo Regular" w:hAnsi="Menlo Regular" w:cs="Menlo Regular"/>
          <w:color w:val="000000"/>
          <w:sz w:val="22"/>
          <w:szCs w:val="22"/>
          <w:lang w:val="en-GB"/>
        </w:rPr>
        <w:t>;</w:t>
      </w:r>
    </w:p>
    <w:p w14:paraId="16726FE9"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3F3BEBF3"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7400"/>
          <w:sz w:val="22"/>
          <w:szCs w:val="22"/>
          <w:lang w:val="en-GB"/>
        </w:rPr>
        <w:t xml:space="preserve"># </w:t>
      </w:r>
      <w:proofErr w:type="gramStart"/>
      <w:r w:rsidRPr="00F94643">
        <w:rPr>
          <w:rFonts w:ascii="Menlo Regular" w:hAnsi="Menlo Regular" w:cs="Menlo Regular"/>
          <w:color w:val="007400"/>
          <w:sz w:val="22"/>
          <w:szCs w:val="22"/>
          <w:lang w:val="en-GB"/>
        </w:rPr>
        <w:t>process</w:t>
      </w:r>
      <w:proofErr w:type="gramEnd"/>
      <w:r w:rsidRPr="00F94643">
        <w:rPr>
          <w:rFonts w:ascii="Menlo Regular" w:hAnsi="Menlo Regular" w:cs="Menlo Regular"/>
          <w:color w:val="007400"/>
          <w:sz w:val="22"/>
          <w:szCs w:val="22"/>
          <w:lang w:val="en-GB"/>
        </w:rPr>
        <w:t xml:space="preserve"> command line arguments</w:t>
      </w:r>
    </w:p>
    <w:p w14:paraId="78D7ACDB"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my</w:t>
      </w:r>
      <w:proofErr w:type="gramEnd"/>
      <w:r w:rsidRPr="00F94643">
        <w:rPr>
          <w:rFonts w:ascii="Menlo Regular" w:hAnsi="Menlo Regular" w:cs="Menlo Regular"/>
          <w:color w:val="000000"/>
          <w:sz w:val="22"/>
          <w:szCs w:val="22"/>
          <w:lang w:val="en-GB"/>
        </w:rPr>
        <w:t xml:space="preserve"> $threshold = </w:t>
      </w:r>
      <w:r w:rsidRPr="00F94643">
        <w:rPr>
          <w:rFonts w:ascii="Menlo Regular" w:hAnsi="Menlo Regular" w:cs="Menlo Regular"/>
          <w:color w:val="1C00CF"/>
          <w:sz w:val="22"/>
          <w:szCs w:val="22"/>
          <w:lang w:val="en-GB"/>
        </w:rPr>
        <w:t>0.7</w:t>
      </w:r>
      <w:r w:rsidRPr="00F94643">
        <w:rPr>
          <w:rFonts w:ascii="Menlo Regular" w:hAnsi="Menlo Regular" w:cs="Menlo Regular"/>
          <w:color w:val="000000"/>
          <w:sz w:val="22"/>
          <w:szCs w:val="22"/>
          <w:lang w:val="en-GB"/>
        </w:rPr>
        <w:t>;</w:t>
      </w:r>
    </w:p>
    <w:p w14:paraId="050F36C3"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my</w:t>
      </w:r>
      <w:proofErr w:type="gramEnd"/>
      <w:r w:rsidRPr="00F94643">
        <w:rPr>
          <w:rFonts w:ascii="Menlo Regular" w:hAnsi="Menlo Regular" w:cs="Menlo Regular"/>
          <w:color w:val="000000"/>
          <w:sz w:val="22"/>
          <w:szCs w:val="22"/>
          <w:lang w:val="en-GB"/>
        </w:rPr>
        <w:t xml:space="preserve"> $</w:t>
      </w:r>
      <w:proofErr w:type="spellStart"/>
      <w:r w:rsidRPr="00F94643">
        <w:rPr>
          <w:rFonts w:ascii="Menlo Regular" w:hAnsi="Menlo Regular" w:cs="Menlo Regular"/>
          <w:color w:val="000000"/>
          <w:sz w:val="22"/>
          <w:szCs w:val="22"/>
          <w:lang w:val="en-GB"/>
        </w:rPr>
        <w:t>fuzzyness</w:t>
      </w:r>
      <w:proofErr w:type="spellEnd"/>
      <w:r w:rsidRPr="00F94643">
        <w:rPr>
          <w:rFonts w:ascii="Menlo Regular" w:hAnsi="Menlo Regular" w:cs="Menlo Regular"/>
          <w:color w:val="000000"/>
          <w:sz w:val="22"/>
          <w:szCs w:val="22"/>
          <w:lang w:val="en-GB"/>
        </w:rPr>
        <w:t xml:space="preserve"> = </w:t>
      </w:r>
      <w:r w:rsidRPr="00F94643">
        <w:rPr>
          <w:rFonts w:ascii="Menlo Regular" w:hAnsi="Menlo Regular" w:cs="Menlo Regular"/>
          <w:color w:val="1C00CF"/>
          <w:sz w:val="22"/>
          <w:szCs w:val="22"/>
          <w:lang w:val="en-GB"/>
        </w:rPr>
        <w:t>100</w:t>
      </w:r>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007400"/>
          <w:sz w:val="22"/>
          <w:szCs w:val="22"/>
          <w:lang w:val="en-GB"/>
        </w:rPr>
        <w:t># pixels</w:t>
      </w:r>
    </w:p>
    <w:p w14:paraId="33B48B37"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my</w:t>
      </w:r>
      <w:proofErr w:type="gramEnd"/>
      <w:r w:rsidRPr="00F94643">
        <w:rPr>
          <w:rFonts w:ascii="Menlo Regular" w:hAnsi="Menlo Regular" w:cs="Menlo Regular"/>
          <w:color w:val="000000"/>
          <w:sz w:val="22"/>
          <w:szCs w:val="22"/>
          <w:lang w:val="en-GB"/>
        </w:rPr>
        <w:t xml:space="preserve"> $verbosity = WARN;</w:t>
      </w:r>
    </w:p>
    <w:p w14:paraId="304D958C"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my</w:t>
      </w:r>
      <w:proofErr w:type="gramEnd"/>
      <w:r w:rsidRPr="00F94643">
        <w:rPr>
          <w:rFonts w:ascii="Menlo Regular" w:hAnsi="Menlo Regular" w:cs="Menlo Regular"/>
          <w:color w:val="000000"/>
          <w:sz w:val="22"/>
          <w:szCs w:val="22"/>
          <w:lang w:val="en-GB"/>
        </w:rPr>
        <w:t xml:space="preserve"> $</w:t>
      </w:r>
      <w:proofErr w:type="spellStart"/>
      <w:r w:rsidRPr="00F94643">
        <w:rPr>
          <w:rFonts w:ascii="Menlo Regular" w:hAnsi="Menlo Regular" w:cs="Menlo Regular"/>
          <w:color w:val="000000"/>
          <w:sz w:val="22"/>
          <w:szCs w:val="22"/>
          <w:lang w:val="en-GB"/>
        </w:rPr>
        <w:t>infile</w:t>
      </w:r>
      <w:proofErr w:type="spellEnd"/>
      <w:r w:rsidRPr="00F94643">
        <w:rPr>
          <w:rFonts w:ascii="Menlo Regular" w:hAnsi="Menlo Regular" w:cs="Menlo Regular"/>
          <w:color w:val="000000"/>
          <w:sz w:val="22"/>
          <w:szCs w:val="22"/>
          <w:lang w:val="en-GB"/>
        </w:rPr>
        <w:t>;</w:t>
      </w:r>
    </w:p>
    <w:p w14:paraId="2B6EEA29"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roofErr w:type="spellStart"/>
      <w:proofErr w:type="gramStart"/>
      <w:r w:rsidRPr="00F94643">
        <w:rPr>
          <w:rFonts w:ascii="Menlo Regular" w:hAnsi="Menlo Regular" w:cs="Menlo Regular"/>
          <w:color w:val="000000"/>
          <w:sz w:val="22"/>
          <w:szCs w:val="22"/>
          <w:lang w:val="en-GB"/>
        </w:rPr>
        <w:t>GetOptions</w:t>
      </w:r>
      <w:proofErr w:type="spellEnd"/>
      <w:r w:rsidRPr="00F94643">
        <w:rPr>
          <w:rFonts w:ascii="Menlo Regular" w:hAnsi="Menlo Regular" w:cs="Menlo Regular"/>
          <w:color w:val="000000"/>
          <w:sz w:val="22"/>
          <w:szCs w:val="22"/>
          <w:lang w:val="en-GB"/>
        </w:rPr>
        <w:t>(</w:t>
      </w:r>
      <w:proofErr w:type="gramEnd"/>
    </w:p>
    <w:p w14:paraId="5919F99D"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C41A16"/>
          <w:sz w:val="22"/>
          <w:szCs w:val="22"/>
          <w:lang w:val="en-GB"/>
        </w:rPr>
        <w:t>'</w:t>
      </w:r>
      <w:proofErr w:type="gramStart"/>
      <w:r w:rsidRPr="00F94643">
        <w:rPr>
          <w:rFonts w:ascii="Menlo Regular" w:hAnsi="Menlo Regular" w:cs="Menlo Regular"/>
          <w:color w:val="C41A16"/>
          <w:sz w:val="22"/>
          <w:szCs w:val="22"/>
          <w:lang w:val="en-GB"/>
        </w:rPr>
        <w:t>threshold</w:t>
      </w:r>
      <w:proofErr w:type="gramEnd"/>
      <w:r w:rsidRPr="00F94643">
        <w:rPr>
          <w:rFonts w:ascii="Menlo Regular" w:hAnsi="Menlo Regular" w:cs="Menlo Regular"/>
          <w:color w:val="C41A16"/>
          <w:sz w:val="22"/>
          <w:szCs w:val="22"/>
          <w:lang w:val="en-GB"/>
        </w:rPr>
        <w:t>=f'</w:t>
      </w:r>
      <w:r w:rsidRPr="00F94643">
        <w:rPr>
          <w:rFonts w:ascii="Menlo Regular" w:hAnsi="Menlo Regular" w:cs="Menlo Regular"/>
          <w:color w:val="000000"/>
          <w:sz w:val="22"/>
          <w:szCs w:val="22"/>
          <w:lang w:val="en-GB"/>
        </w:rPr>
        <w:t xml:space="preserve"> =&gt; \$threshold,</w:t>
      </w:r>
    </w:p>
    <w:p w14:paraId="5489EA41"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C41A16"/>
          <w:sz w:val="22"/>
          <w:szCs w:val="22"/>
          <w:lang w:val="en-GB"/>
        </w:rPr>
        <w:t>'</w:t>
      </w:r>
      <w:proofErr w:type="spellStart"/>
      <w:proofErr w:type="gramStart"/>
      <w:r w:rsidRPr="00F94643">
        <w:rPr>
          <w:rFonts w:ascii="Menlo Regular" w:hAnsi="Menlo Regular" w:cs="Menlo Regular"/>
          <w:color w:val="C41A16"/>
          <w:sz w:val="22"/>
          <w:szCs w:val="22"/>
          <w:lang w:val="en-GB"/>
        </w:rPr>
        <w:t>fuzzyness</w:t>
      </w:r>
      <w:proofErr w:type="spellEnd"/>
      <w:proofErr w:type="gramEnd"/>
      <w:r w:rsidRPr="00F94643">
        <w:rPr>
          <w:rFonts w:ascii="Menlo Regular" w:hAnsi="Menlo Regular" w:cs="Menlo Regular"/>
          <w:color w:val="C41A16"/>
          <w:sz w:val="22"/>
          <w:szCs w:val="22"/>
          <w:lang w:val="en-GB"/>
        </w:rPr>
        <w:t>=</w:t>
      </w:r>
      <w:proofErr w:type="spellStart"/>
      <w:r w:rsidRPr="00F94643">
        <w:rPr>
          <w:rFonts w:ascii="Menlo Regular" w:hAnsi="Menlo Regular" w:cs="Menlo Regular"/>
          <w:color w:val="C41A16"/>
          <w:sz w:val="22"/>
          <w:szCs w:val="22"/>
          <w:lang w:val="en-GB"/>
        </w:rPr>
        <w:t>i</w:t>
      </w:r>
      <w:proofErr w:type="spellEnd"/>
      <w:r w:rsidRPr="00F94643">
        <w:rPr>
          <w:rFonts w:ascii="Menlo Regular" w:hAnsi="Menlo Regular" w:cs="Menlo Regular"/>
          <w:color w:val="C41A16"/>
          <w:sz w:val="22"/>
          <w:szCs w:val="22"/>
          <w:lang w:val="en-GB"/>
        </w:rPr>
        <w:t>'</w:t>
      </w:r>
      <w:r w:rsidRPr="00F94643">
        <w:rPr>
          <w:rFonts w:ascii="Menlo Regular" w:hAnsi="Menlo Regular" w:cs="Menlo Regular"/>
          <w:color w:val="000000"/>
          <w:sz w:val="22"/>
          <w:szCs w:val="22"/>
          <w:lang w:val="en-GB"/>
        </w:rPr>
        <w:t xml:space="preserve"> =&gt; \$</w:t>
      </w:r>
      <w:proofErr w:type="spellStart"/>
      <w:r w:rsidRPr="00F94643">
        <w:rPr>
          <w:rFonts w:ascii="Menlo Regular" w:hAnsi="Menlo Regular" w:cs="Menlo Regular"/>
          <w:color w:val="000000"/>
          <w:sz w:val="22"/>
          <w:szCs w:val="22"/>
          <w:lang w:val="en-GB"/>
        </w:rPr>
        <w:t>fuzzyness</w:t>
      </w:r>
      <w:proofErr w:type="spellEnd"/>
      <w:r w:rsidRPr="00F94643">
        <w:rPr>
          <w:rFonts w:ascii="Menlo Regular" w:hAnsi="Menlo Regular" w:cs="Menlo Regular"/>
          <w:color w:val="000000"/>
          <w:sz w:val="22"/>
          <w:szCs w:val="22"/>
          <w:lang w:val="en-GB"/>
        </w:rPr>
        <w:t>,</w:t>
      </w:r>
    </w:p>
    <w:p w14:paraId="49ECA0DF"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C41A16"/>
          <w:sz w:val="22"/>
          <w:szCs w:val="22"/>
          <w:lang w:val="en-GB"/>
        </w:rPr>
        <w:t>'</w:t>
      </w:r>
      <w:proofErr w:type="gramStart"/>
      <w:r w:rsidRPr="00F94643">
        <w:rPr>
          <w:rFonts w:ascii="Menlo Regular" w:hAnsi="Menlo Regular" w:cs="Menlo Regular"/>
          <w:color w:val="C41A16"/>
          <w:sz w:val="22"/>
          <w:szCs w:val="22"/>
          <w:lang w:val="en-GB"/>
        </w:rPr>
        <w:t>verbose</w:t>
      </w:r>
      <w:proofErr w:type="gramEnd"/>
      <w:r w:rsidRPr="00F94643">
        <w:rPr>
          <w:rFonts w:ascii="Menlo Regular" w:hAnsi="Menlo Regular" w:cs="Menlo Regular"/>
          <w:color w:val="C41A16"/>
          <w:sz w:val="22"/>
          <w:szCs w:val="22"/>
          <w:lang w:val="en-GB"/>
        </w:rPr>
        <w:t>+'</w:t>
      </w:r>
      <w:r w:rsidRPr="00F94643">
        <w:rPr>
          <w:rFonts w:ascii="Menlo Regular" w:hAnsi="Menlo Regular" w:cs="Menlo Regular"/>
          <w:color w:val="000000"/>
          <w:sz w:val="22"/>
          <w:szCs w:val="22"/>
          <w:lang w:val="en-GB"/>
        </w:rPr>
        <w:t xml:space="preserve">    =&gt; \$verbosity,</w:t>
      </w:r>
    </w:p>
    <w:p w14:paraId="15E45C03"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C41A16"/>
          <w:sz w:val="22"/>
          <w:szCs w:val="22"/>
          <w:lang w:val="en-GB"/>
        </w:rPr>
        <w:t>'</w:t>
      </w:r>
      <w:proofErr w:type="spellStart"/>
      <w:proofErr w:type="gramStart"/>
      <w:r w:rsidRPr="00F94643">
        <w:rPr>
          <w:rFonts w:ascii="Menlo Regular" w:hAnsi="Menlo Regular" w:cs="Menlo Regular"/>
          <w:color w:val="C41A16"/>
          <w:sz w:val="22"/>
          <w:szCs w:val="22"/>
          <w:lang w:val="en-GB"/>
        </w:rPr>
        <w:t>infile</w:t>
      </w:r>
      <w:proofErr w:type="spellEnd"/>
      <w:proofErr w:type="gramEnd"/>
      <w:r w:rsidRPr="00F94643">
        <w:rPr>
          <w:rFonts w:ascii="Menlo Regular" w:hAnsi="Menlo Regular" w:cs="Menlo Regular"/>
          <w:color w:val="C41A16"/>
          <w:sz w:val="22"/>
          <w:szCs w:val="22"/>
          <w:lang w:val="en-GB"/>
        </w:rPr>
        <w:t>=s'</w:t>
      </w:r>
      <w:r w:rsidRPr="00F94643">
        <w:rPr>
          <w:rFonts w:ascii="Menlo Regular" w:hAnsi="Menlo Regular" w:cs="Menlo Regular"/>
          <w:color w:val="000000"/>
          <w:sz w:val="22"/>
          <w:szCs w:val="22"/>
          <w:lang w:val="en-GB"/>
        </w:rPr>
        <w:t xml:space="preserve">    =&gt; \$</w:t>
      </w:r>
      <w:proofErr w:type="spellStart"/>
      <w:r w:rsidRPr="00F94643">
        <w:rPr>
          <w:rFonts w:ascii="Menlo Regular" w:hAnsi="Menlo Regular" w:cs="Menlo Regular"/>
          <w:color w:val="000000"/>
          <w:sz w:val="22"/>
          <w:szCs w:val="22"/>
          <w:lang w:val="en-GB"/>
        </w:rPr>
        <w:t>infile</w:t>
      </w:r>
      <w:proofErr w:type="spellEnd"/>
      <w:r w:rsidRPr="00F94643">
        <w:rPr>
          <w:rFonts w:ascii="Menlo Regular" w:hAnsi="Menlo Regular" w:cs="Menlo Regular"/>
          <w:color w:val="000000"/>
          <w:sz w:val="22"/>
          <w:szCs w:val="22"/>
          <w:lang w:val="en-GB"/>
        </w:rPr>
        <w:t>,</w:t>
      </w:r>
    </w:p>
    <w:p w14:paraId="74AAA020"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w:t>
      </w:r>
    </w:p>
    <w:p w14:paraId="50CDDEF0"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04EE8C03"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7400"/>
          <w:sz w:val="22"/>
          <w:szCs w:val="22"/>
          <w:lang w:val="en-GB"/>
        </w:rPr>
        <w:t xml:space="preserve"># </w:t>
      </w:r>
      <w:proofErr w:type="gramStart"/>
      <w:r w:rsidRPr="00F94643">
        <w:rPr>
          <w:rFonts w:ascii="Menlo Regular" w:hAnsi="Menlo Regular" w:cs="Menlo Regular"/>
          <w:color w:val="007400"/>
          <w:sz w:val="22"/>
          <w:szCs w:val="22"/>
          <w:lang w:val="en-GB"/>
        </w:rPr>
        <w:t>instantiate</w:t>
      </w:r>
      <w:proofErr w:type="gramEnd"/>
      <w:r w:rsidRPr="00F94643">
        <w:rPr>
          <w:rFonts w:ascii="Menlo Regular" w:hAnsi="Menlo Regular" w:cs="Menlo Regular"/>
          <w:color w:val="007400"/>
          <w:sz w:val="22"/>
          <w:szCs w:val="22"/>
          <w:lang w:val="en-GB"/>
        </w:rPr>
        <w:t xml:space="preserve"> helper objects</w:t>
      </w:r>
    </w:p>
    <w:p w14:paraId="4E7DF501"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my</w:t>
      </w:r>
      <w:proofErr w:type="gramEnd"/>
      <w:r w:rsidRPr="00F94643">
        <w:rPr>
          <w:rFonts w:ascii="Menlo Regular" w:hAnsi="Menlo Regular" w:cs="Menlo Regular"/>
          <w:color w:val="000000"/>
          <w:sz w:val="22"/>
          <w:szCs w:val="22"/>
          <w:lang w:val="en-GB"/>
        </w:rPr>
        <w:t xml:space="preserve"> $log = Bio::</w:t>
      </w:r>
      <w:proofErr w:type="spellStart"/>
      <w:r w:rsidRPr="00F94643">
        <w:rPr>
          <w:rFonts w:ascii="Menlo Regular" w:hAnsi="Menlo Regular" w:cs="Menlo Regular"/>
          <w:color w:val="000000"/>
          <w:sz w:val="22"/>
          <w:szCs w:val="22"/>
          <w:lang w:val="en-GB"/>
        </w:rPr>
        <w:t>Phylo</w:t>
      </w:r>
      <w:proofErr w:type="spellEnd"/>
      <w:r w:rsidRPr="00F94643">
        <w:rPr>
          <w:rFonts w:ascii="Menlo Regular" w:hAnsi="Menlo Regular" w:cs="Menlo Regular"/>
          <w:color w:val="000000"/>
          <w:sz w:val="22"/>
          <w:szCs w:val="22"/>
          <w:lang w:val="en-GB"/>
        </w:rPr>
        <w:t>::</w:t>
      </w:r>
      <w:proofErr w:type="spellStart"/>
      <w:r w:rsidRPr="00F94643">
        <w:rPr>
          <w:rFonts w:ascii="Menlo Regular" w:hAnsi="Menlo Regular" w:cs="Menlo Regular"/>
          <w:color w:val="000000"/>
          <w:sz w:val="22"/>
          <w:szCs w:val="22"/>
          <w:lang w:val="en-GB"/>
        </w:rPr>
        <w:t>Util</w:t>
      </w:r>
      <w:proofErr w:type="spellEnd"/>
      <w:r w:rsidRPr="00F94643">
        <w:rPr>
          <w:rFonts w:ascii="Menlo Regular" w:hAnsi="Menlo Regular" w:cs="Menlo Regular"/>
          <w:color w:val="000000"/>
          <w:sz w:val="22"/>
          <w:szCs w:val="22"/>
          <w:lang w:val="en-GB"/>
        </w:rPr>
        <w:t>::Logger-&gt;</w:t>
      </w:r>
      <w:r w:rsidRPr="00F94643">
        <w:rPr>
          <w:rFonts w:ascii="Menlo Regular" w:hAnsi="Menlo Regular" w:cs="Menlo Regular"/>
          <w:color w:val="AA0D91"/>
          <w:sz w:val="22"/>
          <w:szCs w:val="22"/>
          <w:lang w:val="en-GB"/>
        </w:rPr>
        <w:t>new</w:t>
      </w:r>
      <w:r w:rsidRPr="00F94643">
        <w:rPr>
          <w:rFonts w:ascii="Menlo Regular" w:hAnsi="Menlo Regular" w:cs="Menlo Regular"/>
          <w:color w:val="000000"/>
          <w:sz w:val="22"/>
          <w:szCs w:val="22"/>
          <w:lang w:val="en-GB"/>
        </w:rPr>
        <w:t>(</w:t>
      </w:r>
    </w:p>
    <w:p w14:paraId="512CFDC1"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C41A16"/>
          <w:sz w:val="22"/>
          <w:szCs w:val="22"/>
          <w:lang w:val="en-GB"/>
        </w:rPr>
        <w:t>'-</w:t>
      </w:r>
      <w:proofErr w:type="gramStart"/>
      <w:r w:rsidRPr="00F94643">
        <w:rPr>
          <w:rFonts w:ascii="Menlo Regular" w:hAnsi="Menlo Regular" w:cs="Menlo Regular"/>
          <w:color w:val="C41A16"/>
          <w:sz w:val="22"/>
          <w:szCs w:val="22"/>
          <w:lang w:val="en-GB"/>
        </w:rPr>
        <w:t>level'</w:t>
      </w:r>
      <w:proofErr w:type="gramEnd"/>
      <w:r w:rsidRPr="00F94643">
        <w:rPr>
          <w:rFonts w:ascii="Menlo Regular" w:hAnsi="Menlo Regular" w:cs="Menlo Regular"/>
          <w:color w:val="000000"/>
          <w:sz w:val="22"/>
          <w:szCs w:val="22"/>
          <w:lang w:val="en-GB"/>
        </w:rPr>
        <w:t xml:space="preserve"> =&gt; $verbosity,</w:t>
      </w:r>
    </w:p>
    <w:p w14:paraId="460FBF83"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C41A16"/>
          <w:sz w:val="22"/>
          <w:szCs w:val="22"/>
          <w:lang w:val="en-GB"/>
        </w:rPr>
        <w:t>'-</w:t>
      </w:r>
      <w:proofErr w:type="gramStart"/>
      <w:r w:rsidRPr="00F94643">
        <w:rPr>
          <w:rFonts w:ascii="Menlo Regular" w:hAnsi="Menlo Regular" w:cs="Menlo Regular"/>
          <w:color w:val="C41A16"/>
          <w:sz w:val="22"/>
          <w:szCs w:val="22"/>
          <w:lang w:val="en-GB"/>
        </w:rPr>
        <w:t>class'</w:t>
      </w:r>
      <w:proofErr w:type="gramEnd"/>
      <w:r w:rsidRPr="00F94643">
        <w:rPr>
          <w:rFonts w:ascii="Menlo Regular" w:hAnsi="Menlo Regular" w:cs="Menlo Regular"/>
          <w:color w:val="000000"/>
          <w:sz w:val="22"/>
          <w:szCs w:val="22"/>
          <w:lang w:val="en-GB"/>
        </w:rPr>
        <w:t xml:space="preserve"> =&gt; </w:t>
      </w:r>
      <w:r w:rsidRPr="00F94643">
        <w:rPr>
          <w:rFonts w:ascii="Menlo Regular" w:hAnsi="Menlo Regular" w:cs="Menlo Regular"/>
          <w:color w:val="C41A16"/>
          <w:sz w:val="22"/>
          <w:szCs w:val="22"/>
          <w:lang w:val="en-GB"/>
        </w:rPr>
        <w:t>'main'</w:t>
      </w:r>
      <w:r w:rsidRPr="00F94643">
        <w:rPr>
          <w:rFonts w:ascii="Menlo Regular" w:hAnsi="Menlo Regular" w:cs="Menlo Regular"/>
          <w:color w:val="000000"/>
          <w:sz w:val="22"/>
          <w:szCs w:val="22"/>
          <w:lang w:val="en-GB"/>
        </w:rPr>
        <w:t>,</w:t>
      </w:r>
    </w:p>
    <w:p w14:paraId="6532DBBB"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w:t>
      </w:r>
    </w:p>
    <w:p w14:paraId="6B247849"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my</w:t>
      </w:r>
      <w:proofErr w:type="gramEnd"/>
      <w:r w:rsidRPr="00F94643">
        <w:rPr>
          <w:rFonts w:ascii="Menlo Regular" w:hAnsi="Menlo Regular" w:cs="Menlo Regular"/>
          <w:color w:val="000000"/>
          <w:sz w:val="22"/>
          <w:szCs w:val="22"/>
          <w:lang w:val="en-GB"/>
        </w:rPr>
        <w:t xml:space="preserve"> $</w:t>
      </w:r>
      <w:proofErr w:type="spellStart"/>
      <w:r w:rsidRPr="00F94643">
        <w:rPr>
          <w:rFonts w:ascii="Menlo Regular" w:hAnsi="Menlo Regular" w:cs="Menlo Regular"/>
          <w:color w:val="000000"/>
          <w:sz w:val="22"/>
          <w:szCs w:val="22"/>
          <w:lang w:val="en-GB"/>
        </w:rPr>
        <w:t>img</w:t>
      </w:r>
      <w:proofErr w:type="spellEnd"/>
      <w:r w:rsidRPr="00F94643">
        <w:rPr>
          <w:rFonts w:ascii="Menlo Regular" w:hAnsi="Menlo Regular" w:cs="Menlo Regular"/>
          <w:color w:val="000000"/>
          <w:sz w:val="22"/>
          <w:szCs w:val="22"/>
          <w:lang w:val="en-GB"/>
        </w:rPr>
        <w:t xml:space="preserve"> = Image::</w:t>
      </w:r>
      <w:proofErr w:type="spellStart"/>
      <w:r w:rsidRPr="00F94643">
        <w:rPr>
          <w:rFonts w:ascii="Menlo Regular" w:hAnsi="Menlo Regular" w:cs="Menlo Regular"/>
          <w:color w:val="000000"/>
          <w:sz w:val="22"/>
          <w:szCs w:val="22"/>
          <w:lang w:val="en-GB"/>
        </w:rPr>
        <w:t>Magick</w:t>
      </w:r>
      <w:proofErr w:type="spellEnd"/>
      <w:r w:rsidRPr="00F94643">
        <w:rPr>
          <w:rFonts w:ascii="Menlo Regular" w:hAnsi="Menlo Regular" w:cs="Menlo Regular"/>
          <w:color w:val="000000"/>
          <w:sz w:val="22"/>
          <w:szCs w:val="22"/>
          <w:lang w:val="en-GB"/>
        </w:rPr>
        <w:t>-&gt;</w:t>
      </w:r>
      <w:r w:rsidRPr="00F94643">
        <w:rPr>
          <w:rFonts w:ascii="Menlo Regular" w:hAnsi="Menlo Regular" w:cs="Menlo Regular"/>
          <w:color w:val="AA0D91"/>
          <w:sz w:val="22"/>
          <w:szCs w:val="22"/>
          <w:lang w:val="en-GB"/>
        </w:rPr>
        <w:t>new</w:t>
      </w:r>
      <w:r w:rsidRPr="00F94643">
        <w:rPr>
          <w:rFonts w:ascii="Menlo Regular" w:hAnsi="Menlo Regular" w:cs="Menlo Regular"/>
          <w:color w:val="000000"/>
          <w:sz w:val="22"/>
          <w:szCs w:val="22"/>
          <w:lang w:val="en-GB"/>
        </w:rPr>
        <w:t>;</w:t>
      </w:r>
    </w:p>
    <w:p w14:paraId="7127832D"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my</w:t>
      </w:r>
      <w:proofErr w:type="gramEnd"/>
      <w:r w:rsidRPr="00F94643">
        <w:rPr>
          <w:rFonts w:ascii="Menlo Regular" w:hAnsi="Menlo Regular" w:cs="Menlo Regular"/>
          <w:color w:val="000000"/>
          <w:sz w:val="22"/>
          <w:szCs w:val="22"/>
          <w:lang w:val="en-GB"/>
        </w:rPr>
        <w:t xml:space="preserve"> %seen;</w:t>
      </w:r>
    </w:p>
    <w:p w14:paraId="13E03C87"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my</w:t>
      </w:r>
      <w:proofErr w:type="gramEnd"/>
      <w:r w:rsidRPr="00F94643">
        <w:rPr>
          <w:rFonts w:ascii="Menlo Regular" w:hAnsi="Menlo Regular" w:cs="Menlo Regular"/>
          <w:color w:val="000000"/>
          <w:sz w:val="22"/>
          <w:szCs w:val="22"/>
          <w:lang w:val="en-GB"/>
        </w:rPr>
        <w:t xml:space="preserve"> %area;</w:t>
      </w:r>
    </w:p>
    <w:p w14:paraId="1C7EBF2B"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457889F8"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7400"/>
          <w:sz w:val="22"/>
          <w:szCs w:val="22"/>
          <w:lang w:val="en-GB"/>
        </w:rPr>
        <w:t xml:space="preserve"># </w:t>
      </w:r>
      <w:proofErr w:type="gramStart"/>
      <w:r w:rsidRPr="00F94643">
        <w:rPr>
          <w:rFonts w:ascii="Menlo Regular" w:hAnsi="Menlo Regular" w:cs="Menlo Regular"/>
          <w:color w:val="007400"/>
          <w:sz w:val="22"/>
          <w:szCs w:val="22"/>
          <w:lang w:val="en-GB"/>
        </w:rPr>
        <w:t>read</w:t>
      </w:r>
      <w:proofErr w:type="gramEnd"/>
      <w:r w:rsidRPr="00F94643">
        <w:rPr>
          <w:rFonts w:ascii="Menlo Regular" w:hAnsi="Menlo Regular" w:cs="Menlo Regular"/>
          <w:color w:val="007400"/>
          <w:sz w:val="22"/>
          <w:szCs w:val="22"/>
          <w:lang w:val="en-GB"/>
        </w:rPr>
        <w:t xml:space="preserve"> the image</w:t>
      </w:r>
    </w:p>
    <w:p w14:paraId="3C51D585"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w:t>
      </w:r>
      <w:proofErr w:type="gramStart"/>
      <w:r w:rsidRPr="00F94643">
        <w:rPr>
          <w:rFonts w:ascii="Menlo Regular" w:hAnsi="Menlo Regular" w:cs="Menlo Regular"/>
          <w:color w:val="000000"/>
          <w:sz w:val="22"/>
          <w:szCs w:val="22"/>
          <w:lang w:val="en-GB"/>
        </w:rPr>
        <w:t>log</w:t>
      </w:r>
      <w:proofErr w:type="gramEnd"/>
      <w:r w:rsidRPr="00F94643">
        <w:rPr>
          <w:rFonts w:ascii="Menlo Regular" w:hAnsi="Menlo Regular" w:cs="Menlo Regular"/>
          <w:color w:val="000000"/>
          <w:sz w:val="22"/>
          <w:szCs w:val="22"/>
          <w:lang w:val="en-GB"/>
        </w:rPr>
        <w:t>-&gt;info(</w:t>
      </w:r>
      <w:r w:rsidRPr="00F94643">
        <w:rPr>
          <w:rFonts w:ascii="Menlo Regular" w:hAnsi="Menlo Regular" w:cs="Menlo Regular"/>
          <w:color w:val="C41A16"/>
          <w:sz w:val="22"/>
          <w:szCs w:val="22"/>
          <w:lang w:val="en-GB"/>
        </w:rPr>
        <w:t>"going to read image '$</w:t>
      </w:r>
      <w:proofErr w:type="spellStart"/>
      <w:r w:rsidRPr="00F94643">
        <w:rPr>
          <w:rFonts w:ascii="Menlo Regular" w:hAnsi="Menlo Regular" w:cs="Menlo Regular"/>
          <w:color w:val="C41A16"/>
          <w:sz w:val="22"/>
          <w:szCs w:val="22"/>
          <w:lang w:val="en-GB"/>
        </w:rPr>
        <w:t>infile</w:t>
      </w:r>
      <w:proofErr w:type="spellEnd"/>
      <w:r w:rsidRPr="00F94643">
        <w:rPr>
          <w:rFonts w:ascii="Menlo Regular" w:hAnsi="Menlo Regular" w:cs="Menlo Regular"/>
          <w:color w:val="C41A16"/>
          <w:sz w:val="22"/>
          <w:szCs w:val="22"/>
          <w:lang w:val="en-GB"/>
        </w:rPr>
        <w:t>'"</w:t>
      </w:r>
      <w:r w:rsidRPr="00F94643">
        <w:rPr>
          <w:rFonts w:ascii="Menlo Regular" w:hAnsi="Menlo Regular" w:cs="Menlo Regular"/>
          <w:color w:val="000000"/>
          <w:sz w:val="22"/>
          <w:szCs w:val="22"/>
          <w:lang w:val="en-GB"/>
        </w:rPr>
        <w:t>);</w:t>
      </w:r>
    </w:p>
    <w:p w14:paraId="2A7934C5"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my</w:t>
      </w:r>
      <w:proofErr w:type="gramEnd"/>
      <w:r w:rsidRPr="00F94643">
        <w:rPr>
          <w:rFonts w:ascii="Menlo Regular" w:hAnsi="Menlo Regular" w:cs="Menlo Regular"/>
          <w:color w:val="000000"/>
          <w:sz w:val="22"/>
          <w:szCs w:val="22"/>
          <w:lang w:val="en-GB"/>
        </w:rPr>
        <w:t xml:space="preserve"> $</w:t>
      </w:r>
      <w:proofErr w:type="spellStart"/>
      <w:r w:rsidRPr="00F94643">
        <w:rPr>
          <w:rFonts w:ascii="Menlo Regular" w:hAnsi="Menlo Regular" w:cs="Menlo Regular"/>
          <w:color w:val="000000"/>
          <w:sz w:val="22"/>
          <w:szCs w:val="22"/>
          <w:lang w:val="en-GB"/>
        </w:rPr>
        <w:t>msg</w:t>
      </w:r>
      <w:proofErr w:type="spellEnd"/>
      <w:r w:rsidRPr="00F94643">
        <w:rPr>
          <w:rFonts w:ascii="Menlo Regular" w:hAnsi="Menlo Regular" w:cs="Menlo Regular"/>
          <w:color w:val="000000"/>
          <w:sz w:val="22"/>
          <w:szCs w:val="22"/>
          <w:lang w:val="en-GB"/>
        </w:rPr>
        <w:t xml:space="preserve"> = $</w:t>
      </w:r>
      <w:proofErr w:type="spellStart"/>
      <w:r w:rsidRPr="00F94643">
        <w:rPr>
          <w:rFonts w:ascii="Menlo Regular" w:hAnsi="Menlo Regular" w:cs="Menlo Regular"/>
          <w:color w:val="000000"/>
          <w:sz w:val="22"/>
          <w:szCs w:val="22"/>
          <w:lang w:val="en-GB"/>
        </w:rPr>
        <w:t>img</w:t>
      </w:r>
      <w:proofErr w:type="spellEnd"/>
      <w:r w:rsidRPr="00F94643">
        <w:rPr>
          <w:rFonts w:ascii="Menlo Regular" w:hAnsi="Menlo Regular" w:cs="Menlo Regular"/>
          <w:color w:val="000000"/>
          <w:sz w:val="22"/>
          <w:szCs w:val="22"/>
          <w:lang w:val="en-GB"/>
        </w:rPr>
        <w:t>-&gt;Read($</w:t>
      </w:r>
      <w:proofErr w:type="spellStart"/>
      <w:r w:rsidRPr="00F94643">
        <w:rPr>
          <w:rFonts w:ascii="Menlo Regular" w:hAnsi="Menlo Regular" w:cs="Menlo Regular"/>
          <w:color w:val="000000"/>
          <w:sz w:val="22"/>
          <w:szCs w:val="22"/>
          <w:lang w:val="en-GB"/>
        </w:rPr>
        <w:t>infile</w:t>
      </w:r>
      <w:proofErr w:type="spellEnd"/>
      <w:r w:rsidRPr="00F94643">
        <w:rPr>
          <w:rFonts w:ascii="Menlo Regular" w:hAnsi="Menlo Regular" w:cs="Menlo Regular"/>
          <w:color w:val="000000"/>
          <w:sz w:val="22"/>
          <w:szCs w:val="22"/>
          <w:lang w:val="en-GB"/>
        </w:rPr>
        <w:t>);</w:t>
      </w:r>
    </w:p>
    <w:p w14:paraId="06EA4129"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w:t>
      </w:r>
      <w:proofErr w:type="gramStart"/>
      <w:r w:rsidRPr="00F94643">
        <w:rPr>
          <w:rFonts w:ascii="Menlo Regular" w:hAnsi="Menlo Regular" w:cs="Menlo Regular"/>
          <w:color w:val="000000"/>
          <w:sz w:val="22"/>
          <w:szCs w:val="22"/>
          <w:lang w:val="en-GB"/>
        </w:rPr>
        <w:t>log</w:t>
      </w:r>
      <w:proofErr w:type="gramEnd"/>
      <w:r w:rsidRPr="00F94643">
        <w:rPr>
          <w:rFonts w:ascii="Menlo Regular" w:hAnsi="Menlo Regular" w:cs="Menlo Regular"/>
          <w:color w:val="000000"/>
          <w:sz w:val="22"/>
          <w:szCs w:val="22"/>
          <w:lang w:val="en-GB"/>
        </w:rPr>
        <w:t>-&gt;</w:t>
      </w:r>
      <w:r w:rsidRPr="00F94643">
        <w:rPr>
          <w:rFonts w:ascii="Menlo Regular" w:hAnsi="Menlo Regular" w:cs="Menlo Regular"/>
          <w:color w:val="AA0D91"/>
          <w:sz w:val="22"/>
          <w:szCs w:val="22"/>
          <w:lang w:val="en-GB"/>
        </w:rPr>
        <w:t>warn</w:t>
      </w:r>
      <w:r w:rsidRPr="00F94643">
        <w:rPr>
          <w:rFonts w:ascii="Menlo Regular" w:hAnsi="Menlo Regular" w:cs="Menlo Regular"/>
          <w:color w:val="000000"/>
          <w:sz w:val="22"/>
          <w:szCs w:val="22"/>
          <w:lang w:val="en-GB"/>
        </w:rPr>
        <w:t>($</w:t>
      </w:r>
      <w:proofErr w:type="spellStart"/>
      <w:r w:rsidRPr="00F94643">
        <w:rPr>
          <w:rFonts w:ascii="Menlo Regular" w:hAnsi="Menlo Regular" w:cs="Menlo Regular"/>
          <w:color w:val="000000"/>
          <w:sz w:val="22"/>
          <w:szCs w:val="22"/>
          <w:lang w:val="en-GB"/>
        </w:rPr>
        <w:t>msg</w:t>
      </w:r>
      <w:proofErr w:type="spellEnd"/>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AA0D91"/>
          <w:sz w:val="22"/>
          <w:szCs w:val="22"/>
          <w:lang w:val="en-GB"/>
        </w:rPr>
        <w:t>if</w:t>
      </w:r>
      <w:r w:rsidRPr="00F94643">
        <w:rPr>
          <w:rFonts w:ascii="Menlo Regular" w:hAnsi="Menlo Regular" w:cs="Menlo Regular"/>
          <w:color w:val="000000"/>
          <w:sz w:val="22"/>
          <w:szCs w:val="22"/>
          <w:lang w:val="en-GB"/>
        </w:rPr>
        <w:t xml:space="preserve"> $</w:t>
      </w:r>
      <w:proofErr w:type="spellStart"/>
      <w:r w:rsidRPr="00F94643">
        <w:rPr>
          <w:rFonts w:ascii="Menlo Regular" w:hAnsi="Menlo Regular" w:cs="Menlo Regular"/>
          <w:color w:val="000000"/>
          <w:sz w:val="22"/>
          <w:szCs w:val="22"/>
          <w:lang w:val="en-GB"/>
        </w:rPr>
        <w:t>msg</w:t>
      </w:r>
      <w:proofErr w:type="spellEnd"/>
      <w:r w:rsidRPr="00F94643">
        <w:rPr>
          <w:rFonts w:ascii="Menlo Regular" w:hAnsi="Menlo Regular" w:cs="Menlo Regular"/>
          <w:color w:val="000000"/>
          <w:sz w:val="22"/>
          <w:szCs w:val="22"/>
          <w:lang w:val="en-GB"/>
        </w:rPr>
        <w:t>;</w:t>
      </w:r>
    </w:p>
    <w:p w14:paraId="63D28255"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1DDED8D0"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7400"/>
          <w:sz w:val="22"/>
          <w:szCs w:val="22"/>
          <w:lang w:val="en-GB"/>
        </w:rPr>
        <w:t xml:space="preserve"># </w:t>
      </w:r>
      <w:proofErr w:type="gramStart"/>
      <w:r w:rsidRPr="00F94643">
        <w:rPr>
          <w:rFonts w:ascii="Menlo Regular" w:hAnsi="Menlo Regular" w:cs="Menlo Regular"/>
          <w:color w:val="007400"/>
          <w:sz w:val="22"/>
          <w:szCs w:val="22"/>
          <w:lang w:val="en-GB"/>
        </w:rPr>
        <w:t>get</w:t>
      </w:r>
      <w:proofErr w:type="gramEnd"/>
      <w:r w:rsidRPr="00F94643">
        <w:rPr>
          <w:rFonts w:ascii="Menlo Regular" w:hAnsi="Menlo Regular" w:cs="Menlo Regular"/>
          <w:color w:val="007400"/>
          <w:sz w:val="22"/>
          <w:szCs w:val="22"/>
          <w:lang w:val="en-GB"/>
        </w:rPr>
        <w:t xml:space="preserve"> width and height</w:t>
      </w:r>
    </w:p>
    <w:p w14:paraId="0930668D"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my</w:t>
      </w:r>
      <w:proofErr w:type="gramEnd"/>
      <w:r w:rsidRPr="00F94643">
        <w:rPr>
          <w:rFonts w:ascii="Menlo Regular" w:hAnsi="Menlo Regular" w:cs="Menlo Regular"/>
          <w:color w:val="000000"/>
          <w:sz w:val="22"/>
          <w:szCs w:val="22"/>
          <w:lang w:val="en-GB"/>
        </w:rPr>
        <w:t xml:space="preserve"> $width  = $</w:t>
      </w:r>
      <w:proofErr w:type="spellStart"/>
      <w:r w:rsidRPr="00F94643">
        <w:rPr>
          <w:rFonts w:ascii="Menlo Regular" w:hAnsi="Menlo Regular" w:cs="Menlo Regular"/>
          <w:color w:val="000000"/>
          <w:sz w:val="22"/>
          <w:szCs w:val="22"/>
          <w:lang w:val="en-GB"/>
        </w:rPr>
        <w:t>img</w:t>
      </w:r>
      <w:proofErr w:type="spellEnd"/>
      <w:r w:rsidRPr="00F94643">
        <w:rPr>
          <w:rFonts w:ascii="Menlo Regular" w:hAnsi="Menlo Regular" w:cs="Menlo Regular"/>
          <w:color w:val="000000"/>
          <w:sz w:val="22"/>
          <w:szCs w:val="22"/>
          <w:lang w:val="en-GB"/>
        </w:rPr>
        <w:t>-&gt;Get(</w:t>
      </w:r>
      <w:r w:rsidRPr="00F94643">
        <w:rPr>
          <w:rFonts w:ascii="Menlo Regular" w:hAnsi="Menlo Regular" w:cs="Menlo Regular"/>
          <w:color w:val="C41A16"/>
          <w:sz w:val="22"/>
          <w:szCs w:val="22"/>
          <w:lang w:val="en-GB"/>
        </w:rPr>
        <w:t>'columns'</w:t>
      </w:r>
      <w:r w:rsidRPr="00F94643">
        <w:rPr>
          <w:rFonts w:ascii="Menlo Regular" w:hAnsi="Menlo Regular" w:cs="Menlo Regular"/>
          <w:color w:val="000000"/>
          <w:sz w:val="22"/>
          <w:szCs w:val="22"/>
          <w:lang w:val="en-GB"/>
        </w:rPr>
        <w:t>);</w:t>
      </w:r>
    </w:p>
    <w:p w14:paraId="20DAF189"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my</w:t>
      </w:r>
      <w:proofErr w:type="gramEnd"/>
      <w:r w:rsidRPr="00F94643">
        <w:rPr>
          <w:rFonts w:ascii="Menlo Regular" w:hAnsi="Menlo Regular" w:cs="Menlo Regular"/>
          <w:color w:val="000000"/>
          <w:sz w:val="22"/>
          <w:szCs w:val="22"/>
          <w:lang w:val="en-GB"/>
        </w:rPr>
        <w:t xml:space="preserve"> $height = $</w:t>
      </w:r>
      <w:proofErr w:type="spellStart"/>
      <w:r w:rsidRPr="00F94643">
        <w:rPr>
          <w:rFonts w:ascii="Menlo Regular" w:hAnsi="Menlo Regular" w:cs="Menlo Regular"/>
          <w:color w:val="000000"/>
          <w:sz w:val="22"/>
          <w:szCs w:val="22"/>
          <w:lang w:val="en-GB"/>
        </w:rPr>
        <w:t>img</w:t>
      </w:r>
      <w:proofErr w:type="spellEnd"/>
      <w:r w:rsidRPr="00F94643">
        <w:rPr>
          <w:rFonts w:ascii="Menlo Regular" w:hAnsi="Menlo Regular" w:cs="Menlo Regular"/>
          <w:color w:val="000000"/>
          <w:sz w:val="22"/>
          <w:szCs w:val="22"/>
          <w:lang w:val="en-GB"/>
        </w:rPr>
        <w:t>-&gt;Get(</w:t>
      </w:r>
      <w:r w:rsidRPr="00F94643">
        <w:rPr>
          <w:rFonts w:ascii="Menlo Regular" w:hAnsi="Menlo Regular" w:cs="Menlo Regular"/>
          <w:color w:val="C41A16"/>
          <w:sz w:val="22"/>
          <w:szCs w:val="22"/>
          <w:lang w:val="en-GB"/>
        </w:rPr>
        <w:t>'rows'</w:t>
      </w:r>
      <w:r w:rsidRPr="00F94643">
        <w:rPr>
          <w:rFonts w:ascii="Menlo Regular" w:hAnsi="Menlo Regular" w:cs="Menlo Regular"/>
          <w:color w:val="000000"/>
          <w:sz w:val="22"/>
          <w:szCs w:val="22"/>
          <w:lang w:val="en-GB"/>
        </w:rPr>
        <w:t>);</w:t>
      </w:r>
    </w:p>
    <w:p w14:paraId="0A70E519"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w:t>
      </w:r>
      <w:proofErr w:type="gramStart"/>
      <w:r w:rsidRPr="00F94643">
        <w:rPr>
          <w:rFonts w:ascii="Menlo Regular" w:hAnsi="Menlo Regular" w:cs="Menlo Regular"/>
          <w:color w:val="000000"/>
          <w:sz w:val="22"/>
          <w:szCs w:val="22"/>
          <w:lang w:val="en-GB"/>
        </w:rPr>
        <w:t>log</w:t>
      </w:r>
      <w:proofErr w:type="gramEnd"/>
      <w:r w:rsidRPr="00F94643">
        <w:rPr>
          <w:rFonts w:ascii="Menlo Regular" w:hAnsi="Menlo Regular" w:cs="Menlo Regular"/>
          <w:color w:val="000000"/>
          <w:sz w:val="22"/>
          <w:szCs w:val="22"/>
          <w:lang w:val="en-GB"/>
        </w:rPr>
        <w:t>-&gt;info(</w:t>
      </w:r>
      <w:r w:rsidRPr="00F94643">
        <w:rPr>
          <w:rFonts w:ascii="Menlo Regular" w:hAnsi="Menlo Regular" w:cs="Menlo Regular"/>
          <w:color w:val="C41A16"/>
          <w:sz w:val="22"/>
          <w:szCs w:val="22"/>
          <w:lang w:val="en-GB"/>
        </w:rPr>
        <w:t>"width: $width height: $height"</w:t>
      </w:r>
      <w:r w:rsidRPr="00F94643">
        <w:rPr>
          <w:rFonts w:ascii="Menlo Regular" w:hAnsi="Menlo Regular" w:cs="Menlo Regular"/>
          <w:color w:val="000000"/>
          <w:sz w:val="22"/>
          <w:szCs w:val="22"/>
          <w:lang w:val="en-GB"/>
        </w:rPr>
        <w:t>);</w:t>
      </w:r>
    </w:p>
    <w:p w14:paraId="281198C5"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461E893E"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7400"/>
          <w:sz w:val="22"/>
          <w:szCs w:val="22"/>
          <w:lang w:val="en-GB"/>
        </w:rPr>
        <w:t xml:space="preserve"># </w:t>
      </w:r>
      <w:proofErr w:type="gramStart"/>
      <w:r w:rsidRPr="00F94643">
        <w:rPr>
          <w:rFonts w:ascii="Menlo Regular" w:hAnsi="Menlo Regular" w:cs="Menlo Regular"/>
          <w:color w:val="007400"/>
          <w:sz w:val="22"/>
          <w:szCs w:val="22"/>
          <w:lang w:val="en-GB"/>
        </w:rPr>
        <w:t>iterate</w:t>
      </w:r>
      <w:proofErr w:type="gramEnd"/>
      <w:r w:rsidRPr="00F94643">
        <w:rPr>
          <w:rFonts w:ascii="Menlo Regular" w:hAnsi="Menlo Regular" w:cs="Menlo Regular"/>
          <w:color w:val="007400"/>
          <w:sz w:val="22"/>
          <w:szCs w:val="22"/>
          <w:lang w:val="en-GB"/>
        </w:rPr>
        <w:t xml:space="preserve"> over all pixels</w:t>
      </w:r>
    </w:p>
    <w:p w14:paraId="1C83FAE6"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for</w:t>
      </w:r>
      <w:proofErr w:type="gramEnd"/>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AA0D91"/>
          <w:sz w:val="22"/>
          <w:szCs w:val="22"/>
          <w:lang w:val="en-GB"/>
        </w:rPr>
        <w:t>my</w:t>
      </w:r>
      <w:r w:rsidRPr="00F94643">
        <w:rPr>
          <w:rFonts w:ascii="Menlo Regular" w:hAnsi="Menlo Regular" w:cs="Menlo Regular"/>
          <w:color w:val="000000"/>
          <w:sz w:val="22"/>
          <w:szCs w:val="22"/>
          <w:lang w:val="en-GB"/>
        </w:rPr>
        <w:t xml:space="preserve"> $x ( </w:t>
      </w:r>
      <w:r w:rsidRPr="00F94643">
        <w:rPr>
          <w:rFonts w:ascii="Menlo Regular" w:hAnsi="Menlo Regular" w:cs="Menlo Regular"/>
          <w:color w:val="1C00CF"/>
          <w:sz w:val="22"/>
          <w:szCs w:val="22"/>
          <w:lang w:val="en-GB"/>
        </w:rPr>
        <w:t>0</w:t>
      </w:r>
      <w:r w:rsidRPr="00F94643">
        <w:rPr>
          <w:rFonts w:ascii="Menlo Regular" w:hAnsi="Menlo Regular" w:cs="Menlo Regular"/>
          <w:color w:val="000000"/>
          <w:sz w:val="22"/>
          <w:szCs w:val="22"/>
          <w:lang w:val="en-GB"/>
        </w:rPr>
        <w:t xml:space="preserve"> .. $width ) {</w:t>
      </w:r>
    </w:p>
    <w:p w14:paraId="0E3D0833"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for</w:t>
      </w:r>
      <w:proofErr w:type="gramEnd"/>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AA0D91"/>
          <w:sz w:val="22"/>
          <w:szCs w:val="22"/>
          <w:lang w:val="en-GB"/>
        </w:rPr>
        <w:t>my</w:t>
      </w:r>
      <w:r w:rsidRPr="00F94643">
        <w:rPr>
          <w:rFonts w:ascii="Menlo Regular" w:hAnsi="Menlo Regular" w:cs="Menlo Regular"/>
          <w:color w:val="000000"/>
          <w:sz w:val="22"/>
          <w:szCs w:val="22"/>
          <w:lang w:val="en-GB"/>
        </w:rPr>
        <w:t xml:space="preserve"> $y ( </w:t>
      </w:r>
      <w:r w:rsidRPr="00F94643">
        <w:rPr>
          <w:rFonts w:ascii="Menlo Regular" w:hAnsi="Menlo Regular" w:cs="Menlo Regular"/>
          <w:color w:val="1C00CF"/>
          <w:sz w:val="22"/>
          <w:szCs w:val="22"/>
          <w:lang w:val="en-GB"/>
        </w:rPr>
        <w:t>0</w:t>
      </w:r>
      <w:r w:rsidRPr="00F94643">
        <w:rPr>
          <w:rFonts w:ascii="Menlo Regular" w:hAnsi="Menlo Regular" w:cs="Menlo Regular"/>
          <w:color w:val="000000"/>
          <w:sz w:val="22"/>
          <w:szCs w:val="22"/>
          <w:lang w:val="en-GB"/>
        </w:rPr>
        <w:t xml:space="preserve"> .. $height ) {</w:t>
      </w:r>
    </w:p>
    <w:p w14:paraId="56703A4F"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my</w:t>
      </w:r>
      <w:proofErr w:type="gramEnd"/>
      <w:r w:rsidRPr="00F94643">
        <w:rPr>
          <w:rFonts w:ascii="Menlo Regular" w:hAnsi="Menlo Regular" w:cs="Menlo Regular"/>
          <w:color w:val="000000"/>
          <w:sz w:val="22"/>
          <w:szCs w:val="22"/>
          <w:lang w:val="en-GB"/>
        </w:rPr>
        <w:t xml:space="preserve"> $nucleus = </w:t>
      </w:r>
      <w:r w:rsidRPr="00F94643">
        <w:rPr>
          <w:rFonts w:ascii="Menlo Regular" w:hAnsi="Menlo Regular" w:cs="Menlo Regular"/>
          <w:color w:val="C41A16"/>
          <w:sz w:val="22"/>
          <w:szCs w:val="22"/>
          <w:lang w:val="en-GB"/>
        </w:rPr>
        <w:t>"$</w:t>
      </w:r>
      <w:proofErr w:type="spellStart"/>
      <w:r w:rsidRPr="00F94643">
        <w:rPr>
          <w:rFonts w:ascii="Menlo Regular" w:hAnsi="Menlo Regular" w:cs="Menlo Regular"/>
          <w:color w:val="C41A16"/>
          <w:sz w:val="22"/>
          <w:szCs w:val="22"/>
          <w:lang w:val="en-GB"/>
        </w:rPr>
        <w:t>x,$y</w:t>
      </w:r>
      <w:proofErr w:type="spellEnd"/>
      <w:r w:rsidRPr="00F94643">
        <w:rPr>
          <w:rFonts w:ascii="Menlo Regular" w:hAnsi="Menlo Regular" w:cs="Menlo Regular"/>
          <w:color w:val="C41A16"/>
          <w:sz w:val="22"/>
          <w:szCs w:val="22"/>
          <w:lang w:val="en-GB"/>
        </w:rPr>
        <w:t>"</w:t>
      </w:r>
      <w:r w:rsidRPr="00F94643">
        <w:rPr>
          <w:rFonts w:ascii="Menlo Regular" w:hAnsi="Menlo Regular" w:cs="Menlo Regular"/>
          <w:color w:val="000000"/>
          <w:sz w:val="22"/>
          <w:szCs w:val="22"/>
          <w:lang w:val="en-GB"/>
        </w:rPr>
        <w:t>;</w:t>
      </w:r>
    </w:p>
    <w:p w14:paraId="2A79C1DE"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proofErr w:type="spellStart"/>
      <w:proofErr w:type="gramStart"/>
      <w:r w:rsidRPr="00F94643">
        <w:rPr>
          <w:rFonts w:ascii="Menlo Regular" w:hAnsi="Menlo Regular" w:cs="Menlo Regular"/>
          <w:color w:val="000000"/>
          <w:sz w:val="22"/>
          <w:szCs w:val="22"/>
          <w:lang w:val="en-GB"/>
        </w:rPr>
        <w:t>recurse</w:t>
      </w:r>
      <w:proofErr w:type="spellEnd"/>
      <w:proofErr w:type="gramEnd"/>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C41A16"/>
          <w:sz w:val="22"/>
          <w:szCs w:val="22"/>
          <w:lang w:val="en-GB"/>
        </w:rPr>
        <w:t>'x'</w:t>
      </w:r>
      <w:r w:rsidRPr="00F94643">
        <w:rPr>
          <w:rFonts w:ascii="Menlo Regular" w:hAnsi="Menlo Regular" w:cs="Menlo Regular"/>
          <w:color w:val="000000"/>
          <w:sz w:val="22"/>
          <w:szCs w:val="22"/>
          <w:lang w:val="en-GB"/>
        </w:rPr>
        <w:t xml:space="preserve"> =&gt; $x, </w:t>
      </w:r>
      <w:r w:rsidRPr="00F94643">
        <w:rPr>
          <w:rFonts w:ascii="Menlo Regular" w:hAnsi="Menlo Regular" w:cs="Menlo Regular"/>
          <w:color w:val="C41A16"/>
          <w:sz w:val="22"/>
          <w:szCs w:val="22"/>
          <w:lang w:val="en-GB"/>
        </w:rPr>
        <w:t>'y'</w:t>
      </w:r>
      <w:r w:rsidRPr="00F94643">
        <w:rPr>
          <w:rFonts w:ascii="Menlo Regular" w:hAnsi="Menlo Regular" w:cs="Menlo Regular"/>
          <w:color w:val="000000"/>
          <w:sz w:val="22"/>
          <w:szCs w:val="22"/>
          <w:lang w:val="en-GB"/>
        </w:rPr>
        <w:t xml:space="preserve"> =&gt; $y, </w:t>
      </w:r>
      <w:r w:rsidRPr="00F94643">
        <w:rPr>
          <w:rFonts w:ascii="Menlo Regular" w:hAnsi="Menlo Regular" w:cs="Menlo Regular"/>
          <w:color w:val="C41A16"/>
          <w:sz w:val="22"/>
          <w:szCs w:val="22"/>
          <w:lang w:val="en-GB"/>
        </w:rPr>
        <w:t>'nucleus'</w:t>
      </w:r>
      <w:r w:rsidRPr="00F94643">
        <w:rPr>
          <w:rFonts w:ascii="Menlo Regular" w:hAnsi="Menlo Regular" w:cs="Menlo Regular"/>
          <w:color w:val="000000"/>
          <w:sz w:val="22"/>
          <w:szCs w:val="22"/>
          <w:lang w:val="en-GB"/>
        </w:rPr>
        <w:t xml:space="preserve"> =&gt; $nucleus );</w:t>
      </w:r>
    </w:p>
    <w:p w14:paraId="1C0F1AF9"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if</w:t>
      </w:r>
      <w:proofErr w:type="gramEnd"/>
      <w:r w:rsidRPr="00F94643">
        <w:rPr>
          <w:rFonts w:ascii="Menlo Regular" w:hAnsi="Menlo Regular" w:cs="Menlo Regular"/>
          <w:color w:val="000000"/>
          <w:sz w:val="22"/>
          <w:szCs w:val="22"/>
          <w:lang w:val="en-GB"/>
        </w:rPr>
        <w:t xml:space="preserve"> ( $area{$nucleus} ) {</w:t>
      </w:r>
    </w:p>
    <w:p w14:paraId="0A8A7437"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my</w:t>
      </w:r>
      <w:proofErr w:type="gramEnd"/>
      <w:r w:rsidRPr="00F94643">
        <w:rPr>
          <w:rFonts w:ascii="Menlo Regular" w:hAnsi="Menlo Regular" w:cs="Menlo Regular"/>
          <w:color w:val="000000"/>
          <w:sz w:val="22"/>
          <w:szCs w:val="22"/>
          <w:lang w:val="en-GB"/>
        </w:rPr>
        <w:t xml:space="preserve"> $size = </w:t>
      </w:r>
      <w:r w:rsidRPr="00F94643">
        <w:rPr>
          <w:rFonts w:ascii="Menlo Regular" w:hAnsi="Menlo Regular" w:cs="Menlo Regular"/>
          <w:color w:val="AA0D91"/>
          <w:sz w:val="22"/>
          <w:szCs w:val="22"/>
          <w:lang w:val="en-GB"/>
        </w:rPr>
        <w:t>scalar</w:t>
      </w:r>
      <w:r w:rsidRPr="00F94643">
        <w:rPr>
          <w:rFonts w:ascii="Menlo Regular" w:hAnsi="Menlo Regular" w:cs="Menlo Regular"/>
          <w:color w:val="000000"/>
          <w:sz w:val="22"/>
          <w:szCs w:val="22"/>
          <w:lang w:val="en-GB"/>
        </w:rPr>
        <w:t xml:space="preserve"> @{ $area{$nucleus} };</w:t>
      </w:r>
    </w:p>
    <w:p w14:paraId="7C990678"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if</w:t>
      </w:r>
      <w:proofErr w:type="gramEnd"/>
      <w:r w:rsidRPr="00F94643">
        <w:rPr>
          <w:rFonts w:ascii="Menlo Regular" w:hAnsi="Menlo Regular" w:cs="Menlo Regular"/>
          <w:color w:val="000000"/>
          <w:sz w:val="22"/>
          <w:szCs w:val="22"/>
          <w:lang w:val="en-GB"/>
        </w:rPr>
        <w:t xml:space="preserve"> ( $size &gt; $</w:t>
      </w:r>
      <w:proofErr w:type="spellStart"/>
      <w:r w:rsidRPr="00F94643">
        <w:rPr>
          <w:rFonts w:ascii="Menlo Regular" w:hAnsi="Menlo Regular" w:cs="Menlo Regular"/>
          <w:color w:val="000000"/>
          <w:sz w:val="22"/>
          <w:szCs w:val="22"/>
          <w:lang w:val="en-GB"/>
        </w:rPr>
        <w:t>fuzzyness</w:t>
      </w:r>
      <w:proofErr w:type="spellEnd"/>
      <w:r w:rsidRPr="00F94643">
        <w:rPr>
          <w:rFonts w:ascii="Menlo Regular" w:hAnsi="Menlo Regular" w:cs="Menlo Regular"/>
          <w:color w:val="000000"/>
          <w:sz w:val="22"/>
          <w:szCs w:val="22"/>
          <w:lang w:val="en-GB"/>
        </w:rPr>
        <w:t xml:space="preserve"> ) {</w:t>
      </w:r>
    </w:p>
    <w:p w14:paraId="159A150B"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t>$</w:t>
      </w:r>
      <w:proofErr w:type="gramStart"/>
      <w:r w:rsidRPr="00F94643">
        <w:rPr>
          <w:rFonts w:ascii="Menlo Regular" w:hAnsi="Menlo Regular" w:cs="Menlo Regular"/>
          <w:color w:val="000000"/>
          <w:sz w:val="22"/>
          <w:szCs w:val="22"/>
          <w:lang w:val="en-GB"/>
        </w:rPr>
        <w:t>log</w:t>
      </w:r>
      <w:proofErr w:type="gramEnd"/>
      <w:r w:rsidRPr="00F94643">
        <w:rPr>
          <w:rFonts w:ascii="Menlo Regular" w:hAnsi="Menlo Regular" w:cs="Menlo Regular"/>
          <w:color w:val="000000"/>
          <w:sz w:val="22"/>
          <w:szCs w:val="22"/>
          <w:lang w:val="en-GB"/>
        </w:rPr>
        <w:t>-&gt;info(</w:t>
      </w:r>
      <w:r w:rsidRPr="00F94643">
        <w:rPr>
          <w:rFonts w:ascii="Menlo Regular" w:hAnsi="Menlo Regular" w:cs="Menlo Regular"/>
          <w:color w:val="C41A16"/>
          <w:sz w:val="22"/>
          <w:szCs w:val="22"/>
          <w:lang w:val="en-GB"/>
        </w:rPr>
        <w:t xml:space="preserve">"found area of $size pixels around </w:t>
      </w:r>
      <w:r w:rsidRPr="00F94643">
        <w:rPr>
          <w:rFonts w:ascii="Menlo Regular" w:hAnsi="Menlo Regular" w:cs="Menlo Regular"/>
          <w:color w:val="C41A16"/>
          <w:sz w:val="22"/>
          <w:szCs w:val="22"/>
          <w:lang w:val="en-GB"/>
        </w:rPr>
        <w:lastRenderedPageBreak/>
        <w:t>nucleus $nucleus"</w:t>
      </w:r>
      <w:r w:rsidRPr="00F94643">
        <w:rPr>
          <w:rFonts w:ascii="Menlo Regular" w:hAnsi="Menlo Regular" w:cs="Menlo Regular"/>
          <w:color w:val="000000"/>
          <w:sz w:val="22"/>
          <w:szCs w:val="22"/>
          <w:lang w:val="en-GB"/>
        </w:rPr>
        <w:t>);</w:t>
      </w:r>
    </w:p>
    <w:p w14:paraId="53260CC1"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t>}</w:t>
      </w:r>
    </w:p>
    <w:p w14:paraId="75C42612"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t>}</w:t>
      </w:r>
    </w:p>
    <w:p w14:paraId="00F57834"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t>}</w:t>
      </w:r>
    </w:p>
    <w:p w14:paraId="64111983"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w:t>
      </w:r>
    </w:p>
    <w:p w14:paraId="7F0CA063"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2271ED8D"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7400"/>
          <w:sz w:val="22"/>
          <w:szCs w:val="22"/>
          <w:lang w:val="en-GB"/>
        </w:rPr>
        <w:t xml:space="preserve"># </w:t>
      </w:r>
      <w:proofErr w:type="gramStart"/>
      <w:r w:rsidRPr="00F94643">
        <w:rPr>
          <w:rFonts w:ascii="Menlo Regular" w:hAnsi="Menlo Regular" w:cs="Menlo Regular"/>
          <w:color w:val="007400"/>
          <w:sz w:val="22"/>
          <w:szCs w:val="22"/>
          <w:lang w:val="en-GB"/>
        </w:rPr>
        <w:t>write</w:t>
      </w:r>
      <w:proofErr w:type="gramEnd"/>
      <w:r w:rsidRPr="00F94643">
        <w:rPr>
          <w:rFonts w:ascii="Menlo Regular" w:hAnsi="Menlo Regular" w:cs="Menlo Regular"/>
          <w:color w:val="007400"/>
          <w:sz w:val="22"/>
          <w:szCs w:val="22"/>
          <w:lang w:val="en-GB"/>
        </w:rPr>
        <w:t xml:space="preserve"> large areas</w:t>
      </w:r>
    </w:p>
    <w:p w14:paraId="07B3102B"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for</w:t>
      </w:r>
      <w:proofErr w:type="gramEnd"/>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AA0D91"/>
          <w:sz w:val="22"/>
          <w:szCs w:val="22"/>
          <w:lang w:val="en-GB"/>
        </w:rPr>
        <w:t>my</w:t>
      </w:r>
      <w:r w:rsidRPr="00F94643">
        <w:rPr>
          <w:rFonts w:ascii="Menlo Regular" w:hAnsi="Menlo Regular" w:cs="Menlo Regular"/>
          <w:color w:val="000000"/>
          <w:sz w:val="22"/>
          <w:szCs w:val="22"/>
          <w:lang w:val="en-GB"/>
        </w:rPr>
        <w:t xml:space="preserve"> $nucleus ( </w:t>
      </w:r>
      <w:proofErr w:type="spellStart"/>
      <w:r w:rsidRPr="00F94643">
        <w:rPr>
          <w:rFonts w:ascii="Menlo Regular" w:hAnsi="Menlo Regular" w:cs="Menlo Regular"/>
          <w:color w:val="AA0D91"/>
          <w:sz w:val="22"/>
          <w:szCs w:val="22"/>
          <w:lang w:val="en-GB"/>
        </w:rPr>
        <w:t>grep</w:t>
      </w:r>
      <w:proofErr w:type="spellEnd"/>
      <w:r w:rsidRPr="00F94643">
        <w:rPr>
          <w:rFonts w:ascii="Menlo Regular" w:hAnsi="Menlo Regular" w:cs="Menlo Regular"/>
          <w:color w:val="000000"/>
          <w:sz w:val="22"/>
          <w:szCs w:val="22"/>
          <w:lang w:val="en-GB"/>
        </w:rPr>
        <w:t xml:space="preserve"> { </w:t>
      </w:r>
      <w:r w:rsidRPr="00F94643">
        <w:rPr>
          <w:rFonts w:ascii="Menlo Regular" w:hAnsi="Menlo Regular" w:cs="Menlo Regular"/>
          <w:color w:val="AA0D91"/>
          <w:sz w:val="22"/>
          <w:szCs w:val="22"/>
          <w:lang w:val="en-GB"/>
        </w:rPr>
        <w:t>scalar</w:t>
      </w:r>
      <w:r w:rsidRPr="00F94643">
        <w:rPr>
          <w:rFonts w:ascii="Menlo Regular" w:hAnsi="Menlo Regular" w:cs="Menlo Regular"/>
          <w:color w:val="000000"/>
          <w:sz w:val="22"/>
          <w:szCs w:val="22"/>
          <w:lang w:val="en-GB"/>
        </w:rPr>
        <w:t xml:space="preserve"> @{ $area{$_} } &gt; $</w:t>
      </w:r>
      <w:proofErr w:type="spellStart"/>
      <w:r w:rsidRPr="00F94643">
        <w:rPr>
          <w:rFonts w:ascii="Menlo Regular" w:hAnsi="Menlo Regular" w:cs="Menlo Regular"/>
          <w:color w:val="000000"/>
          <w:sz w:val="22"/>
          <w:szCs w:val="22"/>
          <w:lang w:val="en-GB"/>
        </w:rPr>
        <w:t>fuzzyness</w:t>
      </w:r>
      <w:proofErr w:type="spellEnd"/>
      <w:r w:rsidRPr="00F94643">
        <w:rPr>
          <w:rFonts w:ascii="Menlo Regular" w:hAnsi="Menlo Regular" w:cs="Menlo Regular"/>
          <w:color w:val="000000"/>
          <w:sz w:val="22"/>
          <w:szCs w:val="22"/>
          <w:lang w:val="en-GB"/>
        </w:rPr>
        <w:t xml:space="preserve"> } </w:t>
      </w:r>
      <w:r w:rsidRPr="00F94643">
        <w:rPr>
          <w:rFonts w:ascii="Menlo Regular" w:hAnsi="Menlo Regular" w:cs="Menlo Regular"/>
          <w:color w:val="AA0D91"/>
          <w:sz w:val="22"/>
          <w:szCs w:val="22"/>
          <w:lang w:val="en-GB"/>
        </w:rPr>
        <w:t>keys</w:t>
      </w:r>
      <w:r w:rsidRPr="00F94643">
        <w:rPr>
          <w:rFonts w:ascii="Menlo Regular" w:hAnsi="Menlo Regular" w:cs="Menlo Regular"/>
          <w:color w:val="000000"/>
          <w:sz w:val="22"/>
          <w:szCs w:val="22"/>
          <w:lang w:val="en-GB"/>
        </w:rPr>
        <w:t xml:space="preserve"> %area ) {</w:t>
      </w:r>
    </w:p>
    <w:p w14:paraId="7B800235"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my</w:t>
      </w:r>
      <w:proofErr w:type="gramEnd"/>
      <w:r w:rsidRPr="00F94643">
        <w:rPr>
          <w:rFonts w:ascii="Menlo Regular" w:hAnsi="Menlo Regular" w:cs="Menlo Regular"/>
          <w:color w:val="000000"/>
          <w:sz w:val="22"/>
          <w:szCs w:val="22"/>
          <w:lang w:val="en-GB"/>
        </w:rPr>
        <w:t xml:space="preserve"> ($</w:t>
      </w:r>
      <w:proofErr w:type="spellStart"/>
      <w:r w:rsidRPr="00F94643">
        <w:rPr>
          <w:rFonts w:ascii="Menlo Regular" w:hAnsi="Menlo Regular" w:cs="Menlo Regular"/>
          <w:color w:val="000000"/>
          <w:sz w:val="22"/>
          <w:szCs w:val="22"/>
          <w:lang w:val="en-GB"/>
        </w:rPr>
        <w:t>min_x</w:t>
      </w:r>
      <w:proofErr w:type="spellEnd"/>
      <w:r w:rsidRPr="00F94643">
        <w:rPr>
          <w:rFonts w:ascii="Menlo Regular" w:hAnsi="Menlo Regular" w:cs="Menlo Regular"/>
          <w:color w:val="000000"/>
          <w:sz w:val="22"/>
          <w:szCs w:val="22"/>
          <w:lang w:val="en-GB"/>
        </w:rPr>
        <w:t xml:space="preserve">) = </w:t>
      </w:r>
      <w:r w:rsidRPr="00F94643">
        <w:rPr>
          <w:rFonts w:ascii="Menlo Regular" w:hAnsi="Menlo Regular" w:cs="Menlo Regular"/>
          <w:color w:val="AA0D91"/>
          <w:sz w:val="22"/>
          <w:szCs w:val="22"/>
          <w:lang w:val="en-GB"/>
        </w:rPr>
        <w:t>sort</w:t>
      </w:r>
      <w:r w:rsidRPr="00F94643">
        <w:rPr>
          <w:rFonts w:ascii="Menlo Regular" w:hAnsi="Menlo Regular" w:cs="Menlo Regular"/>
          <w:color w:val="000000"/>
          <w:sz w:val="22"/>
          <w:szCs w:val="22"/>
          <w:lang w:val="en-GB"/>
        </w:rPr>
        <w:t xml:space="preserve"> { $a &lt;=&gt; $b } </w:t>
      </w:r>
      <w:r w:rsidRPr="00F94643">
        <w:rPr>
          <w:rFonts w:ascii="Menlo Regular" w:hAnsi="Menlo Regular" w:cs="Menlo Regular"/>
          <w:color w:val="AA0D91"/>
          <w:sz w:val="22"/>
          <w:szCs w:val="22"/>
          <w:lang w:val="en-GB"/>
        </w:rPr>
        <w:t>map</w:t>
      </w:r>
      <w:r w:rsidRPr="00F94643">
        <w:rPr>
          <w:rFonts w:ascii="Menlo Regular" w:hAnsi="Menlo Regular" w:cs="Menlo Regular"/>
          <w:color w:val="000000"/>
          <w:sz w:val="22"/>
          <w:szCs w:val="22"/>
          <w:lang w:val="en-GB"/>
        </w:rPr>
        <w:t xml:space="preserve"> { [ </w:t>
      </w:r>
      <w:r w:rsidRPr="00F94643">
        <w:rPr>
          <w:rFonts w:ascii="Menlo Regular" w:hAnsi="Menlo Regular" w:cs="Menlo Regular"/>
          <w:color w:val="AA0D91"/>
          <w:sz w:val="22"/>
          <w:szCs w:val="22"/>
          <w:lang w:val="en-GB"/>
        </w:rPr>
        <w:t>split</w:t>
      </w:r>
      <w:r w:rsidRPr="00F94643">
        <w:rPr>
          <w:rFonts w:ascii="Menlo Regular" w:hAnsi="Menlo Regular" w:cs="Menlo Regular"/>
          <w:color w:val="000000"/>
          <w:sz w:val="22"/>
          <w:szCs w:val="22"/>
          <w:lang w:val="en-GB"/>
        </w:rPr>
        <w:t>(/,/, $_) ]-&gt;[</w:t>
      </w:r>
      <w:r w:rsidRPr="00F94643">
        <w:rPr>
          <w:rFonts w:ascii="Menlo Regular" w:hAnsi="Menlo Regular" w:cs="Menlo Regular"/>
          <w:color w:val="1C00CF"/>
          <w:sz w:val="22"/>
          <w:szCs w:val="22"/>
          <w:lang w:val="en-GB"/>
        </w:rPr>
        <w:t>0</w:t>
      </w:r>
      <w:r w:rsidRPr="00F94643">
        <w:rPr>
          <w:rFonts w:ascii="Menlo Regular" w:hAnsi="Menlo Regular" w:cs="Menlo Regular"/>
          <w:color w:val="000000"/>
          <w:sz w:val="22"/>
          <w:szCs w:val="22"/>
          <w:lang w:val="en-GB"/>
        </w:rPr>
        <w:t>] } @{ $area{$nucleus} };</w:t>
      </w:r>
    </w:p>
    <w:p w14:paraId="78E19B1E"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my</w:t>
      </w:r>
      <w:proofErr w:type="gramEnd"/>
      <w:r w:rsidRPr="00F94643">
        <w:rPr>
          <w:rFonts w:ascii="Menlo Regular" w:hAnsi="Menlo Regular" w:cs="Menlo Regular"/>
          <w:color w:val="000000"/>
          <w:sz w:val="22"/>
          <w:szCs w:val="22"/>
          <w:lang w:val="en-GB"/>
        </w:rPr>
        <w:t xml:space="preserve"> ($</w:t>
      </w:r>
      <w:proofErr w:type="spellStart"/>
      <w:r w:rsidRPr="00F94643">
        <w:rPr>
          <w:rFonts w:ascii="Menlo Regular" w:hAnsi="Menlo Regular" w:cs="Menlo Regular"/>
          <w:color w:val="000000"/>
          <w:sz w:val="22"/>
          <w:szCs w:val="22"/>
          <w:lang w:val="en-GB"/>
        </w:rPr>
        <w:t>max_x</w:t>
      </w:r>
      <w:proofErr w:type="spellEnd"/>
      <w:r w:rsidRPr="00F94643">
        <w:rPr>
          <w:rFonts w:ascii="Menlo Regular" w:hAnsi="Menlo Regular" w:cs="Menlo Regular"/>
          <w:color w:val="000000"/>
          <w:sz w:val="22"/>
          <w:szCs w:val="22"/>
          <w:lang w:val="en-GB"/>
        </w:rPr>
        <w:t xml:space="preserve">) = </w:t>
      </w:r>
      <w:r w:rsidRPr="00F94643">
        <w:rPr>
          <w:rFonts w:ascii="Menlo Regular" w:hAnsi="Menlo Regular" w:cs="Menlo Regular"/>
          <w:color w:val="AA0D91"/>
          <w:sz w:val="22"/>
          <w:szCs w:val="22"/>
          <w:lang w:val="en-GB"/>
        </w:rPr>
        <w:t>sort</w:t>
      </w:r>
      <w:r w:rsidRPr="00F94643">
        <w:rPr>
          <w:rFonts w:ascii="Menlo Regular" w:hAnsi="Menlo Regular" w:cs="Menlo Regular"/>
          <w:color w:val="000000"/>
          <w:sz w:val="22"/>
          <w:szCs w:val="22"/>
          <w:lang w:val="en-GB"/>
        </w:rPr>
        <w:t xml:space="preserve"> { $b &lt;=&gt; $a } </w:t>
      </w:r>
      <w:r w:rsidRPr="00F94643">
        <w:rPr>
          <w:rFonts w:ascii="Menlo Regular" w:hAnsi="Menlo Regular" w:cs="Menlo Regular"/>
          <w:color w:val="AA0D91"/>
          <w:sz w:val="22"/>
          <w:szCs w:val="22"/>
          <w:lang w:val="en-GB"/>
        </w:rPr>
        <w:t>map</w:t>
      </w:r>
      <w:r w:rsidRPr="00F94643">
        <w:rPr>
          <w:rFonts w:ascii="Menlo Regular" w:hAnsi="Menlo Regular" w:cs="Menlo Regular"/>
          <w:color w:val="000000"/>
          <w:sz w:val="22"/>
          <w:szCs w:val="22"/>
          <w:lang w:val="en-GB"/>
        </w:rPr>
        <w:t xml:space="preserve"> { [ </w:t>
      </w:r>
      <w:r w:rsidRPr="00F94643">
        <w:rPr>
          <w:rFonts w:ascii="Menlo Regular" w:hAnsi="Menlo Regular" w:cs="Menlo Regular"/>
          <w:color w:val="AA0D91"/>
          <w:sz w:val="22"/>
          <w:szCs w:val="22"/>
          <w:lang w:val="en-GB"/>
        </w:rPr>
        <w:t>split</w:t>
      </w:r>
      <w:r w:rsidRPr="00F94643">
        <w:rPr>
          <w:rFonts w:ascii="Menlo Regular" w:hAnsi="Menlo Regular" w:cs="Menlo Regular"/>
          <w:color w:val="000000"/>
          <w:sz w:val="22"/>
          <w:szCs w:val="22"/>
          <w:lang w:val="en-GB"/>
        </w:rPr>
        <w:t>(/,/, $_) ]-&gt;[</w:t>
      </w:r>
      <w:r w:rsidRPr="00F94643">
        <w:rPr>
          <w:rFonts w:ascii="Menlo Regular" w:hAnsi="Menlo Regular" w:cs="Menlo Regular"/>
          <w:color w:val="1C00CF"/>
          <w:sz w:val="22"/>
          <w:szCs w:val="22"/>
          <w:lang w:val="en-GB"/>
        </w:rPr>
        <w:t>0</w:t>
      </w:r>
      <w:r w:rsidRPr="00F94643">
        <w:rPr>
          <w:rFonts w:ascii="Menlo Regular" w:hAnsi="Menlo Regular" w:cs="Menlo Regular"/>
          <w:color w:val="000000"/>
          <w:sz w:val="22"/>
          <w:szCs w:val="22"/>
          <w:lang w:val="en-GB"/>
        </w:rPr>
        <w:t>] } @{ $area{$nucleus} };</w:t>
      </w:r>
      <w:r w:rsidRPr="00F94643">
        <w:rPr>
          <w:rFonts w:ascii="Menlo Regular" w:hAnsi="Menlo Regular" w:cs="Menlo Regular"/>
          <w:color w:val="000000"/>
          <w:sz w:val="22"/>
          <w:szCs w:val="22"/>
          <w:lang w:val="en-GB"/>
        </w:rPr>
        <w:tab/>
      </w:r>
    </w:p>
    <w:p w14:paraId="0208D573"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my</w:t>
      </w:r>
      <w:proofErr w:type="gramEnd"/>
      <w:r w:rsidRPr="00F94643">
        <w:rPr>
          <w:rFonts w:ascii="Menlo Regular" w:hAnsi="Menlo Regular" w:cs="Menlo Regular"/>
          <w:color w:val="000000"/>
          <w:sz w:val="22"/>
          <w:szCs w:val="22"/>
          <w:lang w:val="en-GB"/>
        </w:rPr>
        <w:t xml:space="preserve"> ($</w:t>
      </w:r>
      <w:proofErr w:type="spellStart"/>
      <w:r w:rsidRPr="00F94643">
        <w:rPr>
          <w:rFonts w:ascii="Menlo Regular" w:hAnsi="Menlo Regular" w:cs="Menlo Regular"/>
          <w:color w:val="000000"/>
          <w:sz w:val="22"/>
          <w:szCs w:val="22"/>
          <w:lang w:val="en-GB"/>
        </w:rPr>
        <w:t>min_y</w:t>
      </w:r>
      <w:proofErr w:type="spellEnd"/>
      <w:r w:rsidRPr="00F94643">
        <w:rPr>
          <w:rFonts w:ascii="Menlo Regular" w:hAnsi="Menlo Regular" w:cs="Menlo Regular"/>
          <w:color w:val="000000"/>
          <w:sz w:val="22"/>
          <w:szCs w:val="22"/>
          <w:lang w:val="en-GB"/>
        </w:rPr>
        <w:t xml:space="preserve">) = </w:t>
      </w:r>
      <w:r w:rsidRPr="00F94643">
        <w:rPr>
          <w:rFonts w:ascii="Menlo Regular" w:hAnsi="Menlo Regular" w:cs="Menlo Regular"/>
          <w:color w:val="AA0D91"/>
          <w:sz w:val="22"/>
          <w:szCs w:val="22"/>
          <w:lang w:val="en-GB"/>
        </w:rPr>
        <w:t>sort</w:t>
      </w:r>
      <w:r w:rsidRPr="00F94643">
        <w:rPr>
          <w:rFonts w:ascii="Menlo Regular" w:hAnsi="Menlo Regular" w:cs="Menlo Regular"/>
          <w:color w:val="000000"/>
          <w:sz w:val="22"/>
          <w:szCs w:val="22"/>
          <w:lang w:val="en-GB"/>
        </w:rPr>
        <w:t xml:space="preserve"> { $a &lt;=&gt; $b } </w:t>
      </w:r>
      <w:r w:rsidRPr="00F94643">
        <w:rPr>
          <w:rFonts w:ascii="Menlo Regular" w:hAnsi="Menlo Regular" w:cs="Menlo Regular"/>
          <w:color w:val="AA0D91"/>
          <w:sz w:val="22"/>
          <w:szCs w:val="22"/>
          <w:lang w:val="en-GB"/>
        </w:rPr>
        <w:t>map</w:t>
      </w:r>
      <w:r w:rsidRPr="00F94643">
        <w:rPr>
          <w:rFonts w:ascii="Menlo Regular" w:hAnsi="Menlo Regular" w:cs="Menlo Regular"/>
          <w:color w:val="000000"/>
          <w:sz w:val="22"/>
          <w:szCs w:val="22"/>
          <w:lang w:val="en-GB"/>
        </w:rPr>
        <w:t xml:space="preserve"> { [ </w:t>
      </w:r>
      <w:r w:rsidRPr="00F94643">
        <w:rPr>
          <w:rFonts w:ascii="Menlo Regular" w:hAnsi="Menlo Regular" w:cs="Menlo Regular"/>
          <w:color w:val="AA0D91"/>
          <w:sz w:val="22"/>
          <w:szCs w:val="22"/>
          <w:lang w:val="en-GB"/>
        </w:rPr>
        <w:t>split</w:t>
      </w:r>
      <w:r w:rsidRPr="00F94643">
        <w:rPr>
          <w:rFonts w:ascii="Menlo Regular" w:hAnsi="Menlo Regular" w:cs="Menlo Regular"/>
          <w:color w:val="000000"/>
          <w:sz w:val="22"/>
          <w:szCs w:val="22"/>
          <w:lang w:val="en-GB"/>
        </w:rPr>
        <w:t>(/,/, $_) ]-&gt;[</w:t>
      </w:r>
      <w:r w:rsidRPr="00F94643">
        <w:rPr>
          <w:rFonts w:ascii="Menlo Regular" w:hAnsi="Menlo Regular" w:cs="Menlo Regular"/>
          <w:color w:val="1C00CF"/>
          <w:sz w:val="22"/>
          <w:szCs w:val="22"/>
          <w:lang w:val="en-GB"/>
        </w:rPr>
        <w:t>1</w:t>
      </w:r>
      <w:r w:rsidRPr="00F94643">
        <w:rPr>
          <w:rFonts w:ascii="Menlo Regular" w:hAnsi="Menlo Regular" w:cs="Menlo Regular"/>
          <w:color w:val="000000"/>
          <w:sz w:val="22"/>
          <w:szCs w:val="22"/>
          <w:lang w:val="en-GB"/>
        </w:rPr>
        <w:t>] } @{ $area{$nucleus} };</w:t>
      </w:r>
      <w:r w:rsidRPr="00F94643">
        <w:rPr>
          <w:rFonts w:ascii="Menlo Regular" w:hAnsi="Menlo Regular" w:cs="Menlo Regular"/>
          <w:color w:val="000000"/>
          <w:sz w:val="22"/>
          <w:szCs w:val="22"/>
          <w:lang w:val="en-GB"/>
        </w:rPr>
        <w:tab/>
      </w:r>
    </w:p>
    <w:p w14:paraId="27F14085"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my</w:t>
      </w:r>
      <w:proofErr w:type="gramEnd"/>
      <w:r w:rsidRPr="00F94643">
        <w:rPr>
          <w:rFonts w:ascii="Menlo Regular" w:hAnsi="Menlo Regular" w:cs="Menlo Regular"/>
          <w:color w:val="000000"/>
          <w:sz w:val="22"/>
          <w:szCs w:val="22"/>
          <w:lang w:val="en-GB"/>
        </w:rPr>
        <w:t xml:space="preserve"> ($</w:t>
      </w:r>
      <w:proofErr w:type="spellStart"/>
      <w:r w:rsidRPr="00F94643">
        <w:rPr>
          <w:rFonts w:ascii="Menlo Regular" w:hAnsi="Menlo Regular" w:cs="Menlo Regular"/>
          <w:color w:val="000000"/>
          <w:sz w:val="22"/>
          <w:szCs w:val="22"/>
          <w:lang w:val="en-GB"/>
        </w:rPr>
        <w:t>max_y</w:t>
      </w:r>
      <w:proofErr w:type="spellEnd"/>
      <w:r w:rsidRPr="00F94643">
        <w:rPr>
          <w:rFonts w:ascii="Menlo Regular" w:hAnsi="Menlo Regular" w:cs="Menlo Regular"/>
          <w:color w:val="000000"/>
          <w:sz w:val="22"/>
          <w:szCs w:val="22"/>
          <w:lang w:val="en-GB"/>
        </w:rPr>
        <w:t xml:space="preserve">) = </w:t>
      </w:r>
      <w:r w:rsidRPr="00F94643">
        <w:rPr>
          <w:rFonts w:ascii="Menlo Regular" w:hAnsi="Menlo Regular" w:cs="Menlo Regular"/>
          <w:color w:val="AA0D91"/>
          <w:sz w:val="22"/>
          <w:szCs w:val="22"/>
          <w:lang w:val="en-GB"/>
        </w:rPr>
        <w:t>sort</w:t>
      </w:r>
      <w:r w:rsidRPr="00F94643">
        <w:rPr>
          <w:rFonts w:ascii="Menlo Regular" w:hAnsi="Menlo Regular" w:cs="Menlo Regular"/>
          <w:color w:val="000000"/>
          <w:sz w:val="22"/>
          <w:szCs w:val="22"/>
          <w:lang w:val="en-GB"/>
        </w:rPr>
        <w:t xml:space="preserve"> { $b &lt;=&gt; $a } </w:t>
      </w:r>
      <w:r w:rsidRPr="00F94643">
        <w:rPr>
          <w:rFonts w:ascii="Menlo Regular" w:hAnsi="Menlo Regular" w:cs="Menlo Regular"/>
          <w:color w:val="AA0D91"/>
          <w:sz w:val="22"/>
          <w:szCs w:val="22"/>
          <w:lang w:val="en-GB"/>
        </w:rPr>
        <w:t>map</w:t>
      </w:r>
      <w:r w:rsidRPr="00F94643">
        <w:rPr>
          <w:rFonts w:ascii="Menlo Regular" w:hAnsi="Menlo Regular" w:cs="Menlo Regular"/>
          <w:color w:val="000000"/>
          <w:sz w:val="22"/>
          <w:szCs w:val="22"/>
          <w:lang w:val="en-GB"/>
        </w:rPr>
        <w:t xml:space="preserve"> { [ </w:t>
      </w:r>
      <w:r w:rsidRPr="00F94643">
        <w:rPr>
          <w:rFonts w:ascii="Menlo Regular" w:hAnsi="Menlo Regular" w:cs="Menlo Regular"/>
          <w:color w:val="AA0D91"/>
          <w:sz w:val="22"/>
          <w:szCs w:val="22"/>
          <w:lang w:val="en-GB"/>
        </w:rPr>
        <w:t>split</w:t>
      </w:r>
      <w:r w:rsidRPr="00F94643">
        <w:rPr>
          <w:rFonts w:ascii="Menlo Regular" w:hAnsi="Menlo Regular" w:cs="Menlo Regular"/>
          <w:color w:val="000000"/>
          <w:sz w:val="22"/>
          <w:szCs w:val="22"/>
          <w:lang w:val="en-GB"/>
        </w:rPr>
        <w:t>(/,/, $_) ]-&gt;[</w:t>
      </w:r>
      <w:r w:rsidRPr="00F94643">
        <w:rPr>
          <w:rFonts w:ascii="Menlo Regular" w:hAnsi="Menlo Regular" w:cs="Menlo Regular"/>
          <w:color w:val="1C00CF"/>
          <w:sz w:val="22"/>
          <w:szCs w:val="22"/>
          <w:lang w:val="en-GB"/>
        </w:rPr>
        <w:t>1</w:t>
      </w:r>
      <w:r w:rsidRPr="00F94643">
        <w:rPr>
          <w:rFonts w:ascii="Menlo Regular" w:hAnsi="Menlo Regular" w:cs="Menlo Regular"/>
          <w:color w:val="000000"/>
          <w:sz w:val="22"/>
          <w:szCs w:val="22"/>
          <w:lang w:val="en-GB"/>
        </w:rPr>
        <w:t>] } @{ $area{$nucleus} };</w:t>
      </w:r>
    </w:p>
    <w:p w14:paraId="6D44FA72"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p>
    <w:p w14:paraId="0A48C6E0"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7400"/>
          <w:sz w:val="22"/>
          <w:szCs w:val="22"/>
          <w:lang w:val="en-GB"/>
        </w:rPr>
        <w:t xml:space="preserve"># </w:t>
      </w:r>
      <w:proofErr w:type="gramStart"/>
      <w:r w:rsidRPr="00F94643">
        <w:rPr>
          <w:rFonts w:ascii="Menlo Regular" w:hAnsi="Menlo Regular" w:cs="Menlo Regular"/>
          <w:color w:val="007400"/>
          <w:sz w:val="22"/>
          <w:szCs w:val="22"/>
          <w:lang w:val="en-GB"/>
        </w:rPr>
        <w:t>compute</w:t>
      </w:r>
      <w:proofErr w:type="gramEnd"/>
      <w:r w:rsidRPr="00F94643">
        <w:rPr>
          <w:rFonts w:ascii="Menlo Regular" w:hAnsi="Menlo Regular" w:cs="Menlo Regular"/>
          <w:color w:val="007400"/>
          <w:sz w:val="22"/>
          <w:szCs w:val="22"/>
          <w:lang w:val="en-GB"/>
        </w:rPr>
        <w:t xml:space="preserve"> new area</w:t>
      </w:r>
    </w:p>
    <w:p w14:paraId="250242BD"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my</w:t>
      </w:r>
      <w:proofErr w:type="gramEnd"/>
      <w:r w:rsidRPr="00F94643">
        <w:rPr>
          <w:rFonts w:ascii="Menlo Regular" w:hAnsi="Menlo Regular" w:cs="Menlo Regular"/>
          <w:color w:val="000000"/>
          <w:sz w:val="22"/>
          <w:szCs w:val="22"/>
          <w:lang w:val="en-GB"/>
        </w:rPr>
        <w:t xml:space="preserve"> $</w:t>
      </w:r>
      <w:proofErr w:type="spellStart"/>
      <w:r w:rsidRPr="00F94643">
        <w:rPr>
          <w:rFonts w:ascii="Menlo Regular" w:hAnsi="Menlo Regular" w:cs="Menlo Regular"/>
          <w:color w:val="000000"/>
          <w:sz w:val="22"/>
          <w:szCs w:val="22"/>
          <w:lang w:val="en-GB"/>
        </w:rPr>
        <w:t>new_width</w:t>
      </w:r>
      <w:proofErr w:type="spellEnd"/>
      <w:r w:rsidRPr="00F94643">
        <w:rPr>
          <w:rFonts w:ascii="Menlo Regular" w:hAnsi="Menlo Regular" w:cs="Menlo Regular"/>
          <w:color w:val="000000"/>
          <w:sz w:val="22"/>
          <w:szCs w:val="22"/>
          <w:lang w:val="en-GB"/>
        </w:rPr>
        <w:t xml:space="preserve">  = $</w:t>
      </w:r>
      <w:proofErr w:type="spellStart"/>
      <w:r w:rsidRPr="00F94643">
        <w:rPr>
          <w:rFonts w:ascii="Menlo Regular" w:hAnsi="Menlo Regular" w:cs="Menlo Regular"/>
          <w:color w:val="000000"/>
          <w:sz w:val="22"/>
          <w:szCs w:val="22"/>
          <w:lang w:val="en-GB"/>
        </w:rPr>
        <w:t>max_x</w:t>
      </w:r>
      <w:proofErr w:type="spellEnd"/>
      <w:r w:rsidRPr="00F94643">
        <w:rPr>
          <w:rFonts w:ascii="Menlo Regular" w:hAnsi="Menlo Regular" w:cs="Menlo Regular"/>
          <w:color w:val="000000"/>
          <w:sz w:val="22"/>
          <w:szCs w:val="22"/>
          <w:lang w:val="en-GB"/>
        </w:rPr>
        <w:t xml:space="preserve"> - $</w:t>
      </w:r>
      <w:proofErr w:type="spellStart"/>
      <w:r w:rsidRPr="00F94643">
        <w:rPr>
          <w:rFonts w:ascii="Menlo Regular" w:hAnsi="Menlo Regular" w:cs="Menlo Regular"/>
          <w:color w:val="000000"/>
          <w:sz w:val="22"/>
          <w:szCs w:val="22"/>
          <w:lang w:val="en-GB"/>
        </w:rPr>
        <w:t>min_x</w:t>
      </w:r>
      <w:proofErr w:type="spellEnd"/>
      <w:r w:rsidRPr="00F94643">
        <w:rPr>
          <w:rFonts w:ascii="Menlo Regular" w:hAnsi="Menlo Regular" w:cs="Menlo Regular"/>
          <w:color w:val="000000"/>
          <w:sz w:val="22"/>
          <w:szCs w:val="22"/>
          <w:lang w:val="en-GB"/>
        </w:rPr>
        <w:t>;</w:t>
      </w:r>
    </w:p>
    <w:p w14:paraId="62C70B73"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my</w:t>
      </w:r>
      <w:proofErr w:type="gramEnd"/>
      <w:r w:rsidRPr="00F94643">
        <w:rPr>
          <w:rFonts w:ascii="Menlo Regular" w:hAnsi="Menlo Regular" w:cs="Menlo Regular"/>
          <w:color w:val="000000"/>
          <w:sz w:val="22"/>
          <w:szCs w:val="22"/>
          <w:lang w:val="en-GB"/>
        </w:rPr>
        <w:t xml:space="preserve"> $</w:t>
      </w:r>
      <w:proofErr w:type="spellStart"/>
      <w:r w:rsidRPr="00F94643">
        <w:rPr>
          <w:rFonts w:ascii="Menlo Regular" w:hAnsi="Menlo Regular" w:cs="Menlo Regular"/>
          <w:color w:val="000000"/>
          <w:sz w:val="22"/>
          <w:szCs w:val="22"/>
          <w:lang w:val="en-GB"/>
        </w:rPr>
        <w:t>new_height</w:t>
      </w:r>
      <w:proofErr w:type="spellEnd"/>
      <w:r w:rsidRPr="00F94643">
        <w:rPr>
          <w:rFonts w:ascii="Menlo Regular" w:hAnsi="Menlo Regular" w:cs="Menlo Regular"/>
          <w:color w:val="000000"/>
          <w:sz w:val="22"/>
          <w:szCs w:val="22"/>
          <w:lang w:val="en-GB"/>
        </w:rPr>
        <w:t xml:space="preserve"> = $</w:t>
      </w:r>
      <w:proofErr w:type="spellStart"/>
      <w:r w:rsidRPr="00F94643">
        <w:rPr>
          <w:rFonts w:ascii="Menlo Regular" w:hAnsi="Menlo Regular" w:cs="Menlo Regular"/>
          <w:color w:val="000000"/>
          <w:sz w:val="22"/>
          <w:szCs w:val="22"/>
          <w:lang w:val="en-GB"/>
        </w:rPr>
        <w:t>max_y</w:t>
      </w:r>
      <w:proofErr w:type="spellEnd"/>
      <w:r w:rsidRPr="00F94643">
        <w:rPr>
          <w:rFonts w:ascii="Menlo Regular" w:hAnsi="Menlo Regular" w:cs="Menlo Regular"/>
          <w:color w:val="000000"/>
          <w:sz w:val="22"/>
          <w:szCs w:val="22"/>
          <w:lang w:val="en-GB"/>
        </w:rPr>
        <w:t xml:space="preserve"> - $</w:t>
      </w:r>
      <w:proofErr w:type="spellStart"/>
      <w:r w:rsidRPr="00F94643">
        <w:rPr>
          <w:rFonts w:ascii="Menlo Regular" w:hAnsi="Menlo Regular" w:cs="Menlo Regular"/>
          <w:color w:val="000000"/>
          <w:sz w:val="22"/>
          <w:szCs w:val="22"/>
          <w:lang w:val="en-GB"/>
        </w:rPr>
        <w:t>min_y</w:t>
      </w:r>
      <w:proofErr w:type="spellEnd"/>
      <w:r w:rsidRPr="00F94643">
        <w:rPr>
          <w:rFonts w:ascii="Menlo Regular" w:hAnsi="Menlo Regular" w:cs="Menlo Regular"/>
          <w:color w:val="000000"/>
          <w:sz w:val="22"/>
          <w:szCs w:val="22"/>
          <w:lang w:val="en-GB"/>
        </w:rPr>
        <w:t>;</w:t>
      </w:r>
    </w:p>
    <w:p w14:paraId="090F1CDD" w14:textId="01C6BC2B" w:rsidR="006338D7" w:rsidRPr="00F94643" w:rsidRDefault="0004332E"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noProof/>
          <w:color w:val="000000"/>
          <w:sz w:val="22"/>
          <w:szCs w:val="22"/>
          <w:lang w:val="en-US"/>
        </w:rPr>
        <mc:AlternateContent>
          <mc:Choice Requires="wps">
            <w:drawing>
              <wp:anchor distT="0" distB="0" distL="114300" distR="114300" simplePos="0" relativeHeight="251659264" behindDoc="0" locked="0" layoutInCell="1" allowOverlap="1" wp14:anchorId="6DB18274" wp14:editId="1AF25405">
                <wp:simplePos x="0" y="0"/>
                <wp:positionH relativeFrom="column">
                  <wp:posOffset>-114935</wp:posOffset>
                </wp:positionH>
                <wp:positionV relativeFrom="paragraph">
                  <wp:posOffset>302259</wp:posOffset>
                </wp:positionV>
                <wp:extent cx="5631815" cy="574675"/>
                <wp:effectExtent l="50800" t="25400" r="83185" b="111125"/>
                <wp:wrapNone/>
                <wp:docPr id="4" name="Kader 4"/>
                <wp:cNvGraphicFramePr/>
                <a:graphic xmlns:a="http://schemas.openxmlformats.org/drawingml/2006/main">
                  <a:graphicData uri="http://schemas.microsoft.com/office/word/2010/wordprocessingShape">
                    <wps:wsp>
                      <wps:cNvSpPr/>
                      <wps:spPr>
                        <a:xfrm>
                          <a:off x="0" y="0"/>
                          <a:ext cx="5631815" cy="574675"/>
                        </a:xfrm>
                        <a:prstGeom prst="frame">
                          <a:avLst>
                            <a:gd name="adj1" fmla="val 8939"/>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Kader 4" o:spid="_x0000_s1026" style="position:absolute;margin-left:-9pt;margin-top:23.8pt;width:443.45pt;height:4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631815,5746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" path="m0,0l5631815,,5631815,574675,,574675,,0xm51370,51370l51370,523305,5580445,523305,5580445,51370,51370,51370xe" fillcolor="#4f81bd [3204]" strokecolor="#4579b8 [3044]">
                <v:fill color2="#a7bfde [1620]" rotate="t" type="gradient">
                  <o:fill v:ext="view" type="gradientUnscaled"/>
                </v:fill>
                <v:shadow on="t" opacity="22937f" mv:blur="40000f" origin=",.5" offset="0,23000emu"/>
                <v:path arrowok="t" o:connecttype="custom" o:connectlocs="0,0;5631815,0;5631815,574675;0,574675;0,0;51370,51370;51370,523305;5580445,523305;5580445,51370;51370,51370" o:connectangles="0,0,0,0,0,0,0,0,0,0"/>
              </v:shape>
            </w:pict>
          </mc:Fallback>
        </mc:AlternateContent>
      </w:r>
      <w:r w:rsidR="006338D7" w:rsidRPr="00F94643">
        <w:rPr>
          <w:rFonts w:ascii="Menlo Regular" w:hAnsi="Menlo Regular" w:cs="Menlo Regular"/>
          <w:color w:val="000000"/>
          <w:sz w:val="22"/>
          <w:szCs w:val="22"/>
          <w:lang w:val="en-GB"/>
        </w:rPr>
        <w:tab/>
        <w:t>$</w:t>
      </w:r>
      <w:proofErr w:type="gramStart"/>
      <w:r w:rsidR="006338D7" w:rsidRPr="00F94643">
        <w:rPr>
          <w:rFonts w:ascii="Menlo Regular" w:hAnsi="Menlo Regular" w:cs="Menlo Regular"/>
          <w:color w:val="000000"/>
          <w:sz w:val="22"/>
          <w:szCs w:val="22"/>
          <w:lang w:val="en-GB"/>
        </w:rPr>
        <w:t>log</w:t>
      </w:r>
      <w:proofErr w:type="gramEnd"/>
      <w:r w:rsidR="006338D7" w:rsidRPr="00F94643">
        <w:rPr>
          <w:rFonts w:ascii="Menlo Regular" w:hAnsi="Menlo Regular" w:cs="Menlo Regular"/>
          <w:color w:val="000000"/>
          <w:sz w:val="22"/>
          <w:szCs w:val="22"/>
          <w:lang w:val="en-GB"/>
        </w:rPr>
        <w:t>-&gt;info(</w:t>
      </w:r>
      <w:r w:rsidR="006338D7" w:rsidRPr="00F94643">
        <w:rPr>
          <w:rFonts w:ascii="Menlo Regular" w:hAnsi="Menlo Regular" w:cs="Menlo Regular"/>
          <w:color w:val="C41A16"/>
          <w:sz w:val="22"/>
          <w:szCs w:val="22"/>
          <w:lang w:val="en-GB"/>
        </w:rPr>
        <w:t>"going to write $nucleus to ${</w:t>
      </w:r>
      <w:proofErr w:type="spellStart"/>
      <w:r w:rsidR="006338D7" w:rsidRPr="00F94643">
        <w:rPr>
          <w:rFonts w:ascii="Menlo Regular" w:hAnsi="Menlo Regular" w:cs="Menlo Regular"/>
          <w:color w:val="C41A16"/>
          <w:sz w:val="22"/>
          <w:szCs w:val="22"/>
          <w:lang w:val="en-GB"/>
        </w:rPr>
        <w:t>new_width</w:t>
      </w:r>
      <w:proofErr w:type="spellEnd"/>
      <w:r w:rsidR="006338D7" w:rsidRPr="00F94643">
        <w:rPr>
          <w:rFonts w:ascii="Menlo Regular" w:hAnsi="Menlo Regular" w:cs="Menlo Regular"/>
          <w:color w:val="C41A16"/>
          <w:sz w:val="22"/>
          <w:szCs w:val="22"/>
          <w:lang w:val="en-GB"/>
        </w:rPr>
        <w:t>}x${</w:t>
      </w:r>
      <w:proofErr w:type="spellStart"/>
      <w:r w:rsidR="006338D7" w:rsidRPr="00F94643">
        <w:rPr>
          <w:rFonts w:ascii="Menlo Regular" w:hAnsi="Menlo Regular" w:cs="Menlo Regular"/>
          <w:color w:val="C41A16"/>
          <w:sz w:val="22"/>
          <w:szCs w:val="22"/>
          <w:lang w:val="en-GB"/>
        </w:rPr>
        <w:t>new_height</w:t>
      </w:r>
      <w:proofErr w:type="spellEnd"/>
      <w:r w:rsidR="006338D7" w:rsidRPr="00F94643">
        <w:rPr>
          <w:rFonts w:ascii="Menlo Regular" w:hAnsi="Menlo Regular" w:cs="Menlo Regular"/>
          <w:color w:val="C41A16"/>
          <w:sz w:val="22"/>
          <w:szCs w:val="22"/>
          <w:lang w:val="en-GB"/>
        </w:rPr>
        <w:t>} file"</w:t>
      </w:r>
      <w:r w:rsidR="006338D7" w:rsidRPr="00F94643">
        <w:rPr>
          <w:rFonts w:ascii="Menlo Regular" w:hAnsi="Menlo Regular" w:cs="Menlo Regular"/>
          <w:color w:val="000000"/>
          <w:sz w:val="22"/>
          <w:szCs w:val="22"/>
          <w:lang w:val="en-GB"/>
        </w:rPr>
        <w:t>);</w:t>
      </w:r>
    </w:p>
    <w:p w14:paraId="23D2F4D9" w14:textId="71D48A33"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p>
    <w:p w14:paraId="6F07E2E6"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7400"/>
          <w:sz w:val="22"/>
          <w:szCs w:val="22"/>
          <w:lang w:val="en-GB"/>
        </w:rPr>
        <w:t xml:space="preserve"># </w:t>
      </w:r>
      <w:proofErr w:type="gramStart"/>
      <w:r w:rsidRPr="00F94643">
        <w:rPr>
          <w:rFonts w:ascii="Menlo Regular" w:hAnsi="Menlo Regular" w:cs="Menlo Regular"/>
          <w:color w:val="007400"/>
          <w:sz w:val="22"/>
          <w:szCs w:val="22"/>
          <w:lang w:val="en-GB"/>
        </w:rPr>
        <w:t>create</w:t>
      </w:r>
      <w:proofErr w:type="gramEnd"/>
      <w:r w:rsidRPr="00F94643">
        <w:rPr>
          <w:rFonts w:ascii="Menlo Regular" w:hAnsi="Menlo Regular" w:cs="Menlo Regular"/>
          <w:color w:val="007400"/>
          <w:sz w:val="22"/>
          <w:szCs w:val="22"/>
          <w:lang w:val="en-GB"/>
        </w:rPr>
        <w:t xml:space="preserve"> new image, set dimensions, make white background</w:t>
      </w:r>
    </w:p>
    <w:p w14:paraId="1C9888FE"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my</w:t>
      </w:r>
      <w:proofErr w:type="gramEnd"/>
      <w:r w:rsidRPr="00F94643">
        <w:rPr>
          <w:rFonts w:ascii="Menlo Regular" w:hAnsi="Menlo Regular" w:cs="Menlo Regular"/>
          <w:color w:val="000000"/>
          <w:sz w:val="22"/>
          <w:szCs w:val="22"/>
          <w:lang w:val="en-GB"/>
        </w:rPr>
        <w:t xml:space="preserve"> $</w:t>
      </w:r>
      <w:proofErr w:type="spellStart"/>
      <w:r w:rsidRPr="00F94643">
        <w:rPr>
          <w:rFonts w:ascii="Menlo Regular" w:hAnsi="Menlo Regular" w:cs="Menlo Regular"/>
          <w:color w:val="000000"/>
          <w:sz w:val="22"/>
          <w:szCs w:val="22"/>
          <w:lang w:val="en-GB"/>
        </w:rPr>
        <w:t>new_img</w:t>
      </w:r>
      <w:proofErr w:type="spellEnd"/>
      <w:r w:rsidRPr="00F94643">
        <w:rPr>
          <w:rFonts w:ascii="Menlo Regular" w:hAnsi="Menlo Regular" w:cs="Menlo Regular"/>
          <w:color w:val="000000"/>
          <w:sz w:val="22"/>
          <w:szCs w:val="22"/>
          <w:lang w:val="en-GB"/>
        </w:rPr>
        <w:t xml:space="preserve"> = Image::</w:t>
      </w:r>
      <w:proofErr w:type="spellStart"/>
      <w:r w:rsidRPr="00F94643">
        <w:rPr>
          <w:rFonts w:ascii="Menlo Regular" w:hAnsi="Menlo Regular" w:cs="Menlo Regular"/>
          <w:color w:val="000000"/>
          <w:sz w:val="22"/>
          <w:szCs w:val="22"/>
          <w:lang w:val="en-GB"/>
        </w:rPr>
        <w:t>Magick</w:t>
      </w:r>
      <w:proofErr w:type="spellEnd"/>
      <w:r w:rsidRPr="00F94643">
        <w:rPr>
          <w:rFonts w:ascii="Menlo Regular" w:hAnsi="Menlo Regular" w:cs="Menlo Regular"/>
          <w:color w:val="000000"/>
          <w:sz w:val="22"/>
          <w:szCs w:val="22"/>
          <w:lang w:val="en-GB"/>
        </w:rPr>
        <w:t>-&gt;</w:t>
      </w:r>
      <w:r w:rsidRPr="00F94643">
        <w:rPr>
          <w:rFonts w:ascii="Menlo Regular" w:hAnsi="Menlo Regular" w:cs="Menlo Regular"/>
          <w:color w:val="AA0D91"/>
          <w:sz w:val="22"/>
          <w:szCs w:val="22"/>
          <w:lang w:val="en-GB"/>
        </w:rPr>
        <w:t>new</w:t>
      </w:r>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C41A16"/>
          <w:sz w:val="22"/>
          <w:szCs w:val="22"/>
          <w:lang w:val="en-GB"/>
        </w:rPr>
        <w:t>'size'</w:t>
      </w:r>
      <w:r w:rsidRPr="00F94643">
        <w:rPr>
          <w:rFonts w:ascii="Menlo Regular" w:hAnsi="Menlo Regular" w:cs="Menlo Regular"/>
          <w:color w:val="000000"/>
          <w:sz w:val="22"/>
          <w:szCs w:val="22"/>
          <w:lang w:val="en-GB"/>
        </w:rPr>
        <w:t xml:space="preserve"> =&gt; </w:t>
      </w:r>
      <w:r w:rsidRPr="00F94643">
        <w:rPr>
          <w:rFonts w:ascii="Menlo Regular" w:hAnsi="Menlo Regular" w:cs="Menlo Regular"/>
          <w:color w:val="C41A16"/>
          <w:sz w:val="22"/>
          <w:szCs w:val="22"/>
          <w:lang w:val="en-GB"/>
        </w:rPr>
        <w:t>"${</w:t>
      </w:r>
      <w:proofErr w:type="spellStart"/>
      <w:r w:rsidRPr="00F94643">
        <w:rPr>
          <w:rFonts w:ascii="Menlo Regular" w:hAnsi="Menlo Regular" w:cs="Menlo Regular"/>
          <w:color w:val="C41A16"/>
          <w:sz w:val="22"/>
          <w:szCs w:val="22"/>
          <w:lang w:val="en-GB"/>
        </w:rPr>
        <w:t>new_width</w:t>
      </w:r>
      <w:proofErr w:type="spellEnd"/>
      <w:r w:rsidRPr="00F94643">
        <w:rPr>
          <w:rFonts w:ascii="Menlo Regular" w:hAnsi="Menlo Regular" w:cs="Menlo Regular"/>
          <w:color w:val="C41A16"/>
          <w:sz w:val="22"/>
          <w:szCs w:val="22"/>
          <w:lang w:val="en-GB"/>
        </w:rPr>
        <w:t>}x${</w:t>
      </w:r>
      <w:proofErr w:type="spellStart"/>
      <w:r w:rsidRPr="00F94643">
        <w:rPr>
          <w:rFonts w:ascii="Menlo Regular" w:hAnsi="Menlo Regular" w:cs="Menlo Regular"/>
          <w:color w:val="C41A16"/>
          <w:sz w:val="22"/>
          <w:szCs w:val="22"/>
          <w:lang w:val="en-GB"/>
        </w:rPr>
        <w:t>new_height</w:t>
      </w:r>
      <w:proofErr w:type="spellEnd"/>
      <w:r w:rsidRPr="00F94643">
        <w:rPr>
          <w:rFonts w:ascii="Menlo Regular" w:hAnsi="Menlo Regular" w:cs="Menlo Regular"/>
          <w:color w:val="C41A16"/>
          <w:sz w:val="22"/>
          <w:szCs w:val="22"/>
          <w:lang w:val="en-GB"/>
        </w:rPr>
        <w:t>}"</w:t>
      </w:r>
      <w:r w:rsidRPr="00F94643">
        <w:rPr>
          <w:rFonts w:ascii="Menlo Regular" w:hAnsi="Menlo Regular" w:cs="Menlo Regular"/>
          <w:color w:val="000000"/>
          <w:sz w:val="22"/>
          <w:szCs w:val="22"/>
          <w:lang w:val="en-GB"/>
        </w:rPr>
        <w:t xml:space="preserve"> );</w:t>
      </w:r>
    </w:p>
    <w:p w14:paraId="22CC406E"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t>$</w:t>
      </w:r>
      <w:proofErr w:type="spellStart"/>
      <w:proofErr w:type="gramStart"/>
      <w:r w:rsidRPr="00F94643">
        <w:rPr>
          <w:rFonts w:ascii="Menlo Regular" w:hAnsi="Menlo Regular" w:cs="Menlo Regular"/>
          <w:color w:val="000000"/>
          <w:sz w:val="22"/>
          <w:szCs w:val="22"/>
          <w:lang w:val="en-GB"/>
        </w:rPr>
        <w:t>msg</w:t>
      </w:r>
      <w:proofErr w:type="spellEnd"/>
      <w:proofErr w:type="gramEnd"/>
      <w:r w:rsidRPr="00F94643">
        <w:rPr>
          <w:rFonts w:ascii="Menlo Regular" w:hAnsi="Menlo Regular" w:cs="Menlo Regular"/>
          <w:color w:val="000000"/>
          <w:sz w:val="22"/>
          <w:szCs w:val="22"/>
          <w:lang w:val="en-GB"/>
        </w:rPr>
        <w:t xml:space="preserve"> = $</w:t>
      </w:r>
      <w:proofErr w:type="spellStart"/>
      <w:r w:rsidRPr="00F94643">
        <w:rPr>
          <w:rFonts w:ascii="Menlo Regular" w:hAnsi="Menlo Regular" w:cs="Menlo Regular"/>
          <w:color w:val="000000"/>
          <w:sz w:val="22"/>
          <w:szCs w:val="22"/>
          <w:lang w:val="en-GB"/>
        </w:rPr>
        <w:t>new_img</w:t>
      </w:r>
      <w:proofErr w:type="spellEnd"/>
      <w:r w:rsidRPr="00F94643">
        <w:rPr>
          <w:rFonts w:ascii="Menlo Regular" w:hAnsi="Menlo Regular" w:cs="Menlo Regular"/>
          <w:color w:val="000000"/>
          <w:sz w:val="22"/>
          <w:szCs w:val="22"/>
          <w:lang w:val="en-GB"/>
        </w:rPr>
        <w:t>-&gt;Read(</w:t>
      </w:r>
      <w:r w:rsidRPr="00F94643">
        <w:rPr>
          <w:rFonts w:ascii="Menlo Regular" w:hAnsi="Menlo Regular" w:cs="Menlo Regular"/>
          <w:color w:val="C41A16"/>
          <w:sz w:val="22"/>
          <w:szCs w:val="22"/>
          <w:lang w:val="en-GB"/>
        </w:rPr>
        <w:t>'</w:t>
      </w:r>
      <w:proofErr w:type="spellStart"/>
      <w:r w:rsidRPr="00F94643">
        <w:rPr>
          <w:rFonts w:ascii="Menlo Regular" w:hAnsi="Menlo Regular" w:cs="Menlo Regular"/>
          <w:color w:val="C41A16"/>
          <w:sz w:val="22"/>
          <w:szCs w:val="22"/>
          <w:lang w:val="en-GB"/>
        </w:rPr>
        <w:t>xc:white</w:t>
      </w:r>
      <w:proofErr w:type="spellEnd"/>
      <w:r w:rsidRPr="00F94643">
        <w:rPr>
          <w:rFonts w:ascii="Menlo Regular" w:hAnsi="Menlo Regular" w:cs="Menlo Regular"/>
          <w:color w:val="C41A16"/>
          <w:sz w:val="22"/>
          <w:szCs w:val="22"/>
          <w:lang w:val="en-GB"/>
        </w:rPr>
        <w:t>'</w:t>
      </w:r>
      <w:r w:rsidRPr="00F94643">
        <w:rPr>
          <w:rFonts w:ascii="Menlo Regular" w:hAnsi="Menlo Regular" w:cs="Menlo Regular"/>
          <w:color w:val="000000"/>
          <w:sz w:val="22"/>
          <w:szCs w:val="22"/>
          <w:lang w:val="en-GB"/>
        </w:rPr>
        <w:t>);</w:t>
      </w:r>
      <w:r w:rsidRPr="00F94643">
        <w:rPr>
          <w:rFonts w:ascii="Menlo Regular" w:hAnsi="Menlo Regular" w:cs="Menlo Regular"/>
          <w:color w:val="000000"/>
          <w:sz w:val="22"/>
          <w:szCs w:val="22"/>
          <w:lang w:val="en-GB"/>
        </w:rPr>
        <w:tab/>
      </w:r>
    </w:p>
    <w:p w14:paraId="10D092BB"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t>$</w:t>
      </w:r>
      <w:proofErr w:type="gramStart"/>
      <w:r w:rsidRPr="00F94643">
        <w:rPr>
          <w:rFonts w:ascii="Menlo Regular" w:hAnsi="Menlo Regular" w:cs="Menlo Regular"/>
          <w:color w:val="000000"/>
          <w:sz w:val="22"/>
          <w:szCs w:val="22"/>
          <w:lang w:val="en-GB"/>
        </w:rPr>
        <w:t>log</w:t>
      </w:r>
      <w:proofErr w:type="gramEnd"/>
      <w:r w:rsidRPr="00F94643">
        <w:rPr>
          <w:rFonts w:ascii="Menlo Regular" w:hAnsi="Menlo Regular" w:cs="Menlo Regular"/>
          <w:color w:val="000000"/>
          <w:sz w:val="22"/>
          <w:szCs w:val="22"/>
          <w:lang w:val="en-GB"/>
        </w:rPr>
        <w:t>-&gt;</w:t>
      </w:r>
      <w:r w:rsidRPr="00F94643">
        <w:rPr>
          <w:rFonts w:ascii="Menlo Regular" w:hAnsi="Menlo Regular" w:cs="Menlo Regular"/>
          <w:color w:val="AA0D91"/>
          <w:sz w:val="22"/>
          <w:szCs w:val="22"/>
          <w:lang w:val="en-GB"/>
        </w:rPr>
        <w:t>warn</w:t>
      </w:r>
      <w:r w:rsidRPr="00F94643">
        <w:rPr>
          <w:rFonts w:ascii="Menlo Regular" w:hAnsi="Menlo Regular" w:cs="Menlo Regular"/>
          <w:color w:val="000000"/>
          <w:sz w:val="22"/>
          <w:szCs w:val="22"/>
          <w:lang w:val="en-GB"/>
        </w:rPr>
        <w:t>($</w:t>
      </w:r>
      <w:proofErr w:type="spellStart"/>
      <w:r w:rsidRPr="00F94643">
        <w:rPr>
          <w:rFonts w:ascii="Menlo Regular" w:hAnsi="Menlo Regular" w:cs="Menlo Regular"/>
          <w:color w:val="000000"/>
          <w:sz w:val="22"/>
          <w:szCs w:val="22"/>
          <w:lang w:val="en-GB"/>
        </w:rPr>
        <w:t>msg</w:t>
      </w:r>
      <w:proofErr w:type="spellEnd"/>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AA0D91"/>
          <w:sz w:val="22"/>
          <w:szCs w:val="22"/>
          <w:lang w:val="en-GB"/>
        </w:rPr>
        <w:t>if</w:t>
      </w:r>
      <w:r w:rsidRPr="00F94643">
        <w:rPr>
          <w:rFonts w:ascii="Menlo Regular" w:hAnsi="Menlo Regular" w:cs="Menlo Regular"/>
          <w:color w:val="000000"/>
          <w:sz w:val="22"/>
          <w:szCs w:val="22"/>
          <w:lang w:val="en-GB"/>
        </w:rPr>
        <w:t xml:space="preserve"> $</w:t>
      </w:r>
      <w:proofErr w:type="spellStart"/>
      <w:r w:rsidRPr="00F94643">
        <w:rPr>
          <w:rFonts w:ascii="Menlo Regular" w:hAnsi="Menlo Regular" w:cs="Menlo Regular"/>
          <w:color w:val="000000"/>
          <w:sz w:val="22"/>
          <w:szCs w:val="22"/>
          <w:lang w:val="en-GB"/>
        </w:rPr>
        <w:t>msg</w:t>
      </w:r>
      <w:proofErr w:type="spellEnd"/>
      <w:r w:rsidRPr="00F94643">
        <w:rPr>
          <w:rFonts w:ascii="Menlo Regular" w:hAnsi="Menlo Regular" w:cs="Menlo Regular"/>
          <w:color w:val="000000"/>
          <w:sz w:val="22"/>
          <w:szCs w:val="22"/>
          <w:lang w:val="en-GB"/>
        </w:rPr>
        <w:t>;</w:t>
      </w:r>
    </w:p>
    <w:p w14:paraId="2C99D073"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t>$</w:t>
      </w:r>
      <w:proofErr w:type="gramStart"/>
      <w:r w:rsidRPr="00F94643">
        <w:rPr>
          <w:rFonts w:ascii="Menlo Regular" w:hAnsi="Menlo Regular" w:cs="Menlo Regular"/>
          <w:color w:val="000000"/>
          <w:sz w:val="22"/>
          <w:szCs w:val="22"/>
          <w:lang w:val="en-GB"/>
        </w:rPr>
        <w:t>log</w:t>
      </w:r>
      <w:proofErr w:type="gramEnd"/>
      <w:r w:rsidRPr="00F94643">
        <w:rPr>
          <w:rFonts w:ascii="Menlo Regular" w:hAnsi="Menlo Regular" w:cs="Menlo Regular"/>
          <w:color w:val="000000"/>
          <w:sz w:val="22"/>
          <w:szCs w:val="22"/>
          <w:lang w:val="en-GB"/>
        </w:rPr>
        <w:t>-&gt;info(</w:t>
      </w:r>
      <w:r w:rsidRPr="00F94643">
        <w:rPr>
          <w:rFonts w:ascii="Menlo Regular" w:hAnsi="Menlo Regular" w:cs="Menlo Regular"/>
          <w:color w:val="C41A16"/>
          <w:sz w:val="22"/>
          <w:szCs w:val="22"/>
          <w:lang w:val="en-GB"/>
        </w:rPr>
        <w:t>"instantiated new image"</w:t>
      </w:r>
      <w:r w:rsidRPr="00F94643">
        <w:rPr>
          <w:rFonts w:ascii="Menlo Regular" w:hAnsi="Menlo Regular" w:cs="Menlo Regular"/>
          <w:color w:val="000000"/>
          <w:sz w:val="22"/>
          <w:szCs w:val="22"/>
          <w:lang w:val="en-GB"/>
        </w:rPr>
        <w:t>);</w:t>
      </w:r>
    </w:p>
    <w:p w14:paraId="23DE8E51"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p>
    <w:p w14:paraId="2C06784B"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7400"/>
          <w:sz w:val="22"/>
          <w:szCs w:val="22"/>
          <w:lang w:val="en-GB"/>
        </w:rPr>
        <w:t xml:space="preserve"># </w:t>
      </w:r>
      <w:proofErr w:type="gramStart"/>
      <w:r w:rsidRPr="00F94643">
        <w:rPr>
          <w:rFonts w:ascii="Menlo Regular" w:hAnsi="Menlo Regular" w:cs="Menlo Regular"/>
          <w:color w:val="007400"/>
          <w:sz w:val="22"/>
          <w:szCs w:val="22"/>
          <w:lang w:val="en-GB"/>
        </w:rPr>
        <w:t>assign</w:t>
      </w:r>
      <w:proofErr w:type="gramEnd"/>
      <w:r w:rsidRPr="00F94643">
        <w:rPr>
          <w:rFonts w:ascii="Menlo Regular" w:hAnsi="Menlo Regular" w:cs="Menlo Regular"/>
          <w:color w:val="007400"/>
          <w:sz w:val="22"/>
          <w:szCs w:val="22"/>
          <w:lang w:val="en-GB"/>
        </w:rPr>
        <w:t xml:space="preserve"> pixels</w:t>
      </w:r>
    </w:p>
    <w:p w14:paraId="0F4197F0"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for</w:t>
      </w:r>
      <w:proofErr w:type="gramEnd"/>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AA0D91"/>
          <w:sz w:val="22"/>
          <w:szCs w:val="22"/>
          <w:lang w:val="en-GB"/>
        </w:rPr>
        <w:t>my</w:t>
      </w:r>
      <w:r w:rsidRPr="00F94643">
        <w:rPr>
          <w:rFonts w:ascii="Menlo Regular" w:hAnsi="Menlo Regular" w:cs="Menlo Regular"/>
          <w:color w:val="000000"/>
          <w:sz w:val="22"/>
          <w:szCs w:val="22"/>
          <w:lang w:val="en-GB"/>
        </w:rPr>
        <w:t xml:space="preserve"> $x ( </w:t>
      </w:r>
      <w:r w:rsidRPr="00F94643">
        <w:rPr>
          <w:rFonts w:ascii="Menlo Regular" w:hAnsi="Menlo Regular" w:cs="Menlo Regular"/>
          <w:color w:val="1C00CF"/>
          <w:sz w:val="22"/>
          <w:szCs w:val="22"/>
          <w:lang w:val="en-GB"/>
        </w:rPr>
        <w:t>0</w:t>
      </w:r>
      <w:r w:rsidRPr="00F94643">
        <w:rPr>
          <w:rFonts w:ascii="Menlo Regular" w:hAnsi="Menlo Regular" w:cs="Menlo Regular"/>
          <w:color w:val="000000"/>
          <w:sz w:val="22"/>
          <w:szCs w:val="22"/>
          <w:lang w:val="en-GB"/>
        </w:rPr>
        <w:t xml:space="preserve"> .. $</w:t>
      </w:r>
      <w:proofErr w:type="spellStart"/>
      <w:r w:rsidRPr="00F94643">
        <w:rPr>
          <w:rFonts w:ascii="Menlo Regular" w:hAnsi="Menlo Regular" w:cs="Menlo Regular"/>
          <w:color w:val="000000"/>
          <w:sz w:val="22"/>
          <w:szCs w:val="22"/>
          <w:lang w:val="en-GB"/>
        </w:rPr>
        <w:t>new_width</w:t>
      </w:r>
      <w:proofErr w:type="spellEnd"/>
      <w:r w:rsidRPr="00F94643">
        <w:rPr>
          <w:rFonts w:ascii="Menlo Regular" w:hAnsi="Menlo Regular" w:cs="Menlo Regular"/>
          <w:color w:val="000000"/>
          <w:sz w:val="22"/>
          <w:szCs w:val="22"/>
          <w:lang w:val="en-GB"/>
        </w:rPr>
        <w:t xml:space="preserve"> ) {</w:t>
      </w:r>
    </w:p>
    <w:p w14:paraId="626E78A0"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for</w:t>
      </w:r>
      <w:proofErr w:type="gramEnd"/>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AA0D91"/>
          <w:sz w:val="22"/>
          <w:szCs w:val="22"/>
          <w:lang w:val="en-GB"/>
        </w:rPr>
        <w:t>my</w:t>
      </w:r>
      <w:r w:rsidRPr="00F94643">
        <w:rPr>
          <w:rFonts w:ascii="Menlo Regular" w:hAnsi="Menlo Regular" w:cs="Menlo Regular"/>
          <w:color w:val="000000"/>
          <w:sz w:val="22"/>
          <w:szCs w:val="22"/>
          <w:lang w:val="en-GB"/>
        </w:rPr>
        <w:t xml:space="preserve"> $y ( </w:t>
      </w:r>
      <w:r w:rsidRPr="00F94643">
        <w:rPr>
          <w:rFonts w:ascii="Menlo Regular" w:hAnsi="Menlo Regular" w:cs="Menlo Regular"/>
          <w:color w:val="1C00CF"/>
          <w:sz w:val="22"/>
          <w:szCs w:val="22"/>
          <w:lang w:val="en-GB"/>
        </w:rPr>
        <w:t>0</w:t>
      </w:r>
      <w:r w:rsidRPr="00F94643">
        <w:rPr>
          <w:rFonts w:ascii="Menlo Regular" w:hAnsi="Menlo Regular" w:cs="Menlo Regular"/>
          <w:color w:val="000000"/>
          <w:sz w:val="22"/>
          <w:szCs w:val="22"/>
          <w:lang w:val="en-GB"/>
        </w:rPr>
        <w:t xml:space="preserve"> .. $</w:t>
      </w:r>
      <w:proofErr w:type="spellStart"/>
      <w:r w:rsidRPr="00F94643">
        <w:rPr>
          <w:rFonts w:ascii="Menlo Regular" w:hAnsi="Menlo Regular" w:cs="Menlo Regular"/>
          <w:color w:val="000000"/>
          <w:sz w:val="22"/>
          <w:szCs w:val="22"/>
          <w:lang w:val="en-GB"/>
        </w:rPr>
        <w:t>new_height</w:t>
      </w:r>
      <w:proofErr w:type="spellEnd"/>
      <w:r w:rsidRPr="00F94643">
        <w:rPr>
          <w:rFonts w:ascii="Menlo Regular" w:hAnsi="Menlo Regular" w:cs="Menlo Regular"/>
          <w:color w:val="000000"/>
          <w:sz w:val="22"/>
          <w:szCs w:val="22"/>
          <w:lang w:val="en-GB"/>
        </w:rPr>
        <w:t xml:space="preserve"> ) {</w:t>
      </w:r>
    </w:p>
    <w:p w14:paraId="431672EF"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my</w:t>
      </w:r>
      <w:proofErr w:type="gramEnd"/>
      <w:r w:rsidRPr="00F94643">
        <w:rPr>
          <w:rFonts w:ascii="Menlo Regular" w:hAnsi="Menlo Regular" w:cs="Menlo Regular"/>
          <w:color w:val="000000"/>
          <w:sz w:val="22"/>
          <w:szCs w:val="22"/>
          <w:lang w:val="en-GB"/>
        </w:rPr>
        <w:t xml:space="preserve"> $</w:t>
      </w:r>
      <w:proofErr w:type="spellStart"/>
      <w:r w:rsidRPr="00F94643">
        <w:rPr>
          <w:rFonts w:ascii="Menlo Regular" w:hAnsi="Menlo Regular" w:cs="Menlo Regular"/>
          <w:color w:val="000000"/>
          <w:sz w:val="22"/>
          <w:szCs w:val="22"/>
          <w:lang w:val="en-GB"/>
        </w:rPr>
        <w:t>loc</w:t>
      </w:r>
      <w:proofErr w:type="spellEnd"/>
      <w:r w:rsidRPr="00F94643">
        <w:rPr>
          <w:rFonts w:ascii="Menlo Regular" w:hAnsi="Menlo Regular" w:cs="Menlo Regular"/>
          <w:color w:val="000000"/>
          <w:sz w:val="22"/>
          <w:szCs w:val="22"/>
          <w:lang w:val="en-GB"/>
        </w:rPr>
        <w:t xml:space="preserve"> = ( $x + $</w:t>
      </w:r>
      <w:proofErr w:type="spellStart"/>
      <w:r w:rsidRPr="00F94643">
        <w:rPr>
          <w:rFonts w:ascii="Menlo Regular" w:hAnsi="Menlo Regular" w:cs="Menlo Regular"/>
          <w:color w:val="000000"/>
          <w:sz w:val="22"/>
          <w:szCs w:val="22"/>
          <w:lang w:val="en-GB"/>
        </w:rPr>
        <w:t>min_x</w:t>
      </w:r>
      <w:proofErr w:type="spellEnd"/>
      <w:r w:rsidRPr="00F94643">
        <w:rPr>
          <w:rFonts w:ascii="Menlo Regular" w:hAnsi="Menlo Regular" w:cs="Menlo Regular"/>
          <w:color w:val="000000"/>
          <w:sz w:val="22"/>
          <w:szCs w:val="22"/>
          <w:lang w:val="en-GB"/>
        </w:rPr>
        <w:t xml:space="preserve"> ) . </w:t>
      </w:r>
      <w:r w:rsidRPr="00F94643">
        <w:rPr>
          <w:rFonts w:ascii="Menlo Regular" w:hAnsi="Menlo Regular" w:cs="Menlo Regular"/>
          <w:color w:val="C41A16"/>
          <w:sz w:val="22"/>
          <w:szCs w:val="22"/>
          <w:lang w:val="en-GB"/>
        </w:rPr>
        <w:t>',</w:t>
      </w:r>
      <w:proofErr w:type="gramStart"/>
      <w:r w:rsidRPr="00F94643">
        <w:rPr>
          <w:rFonts w:ascii="Menlo Regular" w:hAnsi="Menlo Regular" w:cs="Menlo Regular"/>
          <w:color w:val="C41A16"/>
          <w:sz w:val="22"/>
          <w:szCs w:val="22"/>
          <w:lang w:val="en-GB"/>
        </w:rPr>
        <w:t>'</w:t>
      </w:r>
      <w:r w:rsidRPr="00F94643">
        <w:rPr>
          <w:rFonts w:ascii="Menlo Regular" w:hAnsi="Menlo Regular" w:cs="Menlo Regular"/>
          <w:color w:val="000000"/>
          <w:sz w:val="22"/>
          <w:szCs w:val="22"/>
          <w:lang w:val="en-GB"/>
        </w:rPr>
        <w:t xml:space="preserve"> .</w:t>
      </w:r>
      <w:proofErr w:type="gramEnd"/>
      <w:r w:rsidRPr="00F94643">
        <w:rPr>
          <w:rFonts w:ascii="Menlo Regular" w:hAnsi="Menlo Regular" w:cs="Menlo Regular"/>
          <w:color w:val="000000"/>
          <w:sz w:val="22"/>
          <w:szCs w:val="22"/>
          <w:lang w:val="en-GB"/>
        </w:rPr>
        <w:t xml:space="preserve"> </w:t>
      </w:r>
      <w:proofErr w:type="gramStart"/>
      <w:r w:rsidRPr="00F94643">
        <w:rPr>
          <w:rFonts w:ascii="Menlo Regular" w:hAnsi="Menlo Regular" w:cs="Menlo Regular"/>
          <w:color w:val="000000"/>
          <w:sz w:val="22"/>
          <w:szCs w:val="22"/>
          <w:lang w:val="en-GB"/>
        </w:rPr>
        <w:t>( $</w:t>
      </w:r>
      <w:proofErr w:type="gramEnd"/>
      <w:r w:rsidRPr="00F94643">
        <w:rPr>
          <w:rFonts w:ascii="Menlo Regular" w:hAnsi="Menlo Regular" w:cs="Menlo Regular"/>
          <w:color w:val="000000"/>
          <w:sz w:val="22"/>
          <w:szCs w:val="22"/>
          <w:lang w:val="en-GB"/>
        </w:rPr>
        <w:t>y + $</w:t>
      </w:r>
      <w:proofErr w:type="spellStart"/>
      <w:r w:rsidRPr="00F94643">
        <w:rPr>
          <w:rFonts w:ascii="Menlo Regular" w:hAnsi="Menlo Regular" w:cs="Menlo Regular"/>
          <w:color w:val="000000"/>
          <w:sz w:val="22"/>
          <w:szCs w:val="22"/>
          <w:lang w:val="en-GB"/>
        </w:rPr>
        <w:t>min_y</w:t>
      </w:r>
      <w:proofErr w:type="spellEnd"/>
      <w:r w:rsidRPr="00F94643">
        <w:rPr>
          <w:rFonts w:ascii="Menlo Regular" w:hAnsi="Menlo Regular" w:cs="Menlo Regular"/>
          <w:color w:val="000000"/>
          <w:sz w:val="22"/>
          <w:szCs w:val="22"/>
          <w:lang w:val="en-GB"/>
        </w:rPr>
        <w:t xml:space="preserve"> );</w:t>
      </w:r>
    </w:p>
    <w:p w14:paraId="4F440860"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if</w:t>
      </w:r>
      <w:proofErr w:type="gramEnd"/>
      <w:r w:rsidRPr="00F94643">
        <w:rPr>
          <w:rFonts w:ascii="Menlo Regular" w:hAnsi="Menlo Regular" w:cs="Menlo Regular"/>
          <w:color w:val="000000"/>
          <w:sz w:val="22"/>
          <w:szCs w:val="22"/>
          <w:lang w:val="en-GB"/>
        </w:rPr>
        <w:t xml:space="preserve"> ( $seen{$</w:t>
      </w:r>
      <w:proofErr w:type="spellStart"/>
      <w:r w:rsidRPr="00F94643">
        <w:rPr>
          <w:rFonts w:ascii="Menlo Regular" w:hAnsi="Menlo Regular" w:cs="Menlo Regular"/>
          <w:color w:val="000000"/>
          <w:sz w:val="22"/>
          <w:szCs w:val="22"/>
          <w:lang w:val="en-GB"/>
        </w:rPr>
        <w:t>loc</w:t>
      </w:r>
      <w:proofErr w:type="spellEnd"/>
      <w:r w:rsidRPr="00F94643">
        <w:rPr>
          <w:rFonts w:ascii="Menlo Regular" w:hAnsi="Menlo Regular" w:cs="Menlo Regular"/>
          <w:color w:val="000000"/>
          <w:sz w:val="22"/>
          <w:szCs w:val="22"/>
          <w:lang w:val="en-GB"/>
        </w:rPr>
        <w:t>} ) {</w:t>
      </w:r>
    </w:p>
    <w:p w14:paraId="000224A5"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t>$</w:t>
      </w:r>
      <w:proofErr w:type="spellStart"/>
      <w:proofErr w:type="gramStart"/>
      <w:r w:rsidRPr="00F94643">
        <w:rPr>
          <w:rFonts w:ascii="Menlo Regular" w:hAnsi="Menlo Regular" w:cs="Menlo Regular"/>
          <w:color w:val="000000"/>
          <w:sz w:val="22"/>
          <w:szCs w:val="22"/>
          <w:lang w:val="en-GB"/>
        </w:rPr>
        <w:t>msg</w:t>
      </w:r>
      <w:proofErr w:type="spellEnd"/>
      <w:proofErr w:type="gramEnd"/>
      <w:r w:rsidRPr="00F94643">
        <w:rPr>
          <w:rFonts w:ascii="Menlo Regular" w:hAnsi="Menlo Regular" w:cs="Menlo Regular"/>
          <w:color w:val="000000"/>
          <w:sz w:val="22"/>
          <w:szCs w:val="22"/>
          <w:lang w:val="en-GB"/>
        </w:rPr>
        <w:t xml:space="preserve"> = $</w:t>
      </w:r>
      <w:proofErr w:type="spellStart"/>
      <w:r w:rsidRPr="00F94643">
        <w:rPr>
          <w:rFonts w:ascii="Menlo Regular" w:hAnsi="Menlo Regular" w:cs="Menlo Regular"/>
          <w:color w:val="000000"/>
          <w:sz w:val="22"/>
          <w:szCs w:val="22"/>
          <w:lang w:val="en-GB"/>
        </w:rPr>
        <w:t>new_img</w:t>
      </w:r>
      <w:proofErr w:type="spellEnd"/>
      <w:r w:rsidRPr="00F94643">
        <w:rPr>
          <w:rFonts w:ascii="Menlo Regular" w:hAnsi="Menlo Regular" w:cs="Menlo Regular"/>
          <w:color w:val="000000"/>
          <w:sz w:val="22"/>
          <w:szCs w:val="22"/>
          <w:lang w:val="en-GB"/>
        </w:rPr>
        <w:t>-&gt;</w:t>
      </w:r>
      <w:proofErr w:type="spellStart"/>
      <w:r w:rsidRPr="00F94643">
        <w:rPr>
          <w:rFonts w:ascii="Menlo Regular" w:hAnsi="Menlo Regular" w:cs="Menlo Regular"/>
          <w:color w:val="000000"/>
          <w:sz w:val="22"/>
          <w:szCs w:val="22"/>
          <w:lang w:val="en-GB"/>
        </w:rPr>
        <w:t>SetPixel</w:t>
      </w:r>
      <w:proofErr w:type="spellEnd"/>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C41A16"/>
          <w:sz w:val="22"/>
          <w:szCs w:val="22"/>
          <w:lang w:val="en-GB"/>
        </w:rPr>
        <w:t>'x'</w:t>
      </w:r>
      <w:r w:rsidRPr="00F94643">
        <w:rPr>
          <w:rFonts w:ascii="Menlo Regular" w:hAnsi="Menlo Regular" w:cs="Menlo Regular"/>
          <w:color w:val="000000"/>
          <w:sz w:val="22"/>
          <w:szCs w:val="22"/>
          <w:lang w:val="en-GB"/>
        </w:rPr>
        <w:t xml:space="preserve"> =&gt; $x, </w:t>
      </w:r>
      <w:r w:rsidRPr="00F94643">
        <w:rPr>
          <w:rFonts w:ascii="Menlo Regular" w:hAnsi="Menlo Regular" w:cs="Menlo Regular"/>
          <w:color w:val="C41A16"/>
          <w:sz w:val="22"/>
          <w:szCs w:val="22"/>
          <w:lang w:val="en-GB"/>
        </w:rPr>
        <w:t>'y'</w:t>
      </w:r>
      <w:r w:rsidRPr="00F94643">
        <w:rPr>
          <w:rFonts w:ascii="Menlo Regular" w:hAnsi="Menlo Regular" w:cs="Menlo Regular"/>
          <w:color w:val="000000"/>
          <w:sz w:val="22"/>
          <w:szCs w:val="22"/>
          <w:lang w:val="en-GB"/>
        </w:rPr>
        <w:t xml:space="preserve"> =&gt; $y, </w:t>
      </w:r>
      <w:r w:rsidRPr="00F94643">
        <w:rPr>
          <w:rFonts w:ascii="Menlo Regular" w:hAnsi="Menlo Regular" w:cs="Menlo Regular"/>
          <w:color w:val="C41A16"/>
          <w:sz w:val="22"/>
          <w:szCs w:val="22"/>
          <w:lang w:val="en-GB"/>
        </w:rPr>
        <w:t>'</w:t>
      </w:r>
      <w:proofErr w:type="spellStart"/>
      <w:r w:rsidRPr="00F94643">
        <w:rPr>
          <w:rFonts w:ascii="Menlo Regular" w:hAnsi="Menlo Regular" w:cs="Menlo Regular"/>
          <w:color w:val="C41A16"/>
          <w:sz w:val="22"/>
          <w:szCs w:val="22"/>
          <w:lang w:val="en-GB"/>
        </w:rPr>
        <w:t>color</w:t>
      </w:r>
      <w:proofErr w:type="spellEnd"/>
      <w:r w:rsidRPr="00F94643">
        <w:rPr>
          <w:rFonts w:ascii="Menlo Regular" w:hAnsi="Menlo Regular" w:cs="Menlo Regular"/>
          <w:color w:val="C41A16"/>
          <w:sz w:val="22"/>
          <w:szCs w:val="22"/>
          <w:lang w:val="en-GB"/>
        </w:rPr>
        <w:t>'</w:t>
      </w:r>
      <w:r w:rsidRPr="00F94643">
        <w:rPr>
          <w:rFonts w:ascii="Menlo Regular" w:hAnsi="Menlo Regular" w:cs="Menlo Regular"/>
          <w:color w:val="000000"/>
          <w:sz w:val="22"/>
          <w:szCs w:val="22"/>
          <w:lang w:val="en-GB"/>
        </w:rPr>
        <w:t xml:space="preserve"> =&gt; $seen{$</w:t>
      </w:r>
      <w:proofErr w:type="spellStart"/>
      <w:r w:rsidRPr="00F94643">
        <w:rPr>
          <w:rFonts w:ascii="Menlo Regular" w:hAnsi="Menlo Regular" w:cs="Menlo Regular"/>
          <w:color w:val="000000"/>
          <w:sz w:val="22"/>
          <w:szCs w:val="22"/>
          <w:lang w:val="en-GB"/>
        </w:rPr>
        <w:t>loc</w:t>
      </w:r>
      <w:proofErr w:type="spellEnd"/>
      <w:r w:rsidRPr="00F94643">
        <w:rPr>
          <w:rFonts w:ascii="Menlo Regular" w:hAnsi="Menlo Regular" w:cs="Menlo Regular"/>
          <w:color w:val="000000"/>
          <w:sz w:val="22"/>
          <w:szCs w:val="22"/>
          <w:lang w:val="en-GB"/>
        </w:rPr>
        <w:t>} );</w:t>
      </w:r>
    </w:p>
    <w:p w14:paraId="6D447247"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t>$</w:t>
      </w:r>
      <w:proofErr w:type="gramStart"/>
      <w:r w:rsidRPr="00F94643">
        <w:rPr>
          <w:rFonts w:ascii="Menlo Regular" w:hAnsi="Menlo Regular" w:cs="Menlo Regular"/>
          <w:color w:val="000000"/>
          <w:sz w:val="22"/>
          <w:szCs w:val="22"/>
          <w:lang w:val="en-GB"/>
        </w:rPr>
        <w:t>log</w:t>
      </w:r>
      <w:proofErr w:type="gramEnd"/>
      <w:r w:rsidRPr="00F94643">
        <w:rPr>
          <w:rFonts w:ascii="Menlo Regular" w:hAnsi="Menlo Regular" w:cs="Menlo Regular"/>
          <w:color w:val="000000"/>
          <w:sz w:val="22"/>
          <w:szCs w:val="22"/>
          <w:lang w:val="en-GB"/>
        </w:rPr>
        <w:t>-&gt;</w:t>
      </w:r>
      <w:r w:rsidRPr="00F94643">
        <w:rPr>
          <w:rFonts w:ascii="Menlo Regular" w:hAnsi="Menlo Regular" w:cs="Menlo Regular"/>
          <w:color w:val="AA0D91"/>
          <w:sz w:val="22"/>
          <w:szCs w:val="22"/>
          <w:lang w:val="en-GB"/>
        </w:rPr>
        <w:t>warn</w:t>
      </w:r>
      <w:r w:rsidRPr="00F94643">
        <w:rPr>
          <w:rFonts w:ascii="Menlo Regular" w:hAnsi="Menlo Regular" w:cs="Menlo Regular"/>
          <w:color w:val="000000"/>
          <w:sz w:val="22"/>
          <w:szCs w:val="22"/>
          <w:lang w:val="en-GB"/>
        </w:rPr>
        <w:t>($</w:t>
      </w:r>
      <w:proofErr w:type="spellStart"/>
      <w:r w:rsidRPr="00F94643">
        <w:rPr>
          <w:rFonts w:ascii="Menlo Regular" w:hAnsi="Menlo Regular" w:cs="Menlo Regular"/>
          <w:color w:val="000000"/>
          <w:sz w:val="22"/>
          <w:szCs w:val="22"/>
          <w:lang w:val="en-GB"/>
        </w:rPr>
        <w:t>msg</w:t>
      </w:r>
      <w:proofErr w:type="spellEnd"/>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AA0D91"/>
          <w:sz w:val="22"/>
          <w:szCs w:val="22"/>
          <w:lang w:val="en-GB"/>
        </w:rPr>
        <w:t>if</w:t>
      </w:r>
      <w:r w:rsidRPr="00F94643">
        <w:rPr>
          <w:rFonts w:ascii="Menlo Regular" w:hAnsi="Menlo Regular" w:cs="Menlo Regular"/>
          <w:color w:val="000000"/>
          <w:sz w:val="22"/>
          <w:szCs w:val="22"/>
          <w:lang w:val="en-GB"/>
        </w:rPr>
        <w:t xml:space="preserve"> $</w:t>
      </w:r>
      <w:proofErr w:type="spellStart"/>
      <w:r w:rsidRPr="00F94643">
        <w:rPr>
          <w:rFonts w:ascii="Menlo Regular" w:hAnsi="Menlo Regular" w:cs="Menlo Regular"/>
          <w:color w:val="000000"/>
          <w:sz w:val="22"/>
          <w:szCs w:val="22"/>
          <w:lang w:val="en-GB"/>
        </w:rPr>
        <w:t>msg</w:t>
      </w:r>
      <w:proofErr w:type="spellEnd"/>
      <w:r w:rsidRPr="00F94643">
        <w:rPr>
          <w:rFonts w:ascii="Menlo Regular" w:hAnsi="Menlo Regular" w:cs="Menlo Regular"/>
          <w:color w:val="000000"/>
          <w:sz w:val="22"/>
          <w:szCs w:val="22"/>
          <w:lang w:val="en-GB"/>
        </w:rPr>
        <w:t>;</w:t>
      </w:r>
    </w:p>
    <w:p w14:paraId="75E111AA"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t>}</w:t>
      </w:r>
    </w:p>
    <w:p w14:paraId="566FA8E8"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t>}</w:t>
      </w:r>
    </w:p>
    <w:p w14:paraId="14AFB9C1"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t>}</w:t>
      </w:r>
    </w:p>
    <w:p w14:paraId="3475E30D"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t>$</w:t>
      </w:r>
      <w:proofErr w:type="gramStart"/>
      <w:r w:rsidRPr="00F94643">
        <w:rPr>
          <w:rFonts w:ascii="Menlo Regular" w:hAnsi="Menlo Regular" w:cs="Menlo Regular"/>
          <w:color w:val="000000"/>
          <w:sz w:val="22"/>
          <w:szCs w:val="22"/>
          <w:lang w:val="en-GB"/>
        </w:rPr>
        <w:t>log</w:t>
      </w:r>
      <w:proofErr w:type="gramEnd"/>
      <w:r w:rsidRPr="00F94643">
        <w:rPr>
          <w:rFonts w:ascii="Menlo Regular" w:hAnsi="Menlo Regular" w:cs="Menlo Regular"/>
          <w:color w:val="000000"/>
          <w:sz w:val="22"/>
          <w:szCs w:val="22"/>
          <w:lang w:val="en-GB"/>
        </w:rPr>
        <w:t>-&gt;info(</w:t>
      </w:r>
      <w:r w:rsidRPr="00F94643">
        <w:rPr>
          <w:rFonts w:ascii="Menlo Regular" w:hAnsi="Menlo Regular" w:cs="Menlo Regular"/>
          <w:color w:val="C41A16"/>
          <w:sz w:val="22"/>
          <w:szCs w:val="22"/>
          <w:lang w:val="en-GB"/>
        </w:rPr>
        <w:t>"assigned new pixels"</w:t>
      </w:r>
      <w:r w:rsidRPr="00F94643">
        <w:rPr>
          <w:rFonts w:ascii="Menlo Regular" w:hAnsi="Menlo Regular" w:cs="Menlo Regular"/>
          <w:color w:val="000000"/>
          <w:sz w:val="22"/>
          <w:szCs w:val="22"/>
          <w:lang w:val="en-GB"/>
        </w:rPr>
        <w:t>);</w:t>
      </w:r>
    </w:p>
    <w:p w14:paraId="29943D92"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p>
    <w:p w14:paraId="370AC755"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7400"/>
          <w:sz w:val="22"/>
          <w:szCs w:val="22"/>
          <w:lang w:val="en-GB"/>
        </w:rPr>
        <w:t xml:space="preserve"># </w:t>
      </w:r>
      <w:proofErr w:type="gramStart"/>
      <w:r w:rsidRPr="00F94643">
        <w:rPr>
          <w:rFonts w:ascii="Menlo Regular" w:hAnsi="Menlo Regular" w:cs="Menlo Regular"/>
          <w:color w:val="007400"/>
          <w:sz w:val="22"/>
          <w:szCs w:val="22"/>
          <w:lang w:val="en-GB"/>
        </w:rPr>
        <w:t>write</w:t>
      </w:r>
      <w:proofErr w:type="gramEnd"/>
      <w:r w:rsidRPr="00F94643">
        <w:rPr>
          <w:rFonts w:ascii="Menlo Regular" w:hAnsi="Menlo Regular" w:cs="Menlo Regular"/>
          <w:color w:val="007400"/>
          <w:sz w:val="22"/>
          <w:szCs w:val="22"/>
          <w:lang w:val="en-GB"/>
        </w:rPr>
        <w:t xml:space="preserve"> image</w:t>
      </w:r>
    </w:p>
    <w:p w14:paraId="338DD1AF"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t>$</w:t>
      </w:r>
      <w:proofErr w:type="spellStart"/>
      <w:proofErr w:type="gramStart"/>
      <w:r w:rsidRPr="00F94643">
        <w:rPr>
          <w:rFonts w:ascii="Menlo Regular" w:hAnsi="Menlo Regular" w:cs="Menlo Regular"/>
          <w:color w:val="000000"/>
          <w:sz w:val="22"/>
          <w:szCs w:val="22"/>
          <w:lang w:val="en-GB"/>
        </w:rPr>
        <w:t>msg</w:t>
      </w:r>
      <w:proofErr w:type="spellEnd"/>
      <w:proofErr w:type="gramEnd"/>
      <w:r w:rsidRPr="00F94643">
        <w:rPr>
          <w:rFonts w:ascii="Menlo Regular" w:hAnsi="Menlo Regular" w:cs="Menlo Regular"/>
          <w:color w:val="000000"/>
          <w:sz w:val="22"/>
          <w:szCs w:val="22"/>
          <w:lang w:val="en-GB"/>
        </w:rPr>
        <w:t xml:space="preserve"> = $</w:t>
      </w:r>
      <w:proofErr w:type="spellStart"/>
      <w:r w:rsidRPr="00F94643">
        <w:rPr>
          <w:rFonts w:ascii="Menlo Regular" w:hAnsi="Menlo Regular" w:cs="Menlo Regular"/>
          <w:color w:val="000000"/>
          <w:sz w:val="22"/>
          <w:szCs w:val="22"/>
          <w:lang w:val="en-GB"/>
        </w:rPr>
        <w:t>new_img</w:t>
      </w:r>
      <w:proofErr w:type="spellEnd"/>
      <w:r w:rsidRPr="00F94643">
        <w:rPr>
          <w:rFonts w:ascii="Menlo Regular" w:hAnsi="Menlo Regular" w:cs="Menlo Regular"/>
          <w:color w:val="000000"/>
          <w:sz w:val="22"/>
          <w:szCs w:val="22"/>
          <w:lang w:val="en-GB"/>
        </w:rPr>
        <w:t>-&gt;Write(</w:t>
      </w:r>
      <w:r w:rsidRPr="00F94643">
        <w:rPr>
          <w:rFonts w:ascii="Menlo Regular" w:hAnsi="Menlo Regular" w:cs="Menlo Regular"/>
          <w:color w:val="C41A16"/>
          <w:sz w:val="22"/>
          <w:szCs w:val="22"/>
          <w:lang w:val="en-GB"/>
        </w:rPr>
        <w:t>"${nucleus}.</w:t>
      </w:r>
      <w:proofErr w:type="spellStart"/>
      <w:r w:rsidRPr="00F94643">
        <w:rPr>
          <w:rFonts w:ascii="Menlo Regular" w:hAnsi="Menlo Regular" w:cs="Menlo Regular"/>
          <w:color w:val="C41A16"/>
          <w:sz w:val="22"/>
          <w:szCs w:val="22"/>
          <w:lang w:val="en-GB"/>
        </w:rPr>
        <w:t>png</w:t>
      </w:r>
      <w:proofErr w:type="spellEnd"/>
      <w:r w:rsidRPr="00F94643">
        <w:rPr>
          <w:rFonts w:ascii="Menlo Regular" w:hAnsi="Menlo Regular" w:cs="Menlo Regular"/>
          <w:color w:val="C41A16"/>
          <w:sz w:val="22"/>
          <w:szCs w:val="22"/>
          <w:lang w:val="en-GB"/>
        </w:rPr>
        <w:t>"</w:t>
      </w:r>
      <w:r w:rsidRPr="00F94643">
        <w:rPr>
          <w:rFonts w:ascii="Menlo Regular" w:hAnsi="Menlo Regular" w:cs="Menlo Regular"/>
          <w:color w:val="000000"/>
          <w:sz w:val="22"/>
          <w:szCs w:val="22"/>
          <w:lang w:val="en-GB"/>
        </w:rPr>
        <w:t>);</w:t>
      </w:r>
    </w:p>
    <w:p w14:paraId="62B1FD31"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t>$</w:t>
      </w:r>
      <w:proofErr w:type="gramStart"/>
      <w:r w:rsidRPr="00F94643">
        <w:rPr>
          <w:rFonts w:ascii="Menlo Regular" w:hAnsi="Menlo Regular" w:cs="Menlo Regular"/>
          <w:color w:val="000000"/>
          <w:sz w:val="22"/>
          <w:szCs w:val="22"/>
          <w:lang w:val="en-GB"/>
        </w:rPr>
        <w:t>log</w:t>
      </w:r>
      <w:proofErr w:type="gramEnd"/>
      <w:r w:rsidRPr="00F94643">
        <w:rPr>
          <w:rFonts w:ascii="Menlo Regular" w:hAnsi="Menlo Regular" w:cs="Menlo Regular"/>
          <w:color w:val="000000"/>
          <w:sz w:val="22"/>
          <w:szCs w:val="22"/>
          <w:lang w:val="en-GB"/>
        </w:rPr>
        <w:t>-&gt;</w:t>
      </w:r>
      <w:r w:rsidRPr="00F94643">
        <w:rPr>
          <w:rFonts w:ascii="Menlo Regular" w:hAnsi="Menlo Regular" w:cs="Menlo Regular"/>
          <w:color w:val="AA0D91"/>
          <w:sz w:val="22"/>
          <w:szCs w:val="22"/>
          <w:lang w:val="en-GB"/>
        </w:rPr>
        <w:t>warn</w:t>
      </w:r>
      <w:r w:rsidRPr="00F94643">
        <w:rPr>
          <w:rFonts w:ascii="Menlo Regular" w:hAnsi="Menlo Regular" w:cs="Menlo Regular"/>
          <w:color w:val="000000"/>
          <w:sz w:val="22"/>
          <w:szCs w:val="22"/>
          <w:lang w:val="en-GB"/>
        </w:rPr>
        <w:t>($</w:t>
      </w:r>
      <w:proofErr w:type="spellStart"/>
      <w:r w:rsidRPr="00F94643">
        <w:rPr>
          <w:rFonts w:ascii="Menlo Regular" w:hAnsi="Menlo Regular" w:cs="Menlo Regular"/>
          <w:color w:val="000000"/>
          <w:sz w:val="22"/>
          <w:szCs w:val="22"/>
          <w:lang w:val="en-GB"/>
        </w:rPr>
        <w:t>msg</w:t>
      </w:r>
      <w:proofErr w:type="spellEnd"/>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AA0D91"/>
          <w:sz w:val="22"/>
          <w:szCs w:val="22"/>
          <w:lang w:val="en-GB"/>
        </w:rPr>
        <w:t>if</w:t>
      </w:r>
      <w:r w:rsidRPr="00F94643">
        <w:rPr>
          <w:rFonts w:ascii="Menlo Regular" w:hAnsi="Menlo Regular" w:cs="Menlo Regular"/>
          <w:color w:val="000000"/>
          <w:sz w:val="22"/>
          <w:szCs w:val="22"/>
          <w:lang w:val="en-GB"/>
        </w:rPr>
        <w:t xml:space="preserve"> $</w:t>
      </w:r>
      <w:proofErr w:type="spellStart"/>
      <w:r w:rsidRPr="00F94643">
        <w:rPr>
          <w:rFonts w:ascii="Menlo Regular" w:hAnsi="Menlo Regular" w:cs="Menlo Regular"/>
          <w:color w:val="000000"/>
          <w:sz w:val="22"/>
          <w:szCs w:val="22"/>
          <w:lang w:val="en-GB"/>
        </w:rPr>
        <w:t>msg</w:t>
      </w:r>
      <w:proofErr w:type="spellEnd"/>
      <w:r w:rsidRPr="00F94643">
        <w:rPr>
          <w:rFonts w:ascii="Menlo Regular" w:hAnsi="Menlo Regular" w:cs="Menlo Regular"/>
          <w:color w:val="000000"/>
          <w:sz w:val="22"/>
          <w:szCs w:val="22"/>
          <w:lang w:val="en-GB"/>
        </w:rPr>
        <w:t>;</w:t>
      </w:r>
    </w:p>
    <w:p w14:paraId="614B19BD"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t>$</w:t>
      </w:r>
      <w:proofErr w:type="gramStart"/>
      <w:r w:rsidRPr="00F94643">
        <w:rPr>
          <w:rFonts w:ascii="Menlo Regular" w:hAnsi="Menlo Regular" w:cs="Menlo Regular"/>
          <w:color w:val="000000"/>
          <w:sz w:val="22"/>
          <w:szCs w:val="22"/>
          <w:lang w:val="en-GB"/>
        </w:rPr>
        <w:t>log</w:t>
      </w:r>
      <w:proofErr w:type="gramEnd"/>
      <w:r w:rsidRPr="00F94643">
        <w:rPr>
          <w:rFonts w:ascii="Menlo Regular" w:hAnsi="Menlo Regular" w:cs="Menlo Regular"/>
          <w:color w:val="000000"/>
          <w:sz w:val="22"/>
          <w:szCs w:val="22"/>
          <w:lang w:val="en-GB"/>
        </w:rPr>
        <w:t>-&gt;info(</w:t>
      </w:r>
      <w:r w:rsidRPr="00F94643">
        <w:rPr>
          <w:rFonts w:ascii="Menlo Regular" w:hAnsi="Menlo Regular" w:cs="Menlo Regular"/>
          <w:color w:val="C41A16"/>
          <w:sz w:val="22"/>
          <w:szCs w:val="22"/>
          <w:lang w:val="en-GB"/>
        </w:rPr>
        <w:t>"wrote image ${nucleus}.</w:t>
      </w:r>
      <w:proofErr w:type="spellStart"/>
      <w:r w:rsidRPr="00F94643">
        <w:rPr>
          <w:rFonts w:ascii="Menlo Regular" w:hAnsi="Menlo Regular" w:cs="Menlo Regular"/>
          <w:color w:val="C41A16"/>
          <w:sz w:val="22"/>
          <w:szCs w:val="22"/>
          <w:lang w:val="en-GB"/>
        </w:rPr>
        <w:t>png</w:t>
      </w:r>
      <w:proofErr w:type="spellEnd"/>
      <w:r w:rsidRPr="00F94643">
        <w:rPr>
          <w:rFonts w:ascii="Menlo Regular" w:hAnsi="Menlo Regular" w:cs="Menlo Regular"/>
          <w:color w:val="C41A16"/>
          <w:sz w:val="22"/>
          <w:szCs w:val="22"/>
          <w:lang w:val="en-GB"/>
        </w:rPr>
        <w:t>"</w:t>
      </w:r>
      <w:r w:rsidRPr="00F94643">
        <w:rPr>
          <w:rFonts w:ascii="Menlo Regular" w:hAnsi="Menlo Regular" w:cs="Menlo Regular"/>
          <w:color w:val="000000"/>
          <w:sz w:val="22"/>
          <w:szCs w:val="22"/>
          <w:lang w:val="en-GB"/>
        </w:rPr>
        <w:t>);</w:t>
      </w:r>
    </w:p>
    <w:p w14:paraId="192758CE"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w:t>
      </w:r>
    </w:p>
    <w:p w14:paraId="158694F4"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670D1E5E"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sub</w:t>
      </w:r>
      <w:proofErr w:type="gramEnd"/>
      <w:r w:rsidRPr="00F94643">
        <w:rPr>
          <w:rFonts w:ascii="Menlo Regular" w:hAnsi="Menlo Regular" w:cs="Menlo Regular"/>
          <w:color w:val="000000"/>
          <w:sz w:val="22"/>
          <w:szCs w:val="22"/>
          <w:lang w:val="en-GB"/>
        </w:rPr>
        <w:t xml:space="preserve"> </w:t>
      </w:r>
      <w:proofErr w:type="spellStart"/>
      <w:r w:rsidRPr="00F94643">
        <w:rPr>
          <w:rFonts w:ascii="Menlo Regular" w:hAnsi="Menlo Regular" w:cs="Menlo Regular"/>
          <w:color w:val="000000"/>
          <w:sz w:val="22"/>
          <w:szCs w:val="22"/>
          <w:lang w:val="en-GB"/>
        </w:rPr>
        <w:t>recurse</w:t>
      </w:r>
      <w:proofErr w:type="spellEnd"/>
      <w:r w:rsidRPr="00F94643">
        <w:rPr>
          <w:rFonts w:ascii="Menlo Regular" w:hAnsi="Menlo Regular" w:cs="Menlo Regular"/>
          <w:color w:val="000000"/>
          <w:sz w:val="22"/>
          <w:szCs w:val="22"/>
          <w:lang w:val="en-GB"/>
        </w:rPr>
        <w:t xml:space="preserve"> {</w:t>
      </w:r>
    </w:p>
    <w:p w14:paraId="7D52F228"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my</w:t>
      </w:r>
      <w:proofErr w:type="gramEnd"/>
      <w:r w:rsidRPr="00F94643">
        <w:rPr>
          <w:rFonts w:ascii="Menlo Regular" w:hAnsi="Menlo Regular" w:cs="Menlo Regular"/>
          <w:color w:val="000000"/>
          <w:sz w:val="22"/>
          <w:szCs w:val="22"/>
          <w:lang w:val="en-GB"/>
        </w:rPr>
        <w:t xml:space="preserve"> %</w:t>
      </w:r>
      <w:proofErr w:type="spellStart"/>
      <w:r w:rsidRPr="00F94643">
        <w:rPr>
          <w:rFonts w:ascii="Menlo Regular" w:hAnsi="Menlo Regular" w:cs="Menlo Regular"/>
          <w:color w:val="000000"/>
          <w:sz w:val="22"/>
          <w:szCs w:val="22"/>
          <w:lang w:val="en-GB"/>
        </w:rPr>
        <w:t>args</w:t>
      </w:r>
      <w:proofErr w:type="spellEnd"/>
      <w:r w:rsidRPr="00F94643">
        <w:rPr>
          <w:rFonts w:ascii="Menlo Regular" w:hAnsi="Menlo Regular" w:cs="Menlo Regular"/>
          <w:color w:val="000000"/>
          <w:sz w:val="22"/>
          <w:szCs w:val="22"/>
          <w:lang w:val="en-GB"/>
        </w:rPr>
        <w:t xml:space="preserve"> = @_;</w:t>
      </w:r>
    </w:p>
    <w:p w14:paraId="7220EBF4"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p>
    <w:p w14:paraId="7408E08E"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7400"/>
          <w:sz w:val="22"/>
          <w:szCs w:val="22"/>
          <w:lang w:val="en-GB"/>
        </w:rPr>
        <w:t xml:space="preserve"># </w:t>
      </w:r>
      <w:proofErr w:type="gramStart"/>
      <w:r w:rsidRPr="00F94643">
        <w:rPr>
          <w:rFonts w:ascii="Menlo Regular" w:hAnsi="Menlo Regular" w:cs="Menlo Regular"/>
          <w:color w:val="007400"/>
          <w:sz w:val="22"/>
          <w:szCs w:val="22"/>
          <w:lang w:val="en-GB"/>
        </w:rPr>
        <w:t>get</w:t>
      </w:r>
      <w:proofErr w:type="gramEnd"/>
      <w:r w:rsidRPr="00F94643">
        <w:rPr>
          <w:rFonts w:ascii="Menlo Regular" w:hAnsi="Menlo Regular" w:cs="Menlo Regular"/>
          <w:color w:val="007400"/>
          <w:sz w:val="22"/>
          <w:szCs w:val="22"/>
          <w:lang w:val="en-GB"/>
        </w:rPr>
        <w:t xml:space="preserve"> sub </w:t>
      </w:r>
      <w:proofErr w:type="spellStart"/>
      <w:r w:rsidRPr="00F94643">
        <w:rPr>
          <w:rFonts w:ascii="Menlo Regular" w:hAnsi="Menlo Regular" w:cs="Menlo Regular"/>
          <w:color w:val="007400"/>
          <w:sz w:val="22"/>
          <w:szCs w:val="22"/>
          <w:lang w:val="en-GB"/>
        </w:rPr>
        <w:t>args</w:t>
      </w:r>
      <w:proofErr w:type="spellEnd"/>
    </w:p>
    <w:p w14:paraId="139B9D9A"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lastRenderedPageBreak/>
        <w:tab/>
      </w:r>
      <w:proofErr w:type="gramStart"/>
      <w:r w:rsidRPr="00F94643">
        <w:rPr>
          <w:rFonts w:ascii="Menlo Regular" w:hAnsi="Menlo Regular" w:cs="Menlo Regular"/>
          <w:color w:val="AA0D91"/>
          <w:sz w:val="22"/>
          <w:szCs w:val="22"/>
          <w:lang w:val="en-GB"/>
        </w:rPr>
        <w:t>my</w:t>
      </w:r>
      <w:proofErr w:type="gramEnd"/>
      <w:r w:rsidRPr="00F94643">
        <w:rPr>
          <w:rFonts w:ascii="Menlo Regular" w:hAnsi="Menlo Regular" w:cs="Menlo Regular"/>
          <w:color w:val="000000"/>
          <w:sz w:val="22"/>
          <w:szCs w:val="22"/>
          <w:lang w:val="en-GB"/>
        </w:rPr>
        <w:t xml:space="preserve"> $nucleus   = </w:t>
      </w:r>
      <w:r w:rsidRPr="00F94643">
        <w:rPr>
          <w:rFonts w:ascii="Menlo Regular" w:hAnsi="Menlo Regular" w:cs="Menlo Regular"/>
          <w:color w:val="AA0D91"/>
          <w:sz w:val="22"/>
          <w:szCs w:val="22"/>
          <w:lang w:val="en-GB"/>
        </w:rPr>
        <w:t>delete</w:t>
      </w:r>
      <w:r w:rsidRPr="00F94643">
        <w:rPr>
          <w:rFonts w:ascii="Menlo Regular" w:hAnsi="Menlo Regular" w:cs="Menlo Regular"/>
          <w:color w:val="000000"/>
          <w:sz w:val="22"/>
          <w:szCs w:val="22"/>
          <w:lang w:val="en-GB"/>
        </w:rPr>
        <w:t xml:space="preserve"> $</w:t>
      </w:r>
      <w:proofErr w:type="spellStart"/>
      <w:r w:rsidRPr="00F94643">
        <w:rPr>
          <w:rFonts w:ascii="Menlo Regular" w:hAnsi="Menlo Regular" w:cs="Menlo Regular"/>
          <w:color w:val="000000"/>
          <w:sz w:val="22"/>
          <w:szCs w:val="22"/>
          <w:lang w:val="en-GB"/>
        </w:rPr>
        <w:t>args</w:t>
      </w:r>
      <w:proofErr w:type="spellEnd"/>
      <w:r w:rsidRPr="00F94643">
        <w:rPr>
          <w:rFonts w:ascii="Menlo Regular" w:hAnsi="Menlo Regular" w:cs="Menlo Regular"/>
          <w:color w:val="000000"/>
          <w:sz w:val="22"/>
          <w:szCs w:val="22"/>
          <w:lang w:val="en-GB"/>
        </w:rPr>
        <w:t>{nucleus};</w:t>
      </w:r>
    </w:p>
    <w:p w14:paraId="53F9D3B8"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my</w:t>
      </w:r>
      <w:proofErr w:type="gramEnd"/>
      <w:r w:rsidRPr="00F94643">
        <w:rPr>
          <w:rFonts w:ascii="Menlo Regular" w:hAnsi="Menlo Regular" w:cs="Menlo Regular"/>
          <w:color w:val="000000"/>
          <w:sz w:val="22"/>
          <w:szCs w:val="22"/>
          <w:lang w:val="en-GB"/>
        </w:rPr>
        <w:t xml:space="preserve"> ( $x, $y ) = @</w:t>
      </w:r>
      <w:proofErr w:type="spellStart"/>
      <w:r w:rsidRPr="00F94643">
        <w:rPr>
          <w:rFonts w:ascii="Menlo Regular" w:hAnsi="Menlo Regular" w:cs="Menlo Regular"/>
          <w:color w:val="000000"/>
          <w:sz w:val="22"/>
          <w:szCs w:val="22"/>
          <w:lang w:val="en-GB"/>
        </w:rPr>
        <w:t>args</w:t>
      </w:r>
      <w:proofErr w:type="spellEnd"/>
      <w:r w:rsidRPr="00F94643">
        <w:rPr>
          <w:rFonts w:ascii="Menlo Regular" w:hAnsi="Menlo Regular" w:cs="Menlo Regular"/>
          <w:color w:val="000000"/>
          <w:sz w:val="22"/>
          <w:szCs w:val="22"/>
          <w:lang w:val="en-GB"/>
        </w:rPr>
        <w:t>{</w:t>
      </w:r>
      <w:proofErr w:type="spellStart"/>
      <w:r w:rsidRPr="00F94643">
        <w:rPr>
          <w:rFonts w:ascii="Menlo Regular" w:hAnsi="Menlo Regular" w:cs="Menlo Regular"/>
          <w:color w:val="000000"/>
          <w:sz w:val="22"/>
          <w:szCs w:val="22"/>
          <w:lang w:val="en-GB"/>
        </w:rPr>
        <w:t>qw</w:t>
      </w:r>
      <w:proofErr w:type="spellEnd"/>
      <w:r w:rsidRPr="00F94643">
        <w:rPr>
          <w:rFonts w:ascii="Menlo Regular" w:hAnsi="Menlo Regular" w:cs="Menlo Regular"/>
          <w:color w:val="000000"/>
          <w:sz w:val="22"/>
          <w:szCs w:val="22"/>
          <w:lang w:val="en-GB"/>
        </w:rPr>
        <w:t>(x y)};</w:t>
      </w:r>
    </w:p>
    <w:p w14:paraId="323C0B38"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p>
    <w:p w14:paraId="448720DC"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7400"/>
          <w:sz w:val="22"/>
          <w:szCs w:val="22"/>
          <w:lang w:val="en-GB"/>
        </w:rPr>
        <w:t xml:space="preserve"># </w:t>
      </w:r>
      <w:proofErr w:type="gramStart"/>
      <w:r w:rsidRPr="00F94643">
        <w:rPr>
          <w:rFonts w:ascii="Menlo Regular" w:hAnsi="Menlo Regular" w:cs="Menlo Regular"/>
          <w:color w:val="007400"/>
          <w:sz w:val="22"/>
          <w:szCs w:val="22"/>
          <w:lang w:val="en-GB"/>
        </w:rPr>
        <w:t>sample</w:t>
      </w:r>
      <w:proofErr w:type="gramEnd"/>
      <w:r w:rsidRPr="00F94643">
        <w:rPr>
          <w:rFonts w:ascii="Menlo Regular" w:hAnsi="Menlo Regular" w:cs="Menlo Regular"/>
          <w:color w:val="007400"/>
          <w:sz w:val="22"/>
          <w:szCs w:val="22"/>
          <w:lang w:val="en-GB"/>
        </w:rPr>
        <w:t xml:space="preserve"> the focal pixel</w:t>
      </w:r>
    </w:p>
    <w:p w14:paraId="0F0476A2"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my</w:t>
      </w:r>
      <w:proofErr w:type="gramEnd"/>
      <w:r w:rsidRPr="00F94643">
        <w:rPr>
          <w:rFonts w:ascii="Menlo Regular" w:hAnsi="Menlo Regular" w:cs="Menlo Regular"/>
          <w:color w:val="000000"/>
          <w:sz w:val="22"/>
          <w:szCs w:val="22"/>
          <w:lang w:val="en-GB"/>
        </w:rPr>
        <w:t xml:space="preserve"> @pixel = $</w:t>
      </w:r>
      <w:proofErr w:type="spellStart"/>
      <w:r w:rsidRPr="00F94643">
        <w:rPr>
          <w:rFonts w:ascii="Menlo Regular" w:hAnsi="Menlo Regular" w:cs="Menlo Regular"/>
          <w:color w:val="000000"/>
          <w:sz w:val="22"/>
          <w:szCs w:val="22"/>
          <w:lang w:val="en-GB"/>
        </w:rPr>
        <w:t>img</w:t>
      </w:r>
      <w:proofErr w:type="spellEnd"/>
      <w:r w:rsidRPr="00F94643">
        <w:rPr>
          <w:rFonts w:ascii="Menlo Regular" w:hAnsi="Menlo Regular" w:cs="Menlo Regular"/>
          <w:color w:val="000000"/>
          <w:sz w:val="22"/>
          <w:szCs w:val="22"/>
          <w:lang w:val="en-GB"/>
        </w:rPr>
        <w:t>-&gt;</w:t>
      </w:r>
      <w:proofErr w:type="spellStart"/>
      <w:r w:rsidRPr="00F94643">
        <w:rPr>
          <w:rFonts w:ascii="Menlo Regular" w:hAnsi="Menlo Regular" w:cs="Menlo Regular"/>
          <w:color w:val="000000"/>
          <w:sz w:val="22"/>
          <w:szCs w:val="22"/>
          <w:lang w:val="en-GB"/>
        </w:rPr>
        <w:t>GetPixel</w:t>
      </w:r>
      <w:proofErr w:type="spellEnd"/>
      <w:r w:rsidRPr="00F94643">
        <w:rPr>
          <w:rFonts w:ascii="Menlo Regular" w:hAnsi="Menlo Regular" w:cs="Menlo Regular"/>
          <w:color w:val="000000"/>
          <w:sz w:val="22"/>
          <w:szCs w:val="22"/>
          <w:lang w:val="en-GB"/>
        </w:rPr>
        <w:t>(%</w:t>
      </w:r>
      <w:proofErr w:type="spellStart"/>
      <w:r w:rsidRPr="00F94643">
        <w:rPr>
          <w:rFonts w:ascii="Menlo Regular" w:hAnsi="Menlo Regular" w:cs="Menlo Regular"/>
          <w:color w:val="000000"/>
          <w:sz w:val="22"/>
          <w:szCs w:val="22"/>
          <w:lang w:val="en-GB"/>
        </w:rPr>
        <w:t>args</w:t>
      </w:r>
      <w:proofErr w:type="spellEnd"/>
      <w:r w:rsidRPr="00F94643">
        <w:rPr>
          <w:rFonts w:ascii="Menlo Regular" w:hAnsi="Menlo Regular" w:cs="Menlo Regular"/>
          <w:color w:val="000000"/>
          <w:sz w:val="22"/>
          <w:szCs w:val="22"/>
          <w:lang w:val="en-GB"/>
        </w:rPr>
        <w:t>);</w:t>
      </w:r>
    </w:p>
    <w:p w14:paraId="3947EF1B"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p>
    <w:p w14:paraId="17ACB8E0"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7400"/>
          <w:sz w:val="22"/>
          <w:szCs w:val="22"/>
          <w:lang w:val="en-GB"/>
        </w:rPr>
        <w:t xml:space="preserve"># </w:t>
      </w:r>
      <w:proofErr w:type="gramStart"/>
      <w:r w:rsidRPr="00F94643">
        <w:rPr>
          <w:rFonts w:ascii="Menlo Regular" w:hAnsi="Menlo Regular" w:cs="Menlo Regular"/>
          <w:color w:val="007400"/>
          <w:sz w:val="22"/>
          <w:szCs w:val="22"/>
          <w:lang w:val="en-GB"/>
        </w:rPr>
        <w:t>if</w:t>
      </w:r>
      <w:proofErr w:type="gramEnd"/>
      <w:r w:rsidRPr="00F94643">
        <w:rPr>
          <w:rFonts w:ascii="Menlo Regular" w:hAnsi="Menlo Regular" w:cs="Menlo Regular"/>
          <w:color w:val="007400"/>
          <w:sz w:val="22"/>
          <w:szCs w:val="22"/>
          <w:lang w:val="en-GB"/>
        </w:rPr>
        <w:t xml:space="preserve"> pixel is darker than threshold and not yet seen...</w:t>
      </w:r>
    </w:p>
    <w:p w14:paraId="583D2996"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if</w:t>
      </w:r>
      <w:proofErr w:type="gramEnd"/>
      <w:r w:rsidRPr="00F94643">
        <w:rPr>
          <w:rFonts w:ascii="Menlo Regular" w:hAnsi="Menlo Regular" w:cs="Menlo Regular"/>
          <w:color w:val="000000"/>
          <w:sz w:val="22"/>
          <w:szCs w:val="22"/>
          <w:lang w:val="en-GB"/>
        </w:rPr>
        <w:t xml:space="preserve"> ( sum(@pixel)/</w:t>
      </w:r>
      <w:r w:rsidRPr="00F94643">
        <w:rPr>
          <w:rFonts w:ascii="Menlo Regular" w:hAnsi="Menlo Regular" w:cs="Menlo Regular"/>
          <w:color w:val="AA0D91"/>
          <w:sz w:val="22"/>
          <w:szCs w:val="22"/>
          <w:lang w:val="en-GB"/>
        </w:rPr>
        <w:t>scalar</w:t>
      </w:r>
      <w:r w:rsidRPr="00F94643">
        <w:rPr>
          <w:rFonts w:ascii="Menlo Regular" w:hAnsi="Menlo Regular" w:cs="Menlo Regular"/>
          <w:color w:val="000000"/>
          <w:sz w:val="22"/>
          <w:szCs w:val="22"/>
          <w:lang w:val="en-GB"/>
        </w:rPr>
        <w:t>(@pixel) &lt; $threshold &amp;&amp; ! $seen{</w:t>
      </w:r>
      <w:r w:rsidRPr="00F94643">
        <w:rPr>
          <w:rFonts w:ascii="Menlo Regular" w:hAnsi="Menlo Regular" w:cs="Menlo Regular"/>
          <w:color w:val="C41A16"/>
          <w:sz w:val="22"/>
          <w:szCs w:val="22"/>
          <w:lang w:val="en-GB"/>
        </w:rPr>
        <w:t>"$</w:t>
      </w:r>
      <w:proofErr w:type="spellStart"/>
      <w:r w:rsidRPr="00F94643">
        <w:rPr>
          <w:rFonts w:ascii="Menlo Regular" w:hAnsi="Menlo Regular" w:cs="Menlo Regular"/>
          <w:color w:val="C41A16"/>
          <w:sz w:val="22"/>
          <w:szCs w:val="22"/>
          <w:lang w:val="en-GB"/>
        </w:rPr>
        <w:t>x,$y</w:t>
      </w:r>
      <w:proofErr w:type="spellEnd"/>
      <w:r w:rsidRPr="00F94643">
        <w:rPr>
          <w:rFonts w:ascii="Menlo Regular" w:hAnsi="Menlo Regular" w:cs="Menlo Regular"/>
          <w:color w:val="C41A16"/>
          <w:sz w:val="22"/>
          <w:szCs w:val="22"/>
          <w:lang w:val="en-GB"/>
        </w:rPr>
        <w:t>"</w:t>
      </w:r>
      <w:r w:rsidRPr="00F94643">
        <w:rPr>
          <w:rFonts w:ascii="Menlo Regular" w:hAnsi="Menlo Regular" w:cs="Menlo Regular"/>
          <w:color w:val="000000"/>
          <w:sz w:val="22"/>
          <w:szCs w:val="22"/>
          <w:lang w:val="en-GB"/>
        </w:rPr>
        <w:t>} ) {</w:t>
      </w:r>
    </w:p>
    <w:p w14:paraId="3D7152E2"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t>$</w:t>
      </w:r>
      <w:proofErr w:type="gramStart"/>
      <w:r w:rsidRPr="00F94643">
        <w:rPr>
          <w:rFonts w:ascii="Menlo Regular" w:hAnsi="Menlo Regular" w:cs="Menlo Regular"/>
          <w:color w:val="000000"/>
          <w:sz w:val="22"/>
          <w:szCs w:val="22"/>
          <w:lang w:val="en-GB"/>
        </w:rPr>
        <w:t>log</w:t>
      </w:r>
      <w:proofErr w:type="gramEnd"/>
      <w:r w:rsidRPr="00F94643">
        <w:rPr>
          <w:rFonts w:ascii="Menlo Regular" w:hAnsi="Menlo Regular" w:cs="Menlo Regular"/>
          <w:color w:val="000000"/>
          <w:sz w:val="22"/>
          <w:szCs w:val="22"/>
          <w:lang w:val="en-GB"/>
        </w:rPr>
        <w:t>-&gt;debug(</w:t>
      </w:r>
      <w:r w:rsidRPr="00F94643">
        <w:rPr>
          <w:rFonts w:ascii="Menlo Regular" w:hAnsi="Menlo Regular" w:cs="Menlo Regular"/>
          <w:color w:val="C41A16"/>
          <w:sz w:val="22"/>
          <w:szCs w:val="22"/>
          <w:lang w:val="en-GB"/>
        </w:rPr>
        <w:t>"$</w:t>
      </w:r>
      <w:proofErr w:type="spellStart"/>
      <w:r w:rsidRPr="00F94643">
        <w:rPr>
          <w:rFonts w:ascii="Menlo Regular" w:hAnsi="Menlo Regular" w:cs="Menlo Regular"/>
          <w:color w:val="C41A16"/>
          <w:sz w:val="22"/>
          <w:szCs w:val="22"/>
          <w:lang w:val="en-GB"/>
        </w:rPr>
        <w:t>x,$y</w:t>
      </w:r>
      <w:proofErr w:type="spellEnd"/>
      <w:r w:rsidRPr="00F94643">
        <w:rPr>
          <w:rFonts w:ascii="Menlo Regular" w:hAnsi="Menlo Regular" w:cs="Menlo Regular"/>
          <w:color w:val="C41A16"/>
          <w:sz w:val="22"/>
          <w:szCs w:val="22"/>
          <w:lang w:val="en-GB"/>
        </w:rPr>
        <w:t>"</w:t>
      </w:r>
      <w:r w:rsidRPr="00F94643">
        <w:rPr>
          <w:rFonts w:ascii="Menlo Regular" w:hAnsi="Menlo Regular" w:cs="Menlo Regular"/>
          <w:color w:val="000000"/>
          <w:sz w:val="22"/>
          <w:szCs w:val="22"/>
          <w:lang w:val="en-GB"/>
        </w:rPr>
        <w:t>);</w:t>
      </w:r>
    </w:p>
    <w:p w14:paraId="3F857773"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7E445E53"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r w:rsidRPr="00F94643">
        <w:rPr>
          <w:rFonts w:ascii="Menlo Regular" w:hAnsi="Menlo Regular" w:cs="Menlo Regular"/>
          <w:color w:val="007400"/>
          <w:sz w:val="22"/>
          <w:szCs w:val="22"/>
          <w:lang w:val="en-GB"/>
        </w:rPr>
        <w:t xml:space="preserve"># </w:t>
      </w:r>
      <w:proofErr w:type="gramStart"/>
      <w:r w:rsidRPr="00F94643">
        <w:rPr>
          <w:rFonts w:ascii="Menlo Regular" w:hAnsi="Menlo Regular" w:cs="Menlo Regular"/>
          <w:color w:val="007400"/>
          <w:sz w:val="22"/>
          <w:szCs w:val="22"/>
          <w:lang w:val="en-GB"/>
        </w:rPr>
        <w:t>store</w:t>
      </w:r>
      <w:proofErr w:type="gramEnd"/>
      <w:r w:rsidRPr="00F94643">
        <w:rPr>
          <w:rFonts w:ascii="Menlo Regular" w:hAnsi="Menlo Regular" w:cs="Menlo Regular"/>
          <w:color w:val="007400"/>
          <w:sz w:val="22"/>
          <w:szCs w:val="22"/>
          <w:lang w:val="en-GB"/>
        </w:rPr>
        <w:t xml:space="preserve"> the pixel</w:t>
      </w:r>
    </w:p>
    <w:p w14:paraId="1FE39768"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t>$</w:t>
      </w:r>
      <w:proofErr w:type="gramStart"/>
      <w:r w:rsidRPr="00F94643">
        <w:rPr>
          <w:rFonts w:ascii="Menlo Regular" w:hAnsi="Menlo Regular" w:cs="Menlo Regular"/>
          <w:color w:val="000000"/>
          <w:sz w:val="22"/>
          <w:szCs w:val="22"/>
          <w:lang w:val="en-GB"/>
        </w:rPr>
        <w:t>seen</w:t>
      </w:r>
      <w:proofErr w:type="gramEnd"/>
      <w:r w:rsidRPr="00F94643">
        <w:rPr>
          <w:rFonts w:ascii="Menlo Regular" w:hAnsi="Menlo Regular" w:cs="Menlo Regular"/>
          <w:color w:val="000000"/>
          <w:sz w:val="22"/>
          <w:szCs w:val="22"/>
          <w:lang w:val="en-GB"/>
        </w:rPr>
        <w:t>{</w:t>
      </w:r>
      <w:r w:rsidRPr="00F94643">
        <w:rPr>
          <w:rFonts w:ascii="Menlo Regular" w:hAnsi="Menlo Regular" w:cs="Menlo Regular"/>
          <w:color w:val="C41A16"/>
          <w:sz w:val="22"/>
          <w:szCs w:val="22"/>
          <w:lang w:val="en-GB"/>
        </w:rPr>
        <w:t>"$</w:t>
      </w:r>
      <w:proofErr w:type="spellStart"/>
      <w:r w:rsidRPr="00F94643">
        <w:rPr>
          <w:rFonts w:ascii="Menlo Regular" w:hAnsi="Menlo Regular" w:cs="Menlo Regular"/>
          <w:color w:val="C41A16"/>
          <w:sz w:val="22"/>
          <w:szCs w:val="22"/>
          <w:lang w:val="en-GB"/>
        </w:rPr>
        <w:t>x,$y</w:t>
      </w:r>
      <w:proofErr w:type="spellEnd"/>
      <w:r w:rsidRPr="00F94643">
        <w:rPr>
          <w:rFonts w:ascii="Menlo Regular" w:hAnsi="Menlo Regular" w:cs="Menlo Regular"/>
          <w:color w:val="C41A16"/>
          <w:sz w:val="22"/>
          <w:szCs w:val="22"/>
          <w:lang w:val="en-GB"/>
        </w:rPr>
        <w:t>"</w:t>
      </w:r>
      <w:r w:rsidRPr="00F94643">
        <w:rPr>
          <w:rFonts w:ascii="Menlo Regular" w:hAnsi="Menlo Regular" w:cs="Menlo Regular"/>
          <w:color w:val="000000"/>
          <w:sz w:val="22"/>
          <w:szCs w:val="22"/>
          <w:lang w:val="en-GB"/>
        </w:rPr>
        <w:t>} = \@pixel;</w:t>
      </w:r>
    </w:p>
    <w:p w14:paraId="793430FE"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p>
    <w:p w14:paraId="624873A9"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r w:rsidRPr="00F94643">
        <w:rPr>
          <w:rFonts w:ascii="Menlo Regular" w:hAnsi="Menlo Regular" w:cs="Menlo Regular"/>
          <w:color w:val="007400"/>
          <w:sz w:val="22"/>
          <w:szCs w:val="22"/>
          <w:lang w:val="en-GB"/>
        </w:rPr>
        <w:t xml:space="preserve"># </w:t>
      </w:r>
      <w:proofErr w:type="gramStart"/>
      <w:r w:rsidRPr="00F94643">
        <w:rPr>
          <w:rFonts w:ascii="Menlo Regular" w:hAnsi="Menlo Regular" w:cs="Menlo Regular"/>
          <w:color w:val="007400"/>
          <w:sz w:val="22"/>
          <w:szCs w:val="22"/>
          <w:lang w:val="en-GB"/>
        </w:rPr>
        <w:t>initialize</w:t>
      </w:r>
      <w:proofErr w:type="gramEnd"/>
      <w:r w:rsidRPr="00F94643">
        <w:rPr>
          <w:rFonts w:ascii="Menlo Regular" w:hAnsi="Menlo Regular" w:cs="Menlo Regular"/>
          <w:color w:val="007400"/>
          <w:sz w:val="22"/>
          <w:szCs w:val="22"/>
          <w:lang w:val="en-GB"/>
        </w:rPr>
        <w:t xml:space="preserve"> area around current nucleus</w:t>
      </w:r>
    </w:p>
    <w:p w14:paraId="108A101C"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t>$</w:t>
      </w:r>
      <w:proofErr w:type="gramStart"/>
      <w:r w:rsidRPr="00F94643">
        <w:rPr>
          <w:rFonts w:ascii="Menlo Regular" w:hAnsi="Menlo Regular" w:cs="Menlo Regular"/>
          <w:color w:val="000000"/>
          <w:sz w:val="22"/>
          <w:szCs w:val="22"/>
          <w:lang w:val="en-GB"/>
        </w:rPr>
        <w:t>area</w:t>
      </w:r>
      <w:proofErr w:type="gramEnd"/>
      <w:r w:rsidRPr="00F94643">
        <w:rPr>
          <w:rFonts w:ascii="Menlo Regular" w:hAnsi="Menlo Regular" w:cs="Menlo Regular"/>
          <w:color w:val="000000"/>
          <w:sz w:val="22"/>
          <w:szCs w:val="22"/>
          <w:lang w:val="en-GB"/>
        </w:rPr>
        <w:t xml:space="preserve">{$nucleus} = [] </w:t>
      </w:r>
      <w:r w:rsidRPr="00F94643">
        <w:rPr>
          <w:rFonts w:ascii="Menlo Regular" w:hAnsi="Menlo Regular" w:cs="Menlo Regular"/>
          <w:color w:val="AA0D91"/>
          <w:sz w:val="22"/>
          <w:szCs w:val="22"/>
          <w:lang w:val="en-GB"/>
        </w:rPr>
        <w:t>if</w:t>
      </w:r>
      <w:r w:rsidRPr="00F94643">
        <w:rPr>
          <w:rFonts w:ascii="Menlo Regular" w:hAnsi="Menlo Regular" w:cs="Menlo Regular"/>
          <w:color w:val="000000"/>
          <w:sz w:val="22"/>
          <w:szCs w:val="22"/>
          <w:lang w:val="en-GB"/>
        </w:rPr>
        <w:t xml:space="preserve"> not $area{$nucleus};</w:t>
      </w:r>
    </w:p>
    <w:p w14:paraId="1B98C35D"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p>
    <w:p w14:paraId="4E8B7B4F"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r w:rsidRPr="00F94643">
        <w:rPr>
          <w:rFonts w:ascii="Menlo Regular" w:hAnsi="Menlo Regular" w:cs="Menlo Regular"/>
          <w:color w:val="007400"/>
          <w:sz w:val="22"/>
          <w:szCs w:val="22"/>
          <w:lang w:val="en-GB"/>
        </w:rPr>
        <w:t xml:space="preserve"># </w:t>
      </w:r>
      <w:proofErr w:type="gramStart"/>
      <w:r w:rsidRPr="00F94643">
        <w:rPr>
          <w:rFonts w:ascii="Menlo Regular" w:hAnsi="Menlo Regular" w:cs="Menlo Regular"/>
          <w:color w:val="007400"/>
          <w:sz w:val="22"/>
          <w:szCs w:val="22"/>
          <w:lang w:val="en-GB"/>
        </w:rPr>
        <w:t>store</w:t>
      </w:r>
      <w:proofErr w:type="gramEnd"/>
      <w:r w:rsidRPr="00F94643">
        <w:rPr>
          <w:rFonts w:ascii="Menlo Regular" w:hAnsi="Menlo Regular" w:cs="Menlo Regular"/>
          <w:color w:val="007400"/>
          <w:sz w:val="22"/>
          <w:szCs w:val="22"/>
          <w:lang w:val="en-GB"/>
        </w:rPr>
        <w:t xml:space="preserve"> id of the focal pixel</w:t>
      </w:r>
    </w:p>
    <w:p w14:paraId="58066C33"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push</w:t>
      </w:r>
      <w:proofErr w:type="gramEnd"/>
      <w:r w:rsidRPr="00F94643">
        <w:rPr>
          <w:rFonts w:ascii="Menlo Regular" w:hAnsi="Menlo Regular" w:cs="Menlo Regular"/>
          <w:color w:val="000000"/>
          <w:sz w:val="22"/>
          <w:szCs w:val="22"/>
          <w:lang w:val="en-GB"/>
        </w:rPr>
        <w:t xml:space="preserve"> @{ $area{$nucleus} }, </w:t>
      </w:r>
      <w:r w:rsidRPr="00F94643">
        <w:rPr>
          <w:rFonts w:ascii="Menlo Regular" w:hAnsi="Menlo Regular" w:cs="Menlo Regular"/>
          <w:color w:val="C41A16"/>
          <w:sz w:val="22"/>
          <w:szCs w:val="22"/>
          <w:lang w:val="en-GB"/>
        </w:rPr>
        <w:t>"$</w:t>
      </w:r>
      <w:proofErr w:type="spellStart"/>
      <w:r w:rsidRPr="00F94643">
        <w:rPr>
          <w:rFonts w:ascii="Menlo Regular" w:hAnsi="Menlo Regular" w:cs="Menlo Regular"/>
          <w:color w:val="C41A16"/>
          <w:sz w:val="22"/>
          <w:szCs w:val="22"/>
          <w:lang w:val="en-GB"/>
        </w:rPr>
        <w:t>x,$y</w:t>
      </w:r>
      <w:proofErr w:type="spellEnd"/>
      <w:r w:rsidRPr="00F94643">
        <w:rPr>
          <w:rFonts w:ascii="Menlo Regular" w:hAnsi="Menlo Regular" w:cs="Menlo Regular"/>
          <w:color w:val="C41A16"/>
          <w:sz w:val="22"/>
          <w:szCs w:val="22"/>
          <w:lang w:val="en-GB"/>
        </w:rPr>
        <w:t>"</w:t>
      </w:r>
      <w:r w:rsidRPr="00F94643">
        <w:rPr>
          <w:rFonts w:ascii="Menlo Regular" w:hAnsi="Menlo Regular" w:cs="Menlo Regular"/>
          <w:color w:val="000000"/>
          <w:sz w:val="22"/>
          <w:szCs w:val="22"/>
          <w:lang w:val="en-GB"/>
        </w:rPr>
        <w:t>;</w:t>
      </w:r>
    </w:p>
    <w:p w14:paraId="0971CCF4"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p>
    <w:p w14:paraId="6DD059BF"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r w:rsidRPr="00F94643">
        <w:rPr>
          <w:rFonts w:ascii="Menlo Regular" w:hAnsi="Menlo Regular" w:cs="Menlo Regular"/>
          <w:color w:val="007400"/>
          <w:sz w:val="22"/>
          <w:szCs w:val="22"/>
          <w:lang w:val="en-GB"/>
        </w:rPr>
        <w:t xml:space="preserve"># </w:t>
      </w:r>
      <w:proofErr w:type="gramStart"/>
      <w:r w:rsidRPr="00F94643">
        <w:rPr>
          <w:rFonts w:ascii="Menlo Regular" w:hAnsi="Menlo Regular" w:cs="Menlo Regular"/>
          <w:color w:val="007400"/>
          <w:sz w:val="22"/>
          <w:szCs w:val="22"/>
          <w:lang w:val="en-GB"/>
        </w:rPr>
        <w:t>start</w:t>
      </w:r>
      <w:proofErr w:type="gramEnd"/>
      <w:r w:rsidRPr="00F94643">
        <w:rPr>
          <w:rFonts w:ascii="Menlo Regular" w:hAnsi="Menlo Regular" w:cs="Menlo Regular"/>
          <w:color w:val="007400"/>
          <w:sz w:val="22"/>
          <w:szCs w:val="22"/>
          <w:lang w:val="en-GB"/>
        </w:rPr>
        <w:t xml:space="preserve"> growing the area</w:t>
      </w:r>
    </w:p>
    <w:p w14:paraId="6D0FDB90"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if</w:t>
      </w:r>
      <w:proofErr w:type="gramEnd"/>
      <w:r w:rsidRPr="00F94643">
        <w:rPr>
          <w:rFonts w:ascii="Menlo Regular" w:hAnsi="Menlo Regular" w:cs="Menlo Regular"/>
          <w:color w:val="000000"/>
          <w:sz w:val="22"/>
          <w:szCs w:val="22"/>
          <w:lang w:val="en-GB"/>
        </w:rPr>
        <w:t xml:space="preserve"> ( $x &gt; </w:t>
      </w:r>
      <w:r w:rsidRPr="00F94643">
        <w:rPr>
          <w:rFonts w:ascii="Menlo Regular" w:hAnsi="Menlo Regular" w:cs="Menlo Regular"/>
          <w:color w:val="1C00CF"/>
          <w:sz w:val="22"/>
          <w:szCs w:val="22"/>
          <w:lang w:val="en-GB"/>
        </w:rPr>
        <w:t>0</w:t>
      </w:r>
      <w:r w:rsidRPr="00F94643">
        <w:rPr>
          <w:rFonts w:ascii="Menlo Regular" w:hAnsi="Menlo Regular" w:cs="Menlo Regular"/>
          <w:color w:val="000000"/>
          <w:sz w:val="22"/>
          <w:szCs w:val="22"/>
          <w:lang w:val="en-GB"/>
        </w:rPr>
        <w:t xml:space="preserve"> ) {</w:t>
      </w:r>
    </w:p>
    <w:p w14:paraId="146701CD"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proofErr w:type="spellStart"/>
      <w:proofErr w:type="gramStart"/>
      <w:r w:rsidRPr="00F94643">
        <w:rPr>
          <w:rFonts w:ascii="Menlo Regular" w:hAnsi="Menlo Regular" w:cs="Menlo Regular"/>
          <w:color w:val="000000"/>
          <w:sz w:val="22"/>
          <w:szCs w:val="22"/>
          <w:lang w:val="en-GB"/>
        </w:rPr>
        <w:t>recurse</w:t>
      </w:r>
      <w:proofErr w:type="spellEnd"/>
      <w:proofErr w:type="gramEnd"/>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C41A16"/>
          <w:sz w:val="22"/>
          <w:szCs w:val="22"/>
          <w:lang w:val="en-GB"/>
        </w:rPr>
        <w:t>'x'</w:t>
      </w:r>
      <w:r w:rsidRPr="00F94643">
        <w:rPr>
          <w:rFonts w:ascii="Menlo Regular" w:hAnsi="Menlo Regular" w:cs="Menlo Regular"/>
          <w:color w:val="000000"/>
          <w:sz w:val="22"/>
          <w:szCs w:val="22"/>
          <w:lang w:val="en-GB"/>
        </w:rPr>
        <w:t xml:space="preserve"> =&gt; $x - </w:t>
      </w:r>
      <w:r w:rsidRPr="00F94643">
        <w:rPr>
          <w:rFonts w:ascii="Menlo Regular" w:hAnsi="Menlo Regular" w:cs="Menlo Regular"/>
          <w:color w:val="1C00CF"/>
          <w:sz w:val="22"/>
          <w:szCs w:val="22"/>
          <w:lang w:val="en-GB"/>
        </w:rPr>
        <w:t>1</w:t>
      </w:r>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C41A16"/>
          <w:sz w:val="22"/>
          <w:szCs w:val="22"/>
          <w:lang w:val="en-GB"/>
        </w:rPr>
        <w:t>'y'</w:t>
      </w:r>
      <w:r w:rsidRPr="00F94643">
        <w:rPr>
          <w:rFonts w:ascii="Menlo Regular" w:hAnsi="Menlo Regular" w:cs="Menlo Regular"/>
          <w:color w:val="000000"/>
          <w:sz w:val="22"/>
          <w:szCs w:val="22"/>
          <w:lang w:val="en-GB"/>
        </w:rPr>
        <w:t xml:space="preserve"> =&gt; $y, </w:t>
      </w:r>
      <w:r w:rsidRPr="00F94643">
        <w:rPr>
          <w:rFonts w:ascii="Menlo Regular" w:hAnsi="Menlo Regular" w:cs="Menlo Regular"/>
          <w:color w:val="C41A16"/>
          <w:sz w:val="22"/>
          <w:szCs w:val="22"/>
          <w:lang w:val="en-GB"/>
        </w:rPr>
        <w:t>'nucleus'</w:t>
      </w:r>
      <w:r w:rsidRPr="00F94643">
        <w:rPr>
          <w:rFonts w:ascii="Menlo Regular" w:hAnsi="Menlo Regular" w:cs="Menlo Regular"/>
          <w:color w:val="000000"/>
          <w:sz w:val="22"/>
          <w:szCs w:val="22"/>
          <w:lang w:val="en-GB"/>
        </w:rPr>
        <w:t xml:space="preserve"> =&gt; $nucleus );</w:t>
      </w:r>
    </w:p>
    <w:p w14:paraId="4EBCCAE5"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t>}</w:t>
      </w:r>
    </w:p>
    <w:p w14:paraId="3BC0A096"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if</w:t>
      </w:r>
      <w:proofErr w:type="gramEnd"/>
      <w:r w:rsidRPr="00F94643">
        <w:rPr>
          <w:rFonts w:ascii="Menlo Regular" w:hAnsi="Menlo Regular" w:cs="Menlo Regular"/>
          <w:color w:val="000000"/>
          <w:sz w:val="22"/>
          <w:szCs w:val="22"/>
          <w:lang w:val="en-GB"/>
        </w:rPr>
        <w:t xml:space="preserve"> ( $y &gt; </w:t>
      </w:r>
      <w:r w:rsidRPr="00F94643">
        <w:rPr>
          <w:rFonts w:ascii="Menlo Regular" w:hAnsi="Menlo Regular" w:cs="Menlo Regular"/>
          <w:color w:val="1C00CF"/>
          <w:sz w:val="22"/>
          <w:szCs w:val="22"/>
          <w:lang w:val="en-GB"/>
        </w:rPr>
        <w:t>0</w:t>
      </w:r>
      <w:r w:rsidRPr="00F94643">
        <w:rPr>
          <w:rFonts w:ascii="Menlo Regular" w:hAnsi="Menlo Regular" w:cs="Menlo Regular"/>
          <w:color w:val="000000"/>
          <w:sz w:val="22"/>
          <w:szCs w:val="22"/>
          <w:lang w:val="en-GB"/>
        </w:rPr>
        <w:t xml:space="preserve"> ) {</w:t>
      </w:r>
    </w:p>
    <w:p w14:paraId="67DD7BD2"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proofErr w:type="spellStart"/>
      <w:proofErr w:type="gramStart"/>
      <w:r w:rsidRPr="00F94643">
        <w:rPr>
          <w:rFonts w:ascii="Menlo Regular" w:hAnsi="Menlo Regular" w:cs="Menlo Regular"/>
          <w:color w:val="000000"/>
          <w:sz w:val="22"/>
          <w:szCs w:val="22"/>
          <w:lang w:val="en-GB"/>
        </w:rPr>
        <w:t>recurse</w:t>
      </w:r>
      <w:proofErr w:type="spellEnd"/>
      <w:proofErr w:type="gramEnd"/>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C41A16"/>
          <w:sz w:val="22"/>
          <w:szCs w:val="22"/>
          <w:lang w:val="en-GB"/>
        </w:rPr>
        <w:t>'x'</w:t>
      </w:r>
      <w:r w:rsidRPr="00F94643">
        <w:rPr>
          <w:rFonts w:ascii="Menlo Regular" w:hAnsi="Menlo Regular" w:cs="Menlo Regular"/>
          <w:color w:val="000000"/>
          <w:sz w:val="22"/>
          <w:szCs w:val="22"/>
          <w:lang w:val="en-GB"/>
        </w:rPr>
        <w:t xml:space="preserve"> =&gt; $x, </w:t>
      </w:r>
      <w:r w:rsidRPr="00F94643">
        <w:rPr>
          <w:rFonts w:ascii="Menlo Regular" w:hAnsi="Menlo Regular" w:cs="Menlo Regular"/>
          <w:color w:val="C41A16"/>
          <w:sz w:val="22"/>
          <w:szCs w:val="22"/>
          <w:lang w:val="en-GB"/>
        </w:rPr>
        <w:t>'y'</w:t>
      </w:r>
      <w:r w:rsidRPr="00F94643">
        <w:rPr>
          <w:rFonts w:ascii="Menlo Regular" w:hAnsi="Menlo Regular" w:cs="Menlo Regular"/>
          <w:color w:val="000000"/>
          <w:sz w:val="22"/>
          <w:szCs w:val="22"/>
          <w:lang w:val="en-GB"/>
        </w:rPr>
        <w:t xml:space="preserve"> =&gt; $y - </w:t>
      </w:r>
      <w:r w:rsidRPr="00F94643">
        <w:rPr>
          <w:rFonts w:ascii="Menlo Regular" w:hAnsi="Menlo Regular" w:cs="Menlo Regular"/>
          <w:color w:val="1C00CF"/>
          <w:sz w:val="22"/>
          <w:szCs w:val="22"/>
          <w:lang w:val="en-GB"/>
        </w:rPr>
        <w:t>1</w:t>
      </w:r>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C41A16"/>
          <w:sz w:val="22"/>
          <w:szCs w:val="22"/>
          <w:lang w:val="en-GB"/>
        </w:rPr>
        <w:t>'nucleus'</w:t>
      </w:r>
      <w:r w:rsidRPr="00F94643">
        <w:rPr>
          <w:rFonts w:ascii="Menlo Regular" w:hAnsi="Menlo Regular" w:cs="Menlo Regular"/>
          <w:color w:val="000000"/>
          <w:sz w:val="22"/>
          <w:szCs w:val="22"/>
          <w:lang w:val="en-GB"/>
        </w:rPr>
        <w:t xml:space="preserve"> =&gt; $nucleus );</w:t>
      </w: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p>
    <w:p w14:paraId="36E4259E"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t>}</w:t>
      </w:r>
    </w:p>
    <w:p w14:paraId="698401AD"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if</w:t>
      </w:r>
      <w:proofErr w:type="gramEnd"/>
      <w:r w:rsidRPr="00F94643">
        <w:rPr>
          <w:rFonts w:ascii="Menlo Regular" w:hAnsi="Menlo Regular" w:cs="Menlo Regular"/>
          <w:color w:val="000000"/>
          <w:sz w:val="22"/>
          <w:szCs w:val="22"/>
          <w:lang w:val="en-GB"/>
        </w:rPr>
        <w:t xml:space="preserve"> ( $x &lt; $width ) {</w:t>
      </w:r>
    </w:p>
    <w:p w14:paraId="08413D8A"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proofErr w:type="spellStart"/>
      <w:proofErr w:type="gramStart"/>
      <w:r w:rsidRPr="00F94643">
        <w:rPr>
          <w:rFonts w:ascii="Menlo Regular" w:hAnsi="Menlo Regular" w:cs="Menlo Regular"/>
          <w:color w:val="000000"/>
          <w:sz w:val="22"/>
          <w:szCs w:val="22"/>
          <w:lang w:val="en-GB"/>
        </w:rPr>
        <w:t>recurse</w:t>
      </w:r>
      <w:proofErr w:type="spellEnd"/>
      <w:proofErr w:type="gramEnd"/>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C41A16"/>
          <w:sz w:val="22"/>
          <w:szCs w:val="22"/>
          <w:lang w:val="en-GB"/>
        </w:rPr>
        <w:t>'x'</w:t>
      </w:r>
      <w:r w:rsidRPr="00F94643">
        <w:rPr>
          <w:rFonts w:ascii="Menlo Regular" w:hAnsi="Menlo Regular" w:cs="Menlo Regular"/>
          <w:color w:val="000000"/>
          <w:sz w:val="22"/>
          <w:szCs w:val="22"/>
          <w:lang w:val="en-GB"/>
        </w:rPr>
        <w:t xml:space="preserve"> =&gt; $x + </w:t>
      </w:r>
      <w:r w:rsidRPr="00F94643">
        <w:rPr>
          <w:rFonts w:ascii="Menlo Regular" w:hAnsi="Menlo Regular" w:cs="Menlo Regular"/>
          <w:color w:val="1C00CF"/>
          <w:sz w:val="22"/>
          <w:szCs w:val="22"/>
          <w:lang w:val="en-GB"/>
        </w:rPr>
        <w:t>1</w:t>
      </w:r>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C41A16"/>
          <w:sz w:val="22"/>
          <w:szCs w:val="22"/>
          <w:lang w:val="en-GB"/>
        </w:rPr>
        <w:t>'y'</w:t>
      </w:r>
      <w:r w:rsidRPr="00F94643">
        <w:rPr>
          <w:rFonts w:ascii="Menlo Regular" w:hAnsi="Menlo Regular" w:cs="Menlo Regular"/>
          <w:color w:val="000000"/>
          <w:sz w:val="22"/>
          <w:szCs w:val="22"/>
          <w:lang w:val="en-GB"/>
        </w:rPr>
        <w:t xml:space="preserve"> =&gt; $y, </w:t>
      </w:r>
      <w:r w:rsidRPr="00F94643">
        <w:rPr>
          <w:rFonts w:ascii="Menlo Regular" w:hAnsi="Menlo Regular" w:cs="Menlo Regular"/>
          <w:color w:val="C41A16"/>
          <w:sz w:val="22"/>
          <w:szCs w:val="22"/>
          <w:lang w:val="en-GB"/>
        </w:rPr>
        <w:t>'nucleus'</w:t>
      </w:r>
      <w:r w:rsidRPr="00F94643">
        <w:rPr>
          <w:rFonts w:ascii="Menlo Regular" w:hAnsi="Menlo Regular" w:cs="Menlo Regular"/>
          <w:color w:val="000000"/>
          <w:sz w:val="22"/>
          <w:szCs w:val="22"/>
          <w:lang w:val="en-GB"/>
        </w:rPr>
        <w:t xml:space="preserve"> =&gt; $nucleus );</w:t>
      </w: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p>
    <w:p w14:paraId="49E29BFE"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t>}</w:t>
      </w:r>
    </w:p>
    <w:p w14:paraId="15873658"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if</w:t>
      </w:r>
      <w:proofErr w:type="gramEnd"/>
      <w:r w:rsidRPr="00F94643">
        <w:rPr>
          <w:rFonts w:ascii="Menlo Regular" w:hAnsi="Menlo Regular" w:cs="Menlo Regular"/>
          <w:color w:val="000000"/>
          <w:sz w:val="22"/>
          <w:szCs w:val="22"/>
          <w:lang w:val="en-GB"/>
        </w:rPr>
        <w:t xml:space="preserve"> ( $y &lt; $height ) {</w:t>
      </w:r>
    </w:p>
    <w:p w14:paraId="7F3C83FD"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proofErr w:type="spellStart"/>
      <w:proofErr w:type="gramStart"/>
      <w:r w:rsidRPr="00F94643">
        <w:rPr>
          <w:rFonts w:ascii="Menlo Regular" w:hAnsi="Menlo Regular" w:cs="Menlo Regular"/>
          <w:color w:val="000000"/>
          <w:sz w:val="22"/>
          <w:szCs w:val="22"/>
          <w:lang w:val="en-GB"/>
        </w:rPr>
        <w:t>recurse</w:t>
      </w:r>
      <w:proofErr w:type="spellEnd"/>
      <w:proofErr w:type="gramEnd"/>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C41A16"/>
          <w:sz w:val="22"/>
          <w:szCs w:val="22"/>
          <w:lang w:val="en-GB"/>
        </w:rPr>
        <w:t>'x'</w:t>
      </w:r>
      <w:r w:rsidRPr="00F94643">
        <w:rPr>
          <w:rFonts w:ascii="Menlo Regular" w:hAnsi="Menlo Regular" w:cs="Menlo Regular"/>
          <w:color w:val="000000"/>
          <w:sz w:val="22"/>
          <w:szCs w:val="22"/>
          <w:lang w:val="en-GB"/>
        </w:rPr>
        <w:t xml:space="preserve"> =&gt; $x, </w:t>
      </w:r>
      <w:r w:rsidRPr="00F94643">
        <w:rPr>
          <w:rFonts w:ascii="Menlo Regular" w:hAnsi="Menlo Regular" w:cs="Menlo Regular"/>
          <w:color w:val="C41A16"/>
          <w:sz w:val="22"/>
          <w:szCs w:val="22"/>
          <w:lang w:val="en-GB"/>
        </w:rPr>
        <w:t>'y'</w:t>
      </w:r>
      <w:r w:rsidRPr="00F94643">
        <w:rPr>
          <w:rFonts w:ascii="Menlo Regular" w:hAnsi="Menlo Regular" w:cs="Menlo Regular"/>
          <w:color w:val="000000"/>
          <w:sz w:val="22"/>
          <w:szCs w:val="22"/>
          <w:lang w:val="en-GB"/>
        </w:rPr>
        <w:t xml:space="preserve"> =&gt; $y + </w:t>
      </w:r>
      <w:r w:rsidRPr="00F94643">
        <w:rPr>
          <w:rFonts w:ascii="Menlo Regular" w:hAnsi="Menlo Regular" w:cs="Menlo Regular"/>
          <w:color w:val="1C00CF"/>
          <w:sz w:val="22"/>
          <w:szCs w:val="22"/>
          <w:lang w:val="en-GB"/>
        </w:rPr>
        <w:t>1</w:t>
      </w:r>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C41A16"/>
          <w:sz w:val="22"/>
          <w:szCs w:val="22"/>
          <w:lang w:val="en-GB"/>
        </w:rPr>
        <w:t>'nucleus'</w:t>
      </w:r>
      <w:r w:rsidRPr="00F94643">
        <w:rPr>
          <w:rFonts w:ascii="Menlo Regular" w:hAnsi="Menlo Regular" w:cs="Menlo Regular"/>
          <w:color w:val="000000"/>
          <w:sz w:val="22"/>
          <w:szCs w:val="22"/>
          <w:lang w:val="en-GB"/>
        </w:rPr>
        <w:t xml:space="preserve"> =&gt; $nucleus );</w:t>
      </w: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p>
    <w:p w14:paraId="4FA07FB0"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t>}</w:t>
      </w:r>
    </w:p>
    <w:p w14:paraId="5B4F69AA"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t>}</w:t>
      </w:r>
    </w:p>
    <w:p w14:paraId="109579B9" w14:textId="77777777" w:rsidR="006338D7" w:rsidRPr="00F9464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w:t>
      </w:r>
    </w:p>
    <w:p w14:paraId="65C00337" w14:textId="64110826" w:rsidR="0058344F" w:rsidRPr="00F94643" w:rsidRDefault="006338D7" w:rsidP="0058344F">
      <w:pPr>
        <w:pStyle w:val="Kop4"/>
        <w:numPr>
          <w:ilvl w:val="2"/>
          <w:numId w:val="20"/>
        </w:numPr>
        <w:rPr>
          <w:lang w:val="en-GB"/>
        </w:rPr>
      </w:pPr>
      <w:r w:rsidRPr="00F94643">
        <w:rPr>
          <w:lang w:val="en-GB"/>
        </w:rPr>
        <w:br w:type="page"/>
      </w:r>
      <w:proofErr w:type="gramStart"/>
      <w:r w:rsidR="0058344F">
        <w:rPr>
          <w:lang w:val="en-GB"/>
        </w:rPr>
        <w:lastRenderedPageBreak/>
        <w:t>trainai</w:t>
      </w:r>
      <w:r w:rsidR="0058344F" w:rsidRPr="00F94643">
        <w:rPr>
          <w:lang w:val="en-GB"/>
        </w:rPr>
        <w:t>.pl</w:t>
      </w:r>
      <w:proofErr w:type="gramEnd"/>
      <w:r w:rsidR="0058344F" w:rsidRPr="00F94643">
        <w:rPr>
          <w:lang w:val="en-GB"/>
        </w:rPr>
        <w:t xml:space="preserve"> </w:t>
      </w:r>
      <w:r w:rsidR="0058344F" w:rsidRPr="00F94643">
        <w:rPr>
          <w:highlight w:val="green"/>
          <w:lang w:val="en-GB"/>
        </w:rPr>
        <w:t>[19</w:t>
      </w:r>
      <w:r w:rsidR="0058344F" w:rsidRPr="00F94643">
        <w:rPr>
          <w:lang w:val="en-GB"/>
        </w:rPr>
        <w:t>]</w:t>
      </w:r>
    </w:p>
    <w:p w14:paraId="516B7550" w14:textId="638DCFA7" w:rsidR="0058344F" w:rsidRDefault="0058344F" w:rsidP="006338D7">
      <w:pPr>
        <w:rPr>
          <w:lang w:val="en-GB"/>
        </w:rPr>
      </w:pPr>
      <w:r>
        <w:rPr>
          <w:lang w:val="en-GB"/>
        </w:rPr>
        <w:br w:type="page"/>
      </w:r>
    </w:p>
    <w:p w14:paraId="52641D2C" w14:textId="77777777" w:rsidR="006338D7" w:rsidRPr="00F94643" w:rsidRDefault="006338D7" w:rsidP="006338D7">
      <w:pPr>
        <w:rPr>
          <w:lang w:val="en-GB"/>
        </w:rPr>
      </w:pPr>
    </w:p>
    <w:p w14:paraId="60424C24" w14:textId="45240724" w:rsidR="00D16416" w:rsidRPr="00F94643" w:rsidRDefault="00D16416" w:rsidP="0058344F">
      <w:pPr>
        <w:pStyle w:val="Kop4"/>
        <w:numPr>
          <w:ilvl w:val="2"/>
          <w:numId w:val="20"/>
        </w:numPr>
        <w:rPr>
          <w:lang w:val="en-GB"/>
        </w:rPr>
      </w:pPr>
      <w:bookmarkStart w:id="513" w:name="_Toc261813461"/>
      <w:proofErr w:type="gramStart"/>
      <w:r w:rsidRPr="00F94643">
        <w:rPr>
          <w:lang w:val="en-GB"/>
        </w:rPr>
        <w:t>traindata.pl</w:t>
      </w:r>
      <w:proofErr w:type="gramEnd"/>
      <w:r w:rsidR="009F6D98" w:rsidRPr="00F94643">
        <w:rPr>
          <w:lang w:val="en-GB"/>
        </w:rPr>
        <w:t xml:space="preserve"> </w:t>
      </w:r>
      <w:r w:rsidR="009F6D98" w:rsidRPr="00F94643">
        <w:rPr>
          <w:highlight w:val="green"/>
          <w:lang w:val="en-GB"/>
        </w:rPr>
        <w:t>[19</w:t>
      </w:r>
      <w:r w:rsidRPr="00F94643">
        <w:rPr>
          <w:lang w:val="en-GB"/>
        </w:rPr>
        <w:t>]</w:t>
      </w:r>
      <w:bookmarkEnd w:id="513"/>
    </w:p>
    <w:p w14:paraId="2A16CB9E"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7400"/>
          <w:sz w:val="22"/>
          <w:szCs w:val="22"/>
          <w:lang w:val="en-GB"/>
        </w:rPr>
        <w:t>#</w:t>
      </w:r>
      <w:proofErr w:type="gramStart"/>
      <w:r w:rsidRPr="00F94643">
        <w:rPr>
          <w:rFonts w:ascii="Menlo Regular" w:hAnsi="Menlo Regular" w:cs="Menlo Regular"/>
          <w:color w:val="007400"/>
          <w:sz w:val="22"/>
          <w:szCs w:val="22"/>
          <w:lang w:val="en-GB"/>
        </w:rPr>
        <w:t>!/</w:t>
      </w:r>
      <w:proofErr w:type="spellStart"/>
      <w:proofErr w:type="gramEnd"/>
      <w:r w:rsidRPr="00F94643">
        <w:rPr>
          <w:rFonts w:ascii="Menlo Regular" w:hAnsi="Menlo Regular" w:cs="Menlo Regular"/>
          <w:color w:val="007400"/>
          <w:sz w:val="22"/>
          <w:szCs w:val="22"/>
          <w:lang w:val="en-GB"/>
        </w:rPr>
        <w:t>usr</w:t>
      </w:r>
      <w:proofErr w:type="spellEnd"/>
      <w:r w:rsidRPr="00F94643">
        <w:rPr>
          <w:rFonts w:ascii="Menlo Regular" w:hAnsi="Menlo Regular" w:cs="Menlo Regular"/>
          <w:color w:val="007400"/>
          <w:sz w:val="22"/>
          <w:szCs w:val="22"/>
          <w:lang w:val="en-GB"/>
        </w:rPr>
        <w:t>/bin/</w:t>
      </w:r>
      <w:proofErr w:type="spellStart"/>
      <w:r w:rsidRPr="00F94643">
        <w:rPr>
          <w:rFonts w:ascii="Menlo Regular" w:hAnsi="Menlo Regular" w:cs="Menlo Regular"/>
          <w:color w:val="007400"/>
          <w:sz w:val="22"/>
          <w:szCs w:val="22"/>
          <w:lang w:val="en-GB"/>
        </w:rPr>
        <w:t>perl</w:t>
      </w:r>
      <w:proofErr w:type="spellEnd"/>
    </w:p>
    <w:p w14:paraId="478E239F"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use</w:t>
      </w:r>
      <w:proofErr w:type="gramEnd"/>
      <w:r w:rsidRPr="00F94643">
        <w:rPr>
          <w:rFonts w:ascii="Menlo Regular" w:hAnsi="Menlo Regular" w:cs="Menlo Regular"/>
          <w:color w:val="000000"/>
          <w:sz w:val="22"/>
          <w:szCs w:val="22"/>
          <w:lang w:val="en-GB"/>
        </w:rPr>
        <w:t xml:space="preserve"> strict;</w:t>
      </w:r>
    </w:p>
    <w:p w14:paraId="32F97696"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use</w:t>
      </w:r>
      <w:proofErr w:type="gramEnd"/>
      <w:r w:rsidRPr="00F94643">
        <w:rPr>
          <w:rFonts w:ascii="Menlo Regular" w:hAnsi="Menlo Regular" w:cs="Menlo Regular"/>
          <w:color w:val="000000"/>
          <w:sz w:val="22"/>
          <w:szCs w:val="22"/>
          <w:lang w:val="en-GB"/>
        </w:rPr>
        <w:t xml:space="preserve"> warnings;</w:t>
      </w:r>
    </w:p>
    <w:p w14:paraId="27471A95"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use</w:t>
      </w:r>
      <w:proofErr w:type="gramEnd"/>
      <w:r w:rsidRPr="00F94643">
        <w:rPr>
          <w:rFonts w:ascii="Menlo Regular" w:hAnsi="Menlo Regular" w:cs="Menlo Regular"/>
          <w:color w:val="000000"/>
          <w:sz w:val="22"/>
          <w:szCs w:val="22"/>
          <w:lang w:val="en-GB"/>
        </w:rPr>
        <w:t xml:space="preserve"> </w:t>
      </w:r>
      <w:proofErr w:type="spellStart"/>
      <w:r w:rsidRPr="00F94643">
        <w:rPr>
          <w:rFonts w:ascii="Menlo Regular" w:hAnsi="Menlo Regular" w:cs="Menlo Regular"/>
          <w:color w:val="000000"/>
          <w:sz w:val="22"/>
          <w:szCs w:val="22"/>
          <w:lang w:val="en-GB"/>
        </w:rPr>
        <w:t>Getopt</w:t>
      </w:r>
      <w:proofErr w:type="spellEnd"/>
      <w:r w:rsidRPr="00F94643">
        <w:rPr>
          <w:rFonts w:ascii="Menlo Regular" w:hAnsi="Menlo Regular" w:cs="Menlo Regular"/>
          <w:color w:val="000000"/>
          <w:sz w:val="22"/>
          <w:szCs w:val="22"/>
          <w:lang w:val="en-GB"/>
        </w:rPr>
        <w:t>::Long;</w:t>
      </w:r>
    </w:p>
    <w:p w14:paraId="6DD3818B"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use</w:t>
      </w:r>
      <w:proofErr w:type="gramEnd"/>
      <w:r w:rsidRPr="00F94643">
        <w:rPr>
          <w:rFonts w:ascii="Menlo Regular" w:hAnsi="Menlo Regular" w:cs="Menlo Regular"/>
          <w:color w:val="000000"/>
          <w:sz w:val="22"/>
          <w:szCs w:val="22"/>
          <w:lang w:val="en-GB"/>
        </w:rPr>
        <w:t xml:space="preserve"> Fingerprint </w:t>
      </w:r>
      <w:r w:rsidRPr="00F94643">
        <w:rPr>
          <w:rFonts w:ascii="Menlo Regular" w:hAnsi="Menlo Regular" w:cs="Menlo Regular"/>
          <w:color w:val="C41A16"/>
          <w:sz w:val="22"/>
          <w:szCs w:val="22"/>
          <w:lang w:val="en-GB"/>
        </w:rPr>
        <w:t>'</w:t>
      </w:r>
      <w:proofErr w:type="spellStart"/>
      <w:r w:rsidRPr="00F94643">
        <w:rPr>
          <w:rFonts w:ascii="Menlo Regular" w:hAnsi="Menlo Regular" w:cs="Menlo Regular"/>
          <w:color w:val="C41A16"/>
          <w:sz w:val="22"/>
          <w:szCs w:val="22"/>
          <w:lang w:val="en-GB"/>
        </w:rPr>
        <w:t>make_fingerprint</w:t>
      </w:r>
      <w:proofErr w:type="spellEnd"/>
      <w:r w:rsidRPr="00F94643">
        <w:rPr>
          <w:rFonts w:ascii="Menlo Regular" w:hAnsi="Menlo Regular" w:cs="Menlo Regular"/>
          <w:color w:val="C41A16"/>
          <w:sz w:val="22"/>
          <w:szCs w:val="22"/>
          <w:lang w:val="en-GB"/>
        </w:rPr>
        <w:t>'</w:t>
      </w:r>
      <w:r w:rsidRPr="00F94643">
        <w:rPr>
          <w:rFonts w:ascii="Menlo Regular" w:hAnsi="Menlo Regular" w:cs="Menlo Regular"/>
          <w:color w:val="000000"/>
          <w:sz w:val="22"/>
          <w:szCs w:val="22"/>
          <w:lang w:val="en-GB"/>
        </w:rPr>
        <w:t>;</w:t>
      </w:r>
    </w:p>
    <w:p w14:paraId="661DB345"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use</w:t>
      </w:r>
      <w:proofErr w:type="gramEnd"/>
      <w:r w:rsidRPr="00F94643">
        <w:rPr>
          <w:rFonts w:ascii="Menlo Regular" w:hAnsi="Menlo Regular" w:cs="Menlo Regular"/>
          <w:color w:val="000000"/>
          <w:sz w:val="22"/>
          <w:szCs w:val="22"/>
          <w:lang w:val="en-GB"/>
        </w:rPr>
        <w:t xml:space="preserve"> Bio::</w:t>
      </w:r>
      <w:proofErr w:type="spellStart"/>
      <w:r w:rsidRPr="00F94643">
        <w:rPr>
          <w:rFonts w:ascii="Menlo Regular" w:hAnsi="Menlo Regular" w:cs="Menlo Regular"/>
          <w:color w:val="000000"/>
          <w:sz w:val="22"/>
          <w:szCs w:val="22"/>
          <w:lang w:val="en-GB"/>
        </w:rPr>
        <w:t>Phylo</w:t>
      </w:r>
      <w:proofErr w:type="spellEnd"/>
      <w:r w:rsidRPr="00F94643">
        <w:rPr>
          <w:rFonts w:ascii="Menlo Regular" w:hAnsi="Menlo Regular" w:cs="Menlo Regular"/>
          <w:color w:val="000000"/>
          <w:sz w:val="22"/>
          <w:szCs w:val="22"/>
          <w:lang w:val="en-GB"/>
        </w:rPr>
        <w:t>::</w:t>
      </w:r>
      <w:proofErr w:type="spellStart"/>
      <w:r w:rsidRPr="00F94643">
        <w:rPr>
          <w:rFonts w:ascii="Menlo Regular" w:hAnsi="Menlo Regular" w:cs="Menlo Regular"/>
          <w:color w:val="000000"/>
          <w:sz w:val="22"/>
          <w:szCs w:val="22"/>
          <w:lang w:val="en-GB"/>
        </w:rPr>
        <w:t>Util</w:t>
      </w:r>
      <w:proofErr w:type="spellEnd"/>
      <w:r w:rsidRPr="00F94643">
        <w:rPr>
          <w:rFonts w:ascii="Menlo Regular" w:hAnsi="Menlo Regular" w:cs="Menlo Regular"/>
          <w:color w:val="000000"/>
          <w:sz w:val="22"/>
          <w:szCs w:val="22"/>
          <w:lang w:val="en-GB"/>
        </w:rPr>
        <w:t xml:space="preserve">::Logger </w:t>
      </w:r>
      <w:r w:rsidRPr="00F94643">
        <w:rPr>
          <w:rFonts w:ascii="Menlo Regular" w:hAnsi="Menlo Regular" w:cs="Menlo Regular"/>
          <w:color w:val="C41A16"/>
          <w:sz w:val="22"/>
          <w:szCs w:val="22"/>
          <w:lang w:val="en-GB"/>
        </w:rPr>
        <w:t>':levels'</w:t>
      </w:r>
      <w:r w:rsidRPr="00F94643">
        <w:rPr>
          <w:rFonts w:ascii="Menlo Regular" w:hAnsi="Menlo Regular" w:cs="Menlo Regular"/>
          <w:color w:val="000000"/>
          <w:sz w:val="22"/>
          <w:szCs w:val="22"/>
          <w:lang w:val="en-GB"/>
        </w:rPr>
        <w:t>;</w:t>
      </w:r>
    </w:p>
    <w:p w14:paraId="1C734EFC"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0EA9E920"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7400"/>
          <w:sz w:val="22"/>
          <w:szCs w:val="22"/>
          <w:lang w:val="en-GB"/>
        </w:rPr>
        <w:t xml:space="preserve"># </w:t>
      </w:r>
      <w:proofErr w:type="gramStart"/>
      <w:r w:rsidRPr="00F94643">
        <w:rPr>
          <w:rFonts w:ascii="Menlo Regular" w:hAnsi="Menlo Regular" w:cs="Menlo Regular"/>
          <w:color w:val="007400"/>
          <w:sz w:val="22"/>
          <w:szCs w:val="22"/>
          <w:lang w:val="en-GB"/>
        </w:rPr>
        <w:t>process</w:t>
      </w:r>
      <w:proofErr w:type="gramEnd"/>
      <w:r w:rsidRPr="00F94643">
        <w:rPr>
          <w:rFonts w:ascii="Menlo Regular" w:hAnsi="Menlo Regular" w:cs="Menlo Regular"/>
          <w:color w:val="007400"/>
          <w:sz w:val="22"/>
          <w:szCs w:val="22"/>
          <w:lang w:val="en-GB"/>
        </w:rPr>
        <w:t xml:space="preserve"> command line arguments</w:t>
      </w:r>
    </w:p>
    <w:p w14:paraId="2761205B"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my</w:t>
      </w:r>
      <w:proofErr w:type="gramEnd"/>
      <w:r w:rsidRPr="00F94643">
        <w:rPr>
          <w:rFonts w:ascii="Menlo Regular" w:hAnsi="Menlo Regular" w:cs="Menlo Regular"/>
          <w:color w:val="000000"/>
          <w:sz w:val="22"/>
          <w:szCs w:val="22"/>
          <w:lang w:val="en-GB"/>
        </w:rPr>
        <w:t xml:space="preserve"> $verbosity = WARN;</w:t>
      </w:r>
    </w:p>
    <w:p w14:paraId="54231195"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my</w:t>
      </w:r>
      <w:proofErr w:type="gramEnd"/>
      <w:r w:rsidRPr="00F94643">
        <w:rPr>
          <w:rFonts w:ascii="Menlo Regular" w:hAnsi="Menlo Regular" w:cs="Menlo Regular"/>
          <w:color w:val="000000"/>
          <w:sz w:val="22"/>
          <w:szCs w:val="22"/>
          <w:lang w:val="en-GB"/>
        </w:rPr>
        <w:t xml:space="preserve"> $resolution = </w:t>
      </w:r>
      <w:r w:rsidRPr="00F94643">
        <w:rPr>
          <w:rFonts w:ascii="Menlo Regular" w:hAnsi="Menlo Regular" w:cs="Menlo Regular"/>
          <w:color w:val="1C00CF"/>
          <w:sz w:val="22"/>
          <w:szCs w:val="22"/>
          <w:lang w:val="en-GB"/>
        </w:rPr>
        <w:t>50</w:t>
      </w:r>
      <w:r w:rsidRPr="00F94643">
        <w:rPr>
          <w:rFonts w:ascii="Menlo Regular" w:hAnsi="Menlo Regular" w:cs="Menlo Regular"/>
          <w:color w:val="000000"/>
          <w:sz w:val="22"/>
          <w:szCs w:val="22"/>
          <w:lang w:val="en-GB"/>
        </w:rPr>
        <w:t>;</w:t>
      </w:r>
    </w:p>
    <w:p w14:paraId="606668C1"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my</w:t>
      </w:r>
      <w:proofErr w:type="gramEnd"/>
      <w:r w:rsidRPr="00F94643">
        <w:rPr>
          <w:rFonts w:ascii="Menlo Regular" w:hAnsi="Menlo Regular" w:cs="Menlo Regular"/>
          <w:color w:val="000000"/>
          <w:sz w:val="22"/>
          <w:szCs w:val="22"/>
          <w:lang w:val="en-GB"/>
        </w:rPr>
        <w:t xml:space="preserve"> $</w:t>
      </w:r>
      <w:proofErr w:type="spellStart"/>
      <w:r w:rsidRPr="00F94643">
        <w:rPr>
          <w:rFonts w:ascii="Menlo Regular" w:hAnsi="Menlo Regular" w:cs="Menlo Regular"/>
          <w:color w:val="000000"/>
          <w:sz w:val="22"/>
          <w:szCs w:val="22"/>
          <w:lang w:val="en-GB"/>
        </w:rPr>
        <w:t>dir</w:t>
      </w:r>
      <w:proofErr w:type="spellEnd"/>
      <w:r w:rsidRPr="00F94643">
        <w:rPr>
          <w:rFonts w:ascii="Menlo Regular" w:hAnsi="Menlo Regular" w:cs="Menlo Regular"/>
          <w:color w:val="000000"/>
          <w:sz w:val="22"/>
          <w:szCs w:val="22"/>
          <w:lang w:val="en-GB"/>
        </w:rPr>
        <w:t>;</w:t>
      </w:r>
    </w:p>
    <w:p w14:paraId="53CD95F8"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my</w:t>
      </w:r>
      <w:proofErr w:type="gramEnd"/>
      <w:r w:rsidRPr="00F94643">
        <w:rPr>
          <w:rFonts w:ascii="Menlo Regular" w:hAnsi="Menlo Regular" w:cs="Menlo Regular"/>
          <w:color w:val="000000"/>
          <w:sz w:val="22"/>
          <w:szCs w:val="22"/>
          <w:lang w:val="en-GB"/>
        </w:rPr>
        <w:t xml:space="preserve"> $category;</w:t>
      </w:r>
    </w:p>
    <w:p w14:paraId="10FF2D7A"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roofErr w:type="spellStart"/>
      <w:proofErr w:type="gramStart"/>
      <w:r w:rsidRPr="00F94643">
        <w:rPr>
          <w:rFonts w:ascii="Menlo Regular" w:hAnsi="Menlo Regular" w:cs="Menlo Regular"/>
          <w:color w:val="000000"/>
          <w:sz w:val="22"/>
          <w:szCs w:val="22"/>
          <w:lang w:val="en-GB"/>
        </w:rPr>
        <w:t>GetOptions</w:t>
      </w:r>
      <w:proofErr w:type="spellEnd"/>
      <w:r w:rsidRPr="00F94643">
        <w:rPr>
          <w:rFonts w:ascii="Menlo Regular" w:hAnsi="Menlo Regular" w:cs="Menlo Regular"/>
          <w:color w:val="000000"/>
          <w:sz w:val="22"/>
          <w:szCs w:val="22"/>
          <w:lang w:val="en-GB"/>
        </w:rPr>
        <w:t>(</w:t>
      </w:r>
      <w:proofErr w:type="gramEnd"/>
    </w:p>
    <w:p w14:paraId="288067C1"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C41A16"/>
          <w:sz w:val="22"/>
          <w:szCs w:val="22"/>
          <w:lang w:val="en-GB"/>
        </w:rPr>
        <w:t>'</w:t>
      </w:r>
      <w:proofErr w:type="gramStart"/>
      <w:r w:rsidRPr="00F94643">
        <w:rPr>
          <w:rFonts w:ascii="Menlo Regular" w:hAnsi="Menlo Regular" w:cs="Menlo Regular"/>
          <w:color w:val="C41A16"/>
          <w:sz w:val="22"/>
          <w:szCs w:val="22"/>
          <w:lang w:val="en-GB"/>
        </w:rPr>
        <w:t>category</w:t>
      </w:r>
      <w:proofErr w:type="gramEnd"/>
      <w:r w:rsidRPr="00F94643">
        <w:rPr>
          <w:rFonts w:ascii="Menlo Regular" w:hAnsi="Menlo Regular" w:cs="Menlo Regular"/>
          <w:color w:val="C41A16"/>
          <w:sz w:val="22"/>
          <w:szCs w:val="22"/>
          <w:lang w:val="en-GB"/>
        </w:rPr>
        <w:t>=</w:t>
      </w:r>
      <w:proofErr w:type="spellStart"/>
      <w:r w:rsidRPr="00F94643">
        <w:rPr>
          <w:rFonts w:ascii="Menlo Regular" w:hAnsi="Menlo Regular" w:cs="Menlo Regular"/>
          <w:color w:val="C41A16"/>
          <w:sz w:val="22"/>
          <w:szCs w:val="22"/>
          <w:lang w:val="en-GB"/>
        </w:rPr>
        <w:t>i</w:t>
      </w:r>
      <w:proofErr w:type="spellEnd"/>
      <w:r w:rsidRPr="00F94643">
        <w:rPr>
          <w:rFonts w:ascii="Menlo Regular" w:hAnsi="Menlo Regular" w:cs="Menlo Regular"/>
          <w:color w:val="C41A16"/>
          <w:sz w:val="22"/>
          <w:szCs w:val="22"/>
          <w:lang w:val="en-GB"/>
        </w:rPr>
        <w:t>'</w:t>
      </w:r>
      <w:r w:rsidRPr="00F94643">
        <w:rPr>
          <w:rFonts w:ascii="Menlo Regular" w:hAnsi="Menlo Regular" w:cs="Menlo Regular"/>
          <w:color w:val="000000"/>
          <w:sz w:val="22"/>
          <w:szCs w:val="22"/>
          <w:lang w:val="en-GB"/>
        </w:rPr>
        <w:t xml:space="preserve">   =&gt; \$category,</w:t>
      </w:r>
    </w:p>
    <w:p w14:paraId="6119270F"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C41A16"/>
          <w:sz w:val="22"/>
          <w:szCs w:val="22"/>
          <w:lang w:val="en-GB"/>
        </w:rPr>
        <w:t>'</w:t>
      </w:r>
      <w:proofErr w:type="gramStart"/>
      <w:r w:rsidRPr="00F94643">
        <w:rPr>
          <w:rFonts w:ascii="Menlo Regular" w:hAnsi="Menlo Regular" w:cs="Menlo Regular"/>
          <w:color w:val="C41A16"/>
          <w:sz w:val="22"/>
          <w:szCs w:val="22"/>
          <w:lang w:val="en-GB"/>
        </w:rPr>
        <w:t>resolution</w:t>
      </w:r>
      <w:proofErr w:type="gramEnd"/>
      <w:r w:rsidRPr="00F94643">
        <w:rPr>
          <w:rFonts w:ascii="Menlo Regular" w:hAnsi="Menlo Regular" w:cs="Menlo Regular"/>
          <w:color w:val="C41A16"/>
          <w:sz w:val="22"/>
          <w:szCs w:val="22"/>
          <w:lang w:val="en-GB"/>
        </w:rPr>
        <w:t>=</w:t>
      </w:r>
      <w:proofErr w:type="spellStart"/>
      <w:r w:rsidRPr="00F94643">
        <w:rPr>
          <w:rFonts w:ascii="Menlo Regular" w:hAnsi="Menlo Regular" w:cs="Menlo Regular"/>
          <w:color w:val="C41A16"/>
          <w:sz w:val="22"/>
          <w:szCs w:val="22"/>
          <w:lang w:val="en-GB"/>
        </w:rPr>
        <w:t>i</w:t>
      </w:r>
      <w:proofErr w:type="spellEnd"/>
      <w:r w:rsidRPr="00F94643">
        <w:rPr>
          <w:rFonts w:ascii="Menlo Regular" w:hAnsi="Menlo Regular" w:cs="Menlo Regular"/>
          <w:color w:val="C41A16"/>
          <w:sz w:val="22"/>
          <w:szCs w:val="22"/>
          <w:lang w:val="en-GB"/>
        </w:rPr>
        <w:t>'</w:t>
      </w:r>
      <w:r w:rsidRPr="00F94643">
        <w:rPr>
          <w:rFonts w:ascii="Menlo Regular" w:hAnsi="Menlo Regular" w:cs="Menlo Regular"/>
          <w:color w:val="000000"/>
          <w:sz w:val="22"/>
          <w:szCs w:val="22"/>
          <w:lang w:val="en-GB"/>
        </w:rPr>
        <w:t xml:space="preserve"> =&gt; \$resolution,</w:t>
      </w:r>
    </w:p>
    <w:p w14:paraId="1CFC6363"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C41A16"/>
          <w:sz w:val="22"/>
          <w:szCs w:val="22"/>
          <w:lang w:val="en-GB"/>
        </w:rPr>
        <w:t>'</w:t>
      </w:r>
      <w:proofErr w:type="spellStart"/>
      <w:proofErr w:type="gramStart"/>
      <w:r w:rsidRPr="00F94643">
        <w:rPr>
          <w:rFonts w:ascii="Menlo Regular" w:hAnsi="Menlo Regular" w:cs="Menlo Regular"/>
          <w:color w:val="C41A16"/>
          <w:sz w:val="22"/>
          <w:szCs w:val="22"/>
          <w:lang w:val="en-GB"/>
        </w:rPr>
        <w:t>dir</w:t>
      </w:r>
      <w:proofErr w:type="spellEnd"/>
      <w:proofErr w:type="gramEnd"/>
      <w:r w:rsidRPr="00F94643">
        <w:rPr>
          <w:rFonts w:ascii="Menlo Regular" w:hAnsi="Menlo Regular" w:cs="Menlo Regular"/>
          <w:color w:val="C41A16"/>
          <w:sz w:val="22"/>
          <w:szCs w:val="22"/>
          <w:lang w:val="en-GB"/>
        </w:rPr>
        <w:t>=s'</w:t>
      </w:r>
      <w:r w:rsidRPr="00F94643">
        <w:rPr>
          <w:rFonts w:ascii="Menlo Regular" w:hAnsi="Menlo Regular" w:cs="Menlo Regular"/>
          <w:color w:val="000000"/>
          <w:sz w:val="22"/>
          <w:szCs w:val="22"/>
          <w:lang w:val="en-GB"/>
        </w:rPr>
        <w:t xml:space="preserve">        =&gt; \$</w:t>
      </w:r>
      <w:proofErr w:type="spellStart"/>
      <w:r w:rsidRPr="00F94643">
        <w:rPr>
          <w:rFonts w:ascii="Menlo Regular" w:hAnsi="Menlo Regular" w:cs="Menlo Regular"/>
          <w:color w:val="000000"/>
          <w:sz w:val="22"/>
          <w:szCs w:val="22"/>
          <w:lang w:val="en-GB"/>
        </w:rPr>
        <w:t>dir</w:t>
      </w:r>
      <w:proofErr w:type="spellEnd"/>
      <w:r w:rsidRPr="00F94643">
        <w:rPr>
          <w:rFonts w:ascii="Menlo Regular" w:hAnsi="Menlo Regular" w:cs="Menlo Regular"/>
          <w:color w:val="000000"/>
          <w:sz w:val="22"/>
          <w:szCs w:val="22"/>
          <w:lang w:val="en-GB"/>
        </w:rPr>
        <w:t>,</w:t>
      </w:r>
    </w:p>
    <w:p w14:paraId="197D86E3"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C41A16"/>
          <w:sz w:val="22"/>
          <w:szCs w:val="22"/>
          <w:lang w:val="en-GB"/>
        </w:rPr>
        <w:t>'</w:t>
      </w:r>
      <w:proofErr w:type="gramStart"/>
      <w:r w:rsidRPr="00F94643">
        <w:rPr>
          <w:rFonts w:ascii="Menlo Regular" w:hAnsi="Menlo Regular" w:cs="Menlo Regular"/>
          <w:color w:val="C41A16"/>
          <w:sz w:val="22"/>
          <w:szCs w:val="22"/>
          <w:lang w:val="en-GB"/>
        </w:rPr>
        <w:t>verbose</w:t>
      </w:r>
      <w:proofErr w:type="gramEnd"/>
      <w:r w:rsidRPr="00F94643">
        <w:rPr>
          <w:rFonts w:ascii="Menlo Regular" w:hAnsi="Menlo Regular" w:cs="Menlo Regular"/>
          <w:color w:val="C41A16"/>
          <w:sz w:val="22"/>
          <w:szCs w:val="22"/>
          <w:lang w:val="en-GB"/>
        </w:rPr>
        <w:t>+'</w:t>
      </w:r>
      <w:r w:rsidRPr="00F94643">
        <w:rPr>
          <w:rFonts w:ascii="Menlo Regular" w:hAnsi="Menlo Regular" w:cs="Menlo Regular"/>
          <w:color w:val="000000"/>
          <w:sz w:val="22"/>
          <w:szCs w:val="22"/>
          <w:lang w:val="en-GB"/>
        </w:rPr>
        <w:t xml:space="preserve">     =&gt; \$verbosity,</w:t>
      </w:r>
    </w:p>
    <w:p w14:paraId="7FAC7599"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w:t>
      </w:r>
    </w:p>
    <w:p w14:paraId="16286532"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26BEF752"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7400"/>
          <w:sz w:val="22"/>
          <w:szCs w:val="22"/>
          <w:lang w:val="en-GB"/>
        </w:rPr>
        <w:t xml:space="preserve"># </w:t>
      </w:r>
      <w:proofErr w:type="gramStart"/>
      <w:r w:rsidRPr="00F94643">
        <w:rPr>
          <w:rFonts w:ascii="Menlo Regular" w:hAnsi="Menlo Regular" w:cs="Menlo Regular"/>
          <w:color w:val="007400"/>
          <w:sz w:val="22"/>
          <w:szCs w:val="22"/>
          <w:lang w:val="en-GB"/>
        </w:rPr>
        <w:t>instantiate</w:t>
      </w:r>
      <w:proofErr w:type="gramEnd"/>
      <w:r w:rsidRPr="00F94643">
        <w:rPr>
          <w:rFonts w:ascii="Menlo Regular" w:hAnsi="Menlo Regular" w:cs="Menlo Regular"/>
          <w:color w:val="007400"/>
          <w:sz w:val="22"/>
          <w:szCs w:val="22"/>
          <w:lang w:val="en-GB"/>
        </w:rPr>
        <w:t xml:space="preserve"> helper objects</w:t>
      </w:r>
    </w:p>
    <w:p w14:paraId="0722DB8F"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my</w:t>
      </w:r>
      <w:proofErr w:type="gramEnd"/>
      <w:r w:rsidRPr="00F94643">
        <w:rPr>
          <w:rFonts w:ascii="Menlo Regular" w:hAnsi="Menlo Regular" w:cs="Menlo Regular"/>
          <w:color w:val="000000"/>
          <w:sz w:val="22"/>
          <w:szCs w:val="22"/>
          <w:lang w:val="en-GB"/>
        </w:rPr>
        <w:t xml:space="preserve"> $log = Bio::</w:t>
      </w:r>
      <w:proofErr w:type="spellStart"/>
      <w:r w:rsidRPr="00F94643">
        <w:rPr>
          <w:rFonts w:ascii="Menlo Regular" w:hAnsi="Menlo Regular" w:cs="Menlo Regular"/>
          <w:color w:val="000000"/>
          <w:sz w:val="22"/>
          <w:szCs w:val="22"/>
          <w:lang w:val="en-GB"/>
        </w:rPr>
        <w:t>Phylo</w:t>
      </w:r>
      <w:proofErr w:type="spellEnd"/>
      <w:r w:rsidRPr="00F94643">
        <w:rPr>
          <w:rFonts w:ascii="Menlo Regular" w:hAnsi="Menlo Regular" w:cs="Menlo Regular"/>
          <w:color w:val="000000"/>
          <w:sz w:val="22"/>
          <w:szCs w:val="22"/>
          <w:lang w:val="en-GB"/>
        </w:rPr>
        <w:t>::</w:t>
      </w:r>
      <w:proofErr w:type="spellStart"/>
      <w:r w:rsidRPr="00F94643">
        <w:rPr>
          <w:rFonts w:ascii="Menlo Regular" w:hAnsi="Menlo Regular" w:cs="Menlo Regular"/>
          <w:color w:val="000000"/>
          <w:sz w:val="22"/>
          <w:szCs w:val="22"/>
          <w:lang w:val="en-GB"/>
        </w:rPr>
        <w:t>Util</w:t>
      </w:r>
      <w:proofErr w:type="spellEnd"/>
      <w:r w:rsidRPr="00F94643">
        <w:rPr>
          <w:rFonts w:ascii="Menlo Regular" w:hAnsi="Menlo Regular" w:cs="Menlo Regular"/>
          <w:color w:val="000000"/>
          <w:sz w:val="22"/>
          <w:szCs w:val="22"/>
          <w:lang w:val="en-GB"/>
        </w:rPr>
        <w:t>::Logger-&gt;</w:t>
      </w:r>
      <w:r w:rsidRPr="00F94643">
        <w:rPr>
          <w:rFonts w:ascii="Menlo Regular" w:hAnsi="Menlo Regular" w:cs="Menlo Regular"/>
          <w:color w:val="AA0D91"/>
          <w:sz w:val="22"/>
          <w:szCs w:val="22"/>
          <w:lang w:val="en-GB"/>
        </w:rPr>
        <w:t>new</w:t>
      </w:r>
      <w:r w:rsidRPr="00F94643">
        <w:rPr>
          <w:rFonts w:ascii="Menlo Regular" w:hAnsi="Menlo Regular" w:cs="Menlo Regular"/>
          <w:color w:val="000000"/>
          <w:sz w:val="22"/>
          <w:szCs w:val="22"/>
          <w:lang w:val="en-GB"/>
        </w:rPr>
        <w:t>(</w:t>
      </w:r>
    </w:p>
    <w:p w14:paraId="5F4DBD76"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C41A16"/>
          <w:sz w:val="22"/>
          <w:szCs w:val="22"/>
          <w:lang w:val="en-GB"/>
        </w:rPr>
        <w:t>'-</w:t>
      </w:r>
      <w:proofErr w:type="gramStart"/>
      <w:r w:rsidRPr="00F94643">
        <w:rPr>
          <w:rFonts w:ascii="Menlo Regular" w:hAnsi="Menlo Regular" w:cs="Menlo Regular"/>
          <w:color w:val="C41A16"/>
          <w:sz w:val="22"/>
          <w:szCs w:val="22"/>
          <w:lang w:val="en-GB"/>
        </w:rPr>
        <w:t>level'</w:t>
      </w:r>
      <w:proofErr w:type="gramEnd"/>
      <w:r w:rsidRPr="00F94643">
        <w:rPr>
          <w:rFonts w:ascii="Menlo Regular" w:hAnsi="Menlo Regular" w:cs="Menlo Regular"/>
          <w:color w:val="000000"/>
          <w:sz w:val="22"/>
          <w:szCs w:val="22"/>
          <w:lang w:val="en-GB"/>
        </w:rPr>
        <w:t xml:space="preserve"> =&gt; $verbosity,</w:t>
      </w:r>
    </w:p>
    <w:p w14:paraId="446A40C4"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C41A16"/>
          <w:sz w:val="22"/>
          <w:szCs w:val="22"/>
          <w:lang w:val="en-GB"/>
        </w:rPr>
        <w:t>'-</w:t>
      </w:r>
      <w:proofErr w:type="gramStart"/>
      <w:r w:rsidRPr="00F94643">
        <w:rPr>
          <w:rFonts w:ascii="Menlo Regular" w:hAnsi="Menlo Regular" w:cs="Menlo Regular"/>
          <w:color w:val="C41A16"/>
          <w:sz w:val="22"/>
          <w:szCs w:val="22"/>
          <w:lang w:val="en-GB"/>
        </w:rPr>
        <w:t>class'</w:t>
      </w:r>
      <w:proofErr w:type="gramEnd"/>
      <w:r w:rsidRPr="00F94643">
        <w:rPr>
          <w:rFonts w:ascii="Menlo Regular" w:hAnsi="Menlo Regular" w:cs="Menlo Regular"/>
          <w:color w:val="000000"/>
          <w:sz w:val="22"/>
          <w:szCs w:val="22"/>
          <w:lang w:val="en-GB"/>
        </w:rPr>
        <w:t xml:space="preserve"> =&gt; [ </w:t>
      </w:r>
      <w:r w:rsidRPr="00F94643">
        <w:rPr>
          <w:rFonts w:ascii="Menlo Regular" w:hAnsi="Menlo Regular" w:cs="Menlo Regular"/>
          <w:color w:val="C41A16"/>
          <w:sz w:val="22"/>
          <w:szCs w:val="22"/>
          <w:lang w:val="en-GB"/>
        </w:rPr>
        <w:t>'main'</w:t>
      </w:r>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C41A16"/>
          <w:sz w:val="22"/>
          <w:szCs w:val="22"/>
          <w:lang w:val="en-GB"/>
        </w:rPr>
        <w:t>'Fingerprint'</w:t>
      </w:r>
      <w:r w:rsidRPr="00F94643">
        <w:rPr>
          <w:rFonts w:ascii="Menlo Regular" w:hAnsi="Menlo Regular" w:cs="Menlo Regular"/>
          <w:color w:val="000000"/>
          <w:sz w:val="22"/>
          <w:szCs w:val="22"/>
          <w:lang w:val="en-GB"/>
        </w:rPr>
        <w:t xml:space="preserve"> ],</w:t>
      </w:r>
    </w:p>
    <w:p w14:paraId="3B43846F"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w:t>
      </w:r>
    </w:p>
    <w:p w14:paraId="283C5903"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2E2F94E5"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7400"/>
          <w:sz w:val="22"/>
          <w:szCs w:val="22"/>
          <w:lang w:val="en-GB"/>
        </w:rPr>
        <w:t xml:space="preserve"># </w:t>
      </w:r>
      <w:proofErr w:type="gramStart"/>
      <w:r w:rsidRPr="00F94643">
        <w:rPr>
          <w:rFonts w:ascii="Menlo Regular" w:hAnsi="Menlo Regular" w:cs="Menlo Regular"/>
          <w:color w:val="007400"/>
          <w:sz w:val="22"/>
          <w:szCs w:val="22"/>
          <w:lang w:val="en-GB"/>
        </w:rPr>
        <w:t>print</w:t>
      </w:r>
      <w:proofErr w:type="gramEnd"/>
      <w:r w:rsidRPr="00F94643">
        <w:rPr>
          <w:rFonts w:ascii="Menlo Regular" w:hAnsi="Menlo Regular" w:cs="Menlo Regular"/>
          <w:color w:val="007400"/>
          <w:sz w:val="22"/>
          <w:szCs w:val="22"/>
          <w:lang w:val="en-GB"/>
        </w:rPr>
        <w:t xml:space="preserve"> the header</w:t>
      </w:r>
    </w:p>
    <w:p w14:paraId="726FCFA2"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print</w:t>
      </w:r>
      <w:proofErr w:type="gramEnd"/>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C41A16"/>
          <w:sz w:val="22"/>
          <w:szCs w:val="22"/>
          <w:lang w:val="en-GB"/>
        </w:rPr>
        <w:t>"image\t"</w:t>
      </w:r>
      <w:r w:rsidRPr="00F94643">
        <w:rPr>
          <w:rFonts w:ascii="Menlo Regular" w:hAnsi="Menlo Regular" w:cs="Menlo Regular"/>
          <w:color w:val="000000"/>
          <w:sz w:val="22"/>
          <w:szCs w:val="22"/>
          <w:lang w:val="en-GB"/>
        </w:rPr>
        <w:t>;</w:t>
      </w:r>
    </w:p>
    <w:p w14:paraId="467D6DC4"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for</w:t>
      </w:r>
      <w:proofErr w:type="gramEnd"/>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AA0D91"/>
          <w:sz w:val="22"/>
          <w:szCs w:val="22"/>
          <w:lang w:val="en-GB"/>
        </w:rPr>
        <w:t>my</w:t>
      </w:r>
      <w:r w:rsidRPr="00F94643">
        <w:rPr>
          <w:rFonts w:ascii="Menlo Regular" w:hAnsi="Menlo Regular" w:cs="Menlo Regular"/>
          <w:color w:val="000000"/>
          <w:sz w:val="22"/>
          <w:szCs w:val="22"/>
          <w:lang w:val="en-GB"/>
        </w:rPr>
        <w:t xml:space="preserve"> $axis ( </w:t>
      </w:r>
      <w:proofErr w:type="spellStart"/>
      <w:r w:rsidRPr="00F94643">
        <w:rPr>
          <w:rFonts w:ascii="Menlo Regular" w:hAnsi="Menlo Regular" w:cs="Menlo Regular"/>
          <w:color w:val="000000"/>
          <w:sz w:val="22"/>
          <w:szCs w:val="22"/>
          <w:lang w:val="en-GB"/>
        </w:rPr>
        <w:t>qw</w:t>
      </w:r>
      <w:proofErr w:type="spellEnd"/>
      <w:r w:rsidRPr="00F94643">
        <w:rPr>
          <w:rFonts w:ascii="Menlo Regular" w:hAnsi="Menlo Regular" w:cs="Menlo Regular"/>
          <w:color w:val="000000"/>
          <w:sz w:val="22"/>
          <w:szCs w:val="22"/>
          <w:lang w:val="en-GB"/>
        </w:rPr>
        <w:t>(</w:t>
      </w:r>
      <w:proofErr w:type="spellStart"/>
      <w:r w:rsidRPr="00F94643">
        <w:rPr>
          <w:rFonts w:ascii="Menlo Regular" w:hAnsi="Menlo Regular" w:cs="Menlo Regular"/>
          <w:color w:val="000000"/>
          <w:sz w:val="22"/>
          <w:szCs w:val="22"/>
          <w:lang w:val="en-GB"/>
        </w:rPr>
        <w:t>vert</w:t>
      </w:r>
      <w:proofErr w:type="spellEnd"/>
      <w:r w:rsidRPr="00F94643">
        <w:rPr>
          <w:rFonts w:ascii="Menlo Regular" w:hAnsi="Menlo Regular" w:cs="Menlo Regular"/>
          <w:color w:val="000000"/>
          <w:sz w:val="22"/>
          <w:szCs w:val="22"/>
          <w:lang w:val="en-GB"/>
        </w:rPr>
        <w:t xml:space="preserve"> </w:t>
      </w:r>
      <w:proofErr w:type="spellStart"/>
      <w:r w:rsidRPr="00F94643">
        <w:rPr>
          <w:rFonts w:ascii="Menlo Regular" w:hAnsi="Menlo Regular" w:cs="Menlo Regular"/>
          <w:color w:val="000000"/>
          <w:sz w:val="22"/>
          <w:szCs w:val="22"/>
          <w:lang w:val="en-GB"/>
        </w:rPr>
        <w:t>horiz</w:t>
      </w:r>
      <w:proofErr w:type="spellEnd"/>
      <w:r w:rsidRPr="00F94643">
        <w:rPr>
          <w:rFonts w:ascii="Menlo Regular" w:hAnsi="Menlo Regular" w:cs="Menlo Regular"/>
          <w:color w:val="000000"/>
          <w:sz w:val="22"/>
          <w:szCs w:val="22"/>
          <w:lang w:val="en-GB"/>
        </w:rPr>
        <w:t>) ) {</w:t>
      </w:r>
    </w:p>
    <w:p w14:paraId="54E8D20B"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for</w:t>
      </w:r>
      <w:proofErr w:type="gramEnd"/>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AA0D91"/>
          <w:sz w:val="22"/>
          <w:szCs w:val="22"/>
          <w:lang w:val="en-GB"/>
        </w:rPr>
        <w:t>my</w:t>
      </w:r>
      <w:r w:rsidRPr="00F94643">
        <w:rPr>
          <w:rFonts w:ascii="Menlo Regular" w:hAnsi="Menlo Regular" w:cs="Menlo Regular"/>
          <w:color w:val="000000"/>
          <w:sz w:val="22"/>
          <w:szCs w:val="22"/>
          <w:lang w:val="en-GB"/>
        </w:rPr>
        <w:t xml:space="preserve"> $</w:t>
      </w:r>
      <w:proofErr w:type="spellStart"/>
      <w:r w:rsidRPr="00F94643">
        <w:rPr>
          <w:rFonts w:ascii="Menlo Regular" w:hAnsi="Menlo Regular" w:cs="Menlo Regular"/>
          <w:color w:val="000000"/>
          <w:sz w:val="22"/>
          <w:szCs w:val="22"/>
          <w:lang w:val="en-GB"/>
        </w:rPr>
        <w:t>color</w:t>
      </w:r>
      <w:proofErr w:type="spellEnd"/>
      <w:r w:rsidRPr="00F94643">
        <w:rPr>
          <w:rFonts w:ascii="Menlo Regular" w:hAnsi="Menlo Regular" w:cs="Menlo Regular"/>
          <w:color w:val="000000"/>
          <w:sz w:val="22"/>
          <w:szCs w:val="22"/>
          <w:lang w:val="en-GB"/>
        </w:rPr>
        <w:t xml:space="preserve"> ( </w:t>
      </w:r>
      <w:proofErr w:type="spellStart"/>
      <w:r w:rsidRPr="00F94643">
        <w:rPr>
          <w:rFonts w:ascii="Menlo Regular" w:hAnsi="Menlo Regular" w:cs="Menlo Regular"/>
          <w:color w:val="000000"/>
          <w:sz w:val="22"/>
          <w:szCs w:val="22"/>
          <w:lang w:val="en-GB"/>
        </w:rPr>
        <w:t>qw</w:t>
      </w:r>
      <w:proofErr w:type="spellEnd"/>
      <w:r w:rsidRPr="00F94643">
        <w:rPr>
          <w:rFonts w:ascii="Menlo Regular" w:hAnsi="Menlo Regular" w:cs="Menlo Regular"/>
          <w:color w:val="000000"/>
          <w:sz w:val="22"/>
          <w:szCs w:val="22"/>
          <w:lang w:val="en-GB"/>
        </w:rPr>
        <w:t>(red green blue) ) {</w:t>
      </w:r>
    </w:p>
    <w:p w14:paraId="02CEC1AC"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my</w:t>
      </w:r>
      <w:proofErr w:type="gramEnd"/>
      <w:r w:rsidRPr="00F94643">
        <w:rPr>
          <w:rFonts w:ascii="Menlo Regular" w:hAnsi="Menlo Regular" w:cs="Menlo Regular"/>
          <w:color w:val="000000"/>
          <w:sz w:val="22"/>
          <w:szCs w:val="22"/>
          <w:lang w:val="en-GB"/>
        </w:rPr>
        <w:t xml:space="preserve"> $max = $axis </w:t>
      </w:r>
      <w:proofErr w:type="spellStart"/>
      <w:r w:rsidRPr="00F94643">
        <w:rPr>
          <w:rFonts w:ascii="Menlo Regular" w:hAnsi="Menlo Regular" w:cs="Menlo Regular"/>
          <w:color w:val="AA0D91"/>
          <w:sz w:val="22"/>
          <w:szCs w:val="22"/>
          <w:lang w:val="en-GB"/>
        </w:rPr>
        <w:t>eq</w:t>
      </w:r>
      <w:proofErr w:type="spellEnd"/>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C41A16"/>
          <w:sz w:val="22"/>
          <w:szCs w:val="22"/>
          <w:lang w:val="en-GB"/>
        </w:rPr>
        <w:t>'</w:t>
      </w:r>
      <w:proofErr w:type="spellStart"/>
      <w:r w:rsidRPr="00F94643">
        <w:rPr>
          <w:rFonts w:ascii="Menlo Regular" w:hAnsi="Menlo Regular" w:cs="Menlo Regular"/>
          <w:color w:val="C41A16"/>
          <w:sz w:val="22"/>
          <w:szCs w:val="22"/>
          <w:lang w:val="en-GB"/>
        </w:rPr>
        <w:t>horiz</w:t>
      </w:r>
      <w:proofErr w:type="spellEnd"/>
      <w:r w:rsidRPr="00F94643">
        <w:rPr>
          <w:rFonts w:ascii="Menlo Regular" w:hAnsi="Menlo Regular" w:cs="Menlo Regular"/>
          <w:color w:val="C41A16"/>
          <w:sz w:val="22"/>
          <w:szCs w:val="22"/>
          <w:lang w:val="en-GB"/>
        </w:rPr>
        <w:t>'</w:t>
      </w:r>
      <w:r w:rsidRPr="00F94643">
        <w:rPr>
          <w:rFonts w:ascii="Menlo Regular" w:hAnsi="Menlo Regular" w:cs="Menlo Regular"/>
          <w:color w:val="000000"/>
          <w:sz w:val="22"/>
          <w:szCs w:val="22"/>
          <w:lang w:val="en-GB"/>
        </w:rPr>
        <w:t xml:space="preserve"> ? $</w:t>
      </w:r>
      <w:proofErr w:type="gramStart"/>
      <w:r w:rsidRPr="00F94643">
        <w:rPr>
          <w:rFonts w:ascii="Menlo Regular" w:hAnsi="Menlo Regular" w:cs="Menlo Regular"/>
          <w:color w:val="000000"/>
          <w:sz w:val="22"/>
          <w:szCs w:val="22"/>
          <w:lang w:val="en-GB"/>
        </w:rPr>
        <w:t>resolution</w:t>
      </w:r>
      <w:proofErr w:type="gramEnd"/>
      <w:r w:rsidRPr="00F94643">
        <w:rPr>
          <w:rFonts w:ascii="Menlo Regular" w:hAnsi="Menlo Regular" w:cs="Menlo Regular"/>
          <w:color w:val="000000"/>
          <w:sz w:val="22"/>
          <w:szCs w:val="22"/>
          <w:lang w:val="en-GB"/>
        </w:rPr>
        <w:t xml:space="preserve"> / </w:t>
      </w:r>
      <w:r w:rsidRPr="00F94643">
        <w:rPr>
          <w:rFonts w:ascii="Menlo Regular" w:hAnsi="Menlo Regular" w:cs="Menlo Regular"/>
          <w:color w:val="1C00CF"/>
          <w:sz w:val="22"/>
          <w:szCs w:val="22"/>
          <w:lang w:val="en-GB"/>
        </w:rPr>
        <w:t>2</w:t>
      </w:r>
      <w:r w:rsidRPr="00F94643">
        <w:rPr>
          <w:rFonts w:ascii="Menlo Regular" w:hAnsi="Menlo Regular" w:cs="Menlo Regular"/>
          <w:color w:val="000000"/>
          <w:sz w:val="22"/>
          <w:szCs w:val="22"/>
          <w:lang w:val="en-GB"/>
        </w:rPr>
        <w:t xml:space="preserve"> : $resolution;</w:t>
      </w:r>
    </w:p>
    <w:p w14:paraId="50E89683"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for</w:t>
      </w:r>
      <w:proofErr w:type="gramEnd"/>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AA0D91"/>
          <w:sz w:val="22"/>
          <w:szCs w:val="22"/>
          <w:lang w:val="en-GB"/>
        </w:rPr>
        <w:t>my</w:t>
      </w:r>
      <w:r w:rsidRPr="00F94643">
        <w:rPr>
          <w:rFonts w:ascii="Menlo Regular" w:hAnsi="Menlo Regular" w:cs="Menlo Regular"/>
          <w:color w:val="000000"/>
          <w:sz w:val="22"/>
          <w:szCs w:val="22"/>
          <w:lang w:val="en-GB"/>
        </w:rPr>
        <w:t xml:space="preserve"> $</w:t>
      </w:r>
      <w:proofErr w:type="spellStart"/>
      <w:r w:rsidRPr="00F94643">
        <w:rPr>
          <w:rFonts w:ascii="Menlo Regular" w:hAnsi="Menlo Regular" w:cs="Menlo Regular"/>
          <w:color w:val="000000"/>
          <w:sz w:val="22"/>
          <w:szCs w:val="22"/>
          <w:lang w:val="en-GB"/>
        </w:rPr>
        <w:t>i</w:t>
      </w:r>
      <w:proofErr w:type="spellEnd"/>
      <w:r w:rsidRPr="00F94643">
        <w:rPr>
          <w:rFonts w:ascii="Menlo Regular" w:hAnsi="Menlo Regular" w:cs="Menlo Regular"/>
          <w:color w:val="000000"/>
          <w:sz w:val="22"/>
          <w:szCs w:val="22"/>
          <w:lang w:val="en-GB"/>
        </w:rPr>
        <w:t xml:space="preserve"> ( </w:t>
      </w:r>
      <w:r w:rsidRPr="00F94643">
        <w:rPr>
          <w:rFonts w:ascii="Menlo Regular" w:hAnsi="Menlo Regular" w:cs="Menlo Regular"/>
          <w:color w:val="1C00CF"/>
          <w:sz w:val="22"/>
          <w:szCs w:val="22"/>
          <w:lang w:val="en-GB"/>
        </w:rPr>
        <w:t>1</w:t>
      </w:r>
      <w:r w:rsidRPr="00F94643">
        <w:rPr>
          <w:rFonts w:ascii="Menlo Regular" w:hAnsi="Menlo Regular" w:cs="Menlo Regular"/>
          <w:color w:val="000000"/>
          <w:sz w:val="22"/>
          <w:szCs w:val="22"/>
          <w:lang w:val="en-GB"/>
        </w:rPr>
        <w:t xml:space="preserve"> .. $max ) {</w:t>
      </w:r>
    </w:p>
    <w:p w14:paraId="05E2EDD2"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print</w:t>
      </w:r>
      <w:proofErr w:type="gramEnd"/>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C41A16"/>
          <w:sz w:val="22"/>
          <w:szCs w:val="22"/>
          <w:lang w:val="en-GB"/>
        </w:rPr>
        <w:t>"${axis}.${</w:t>
      </w:r>
      <w:proofErr w:type="spellStart"/>
      <w:r w:rsidRPr="00F94643">
        <w:rPr>
          <w:rFonts w:ascii="Menlo Regular" w:hAnsi="Menlo Regular" w:cs="Menlo Regular"/>
          <w:color w:val="C41A16"/>
          <w:sz w:val="22"/>
          <w:szCs w:val="22"/>
          <w:lang w:val="en-GB"/>
        </w:rPr>
        <w:t>color</w:t>
      </w:r>
      <w:proofErr w:type="spellEnd"/>
      <w:r w:rsidRPr="00F94643">
        <w:rPr>
          <w:rFonts w:ascii="Menlo Regular" w:hAnsi="Menlo Regular" w:cs="Menlo Regular"/>
          <w:color w:val="C41A16"/>
          <w:sz w:val="22"/>
          <w:szCs w:val="22"/>
          <w:lang w:val="en-GB"/>
        </w:rPr>
        <w:t>}.${</w:t>
      </w:r>
      <w:proofErr w:type="spellStart"/>
      <w:r w:rsidRPr="00F94643">
        <w:rPr>
          <w:rFonts w:ascii="Menlo Regular" w:hAnsi="Menlo Regular" w:cs="Menlo Regular"/>
          <w:color w:val="C41A16"/>
          <w:sz w:val="22"/>
          <w:szCs w:val="22"/>
          <w:lang w:val="en-GB"/>
        </w:rPr>
        <w:t>i</w:t>
      </w:r>
      <w:proofErr w:type="spellEnd"/>
      <w:r w:rsidRPr="00F94643">
        <w:rPr>
          <w:rFonts w:ascii="Menlo Regular" w:hAnsi="Menlo Regular" w:cs="Menlo Regular"/>
          <w:color w:val="C41A16"/>
          <w:sz w:val="22"/>
          <w:szCs w:val="22"/>
          <w:lang w:val="en-GB"/>
        </w:rPr>
        <w:t>}\t"</w:t>
      </w:r>
      <w:r w:rsidRPr="00F94643">
        <w:rPr>
          <w:rFonts w:ascii="Menlo Regular" w:hAnsi="Menlo Regular" w:cs="Menlo Regular"/>
          <w:color w:val="000000"/>
          <w:sz w:val="22"/>
          <w:szCs w:val="22"/>
          <w:lang w:val="en-GB"/>
        </w:rPr>
        <w:t>;</w:t>
      </w:r>
      <w:r w:rsidRPr="00F94643">
        <w:rPr>
          <w:rFonts w:ascii="Menlo Regular" w:hAnsi="Menlo Regular" w:cs="Menlo Regular"/>
          <w:color w:val="000000"/>
          <w:sz w:val="22"/>
          <w:szCs w:val="22"/>
          <w:lang w:val="en-GB"/>
        </w:rPr>
        <w:tab/>
      </w:r>
    </w:p>
    <w:p w14:paraId="6DCA4DAE"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t>}</w:t>
      </w:r>
    </w:p>
    <w:p w14:paraId="0512F57D"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t>}</w:t>
      </w:r>
    </w:p>
    <w:p w14:paraId="436077D4"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w:t>
      </w:r>
    </w:p>
    <w:p w14:paraId="66E1DB6D"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print</w:t>
      </w:r>
      <w:proofErr w:type="gramEnd"/>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C41A16"/>
          <w:sz w:val="22"/>
          <w:szCs w:val="22"/>
          <w:lang w:val="en-GB"/>
        </w:rPr>
        <w:t>"category\n"</w:t>
      </w:r>
      <w:r w:rsidRPr="00F94643">
        <w:rPr>
          <w:rFonts w:ascii="Menlo Regular" w:hAnsi="Menlo Regular" w:cs="Menlo Regular"/>
          <w:color w:val="000000"/>
          <w:sz w:val="22"/>
          <w:szCs w:val="22"/>
          <w:lang w:val="en-GB"/>
        </w:rPr>
        <w:t>;</w:t>
      </w:r>
    </w:p>
    <w:p w14:paraId="01ABD585"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382AF887"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7400"/>
          <w:sz w:val="22"/>
          <w:szCs w:val="22"/>
          <w:lang w:val="en-GB"/>
        </w:rPr>
        <w:t xml:space="preserve"># </w:t>
      </w:r>
      <w:proofErr w:type="gramStart"/>
      <w:r w:rsidRPr="00F94643">
        <w:rPr>
          <w:rFonts w:ascii="Menlo Regular" w:hAnsi="Menlo Regular" w:cs="Menlo Regular"/>
          <w:color w:val="007400"/>
          <w:sz w:val="22"/>
          <w:szCs w:val="22"/>
          <w:lang w:val="en-GB"/>
        </w:rPr>
        <w:t>start</w:t>
      </w:r>
      <w:proofErr w:type="gramEnd"/>
      <w:r w:rsidRPr="00F94643">
        <w:rPr>
          <w:rFonts w:ascii="Menlo Regular" w:hAnsi="Menlo Regular" w:cs="Menlo Regular"/>
          <w:color w:val="007400"/>
          <w:sz w:val="22"/>
          <w:szCs w:val="22"/>
          <w:lang w:val="en-GB"/>
        </w:rPr>
        <w:t xml:space="preserve"> reading the images</w:t>
      </w:r>
    </w:p>
    <w:p w14:paraId="638D2923"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w:t>
      </w:r>
      <w:proofErr w:type="gramStart"/>
      <w:r w:rsidRPr="00F94643">
        <w:rPr>
          <w:rFonts w:ascii="Menlo Regular" w:hAnsi="Menlo Regular" w:cs="Menlo Regular"/>
          <w:color w:val="000000"/>
          <w:sz w:val="22"/>
          <w:szCs w:val="22"/>
          <w:lang w:val="en-GB"/>
        </w:rPr>
        <w:t>log</w:t>
      </w:r>
      <w:proofErr w:type="gramEnd"/>
      <w:r w:rsidRPr="00F94643">
        <w:rPr>
          <w:rFonts w:ascii="Menlo Regular" w:hAnsi="Menlo Regular" w:cs="Menlo Regular"/>
          <w:color w:val="000000"/>
          <w:sz w:val="22"/>
          <w:szCs w:val="22"/>
          <w:lang w:val="en-GB"/>
        </w:rPr>
        <w:t>-&gt;info(</w:t>
      </w:r>
      <w:r w:rsidRPr="00F94643">
        <w:rPr>
          <w:rFonts w:ascii="Menlo Regular" w:hAnsi="Menlo Regular" w:cs="Menlo Regular"/>
          <w:color w:val="C41A16"/>
          <w:sz w:val="22"/>
          <w:szCs w:val="22"/>
          <w:lang w:val="en-GB"/>
        </w:rPr>
        <w:t>"going to read images from $</w:t>
      </w:r>
      <w:proofErr w:type="spellStart"/>
      <w:r w:rsidRPr="00F94643">
        <w:rPr>
          <w:rFonts w:ascii="Menlo Regular" w:hAnsi="Menlo Regular" w:cs="Menlo Regular"/>
          <w:color w:val="C41A16"/>
          <w:sz w:val="22"/>
          <w:szCs w:val="22"/>
          <w:lang w:val="en-GB"/>
        </w:rPr>
        <w:t>dir</w:t>
      </w:r>
      <w:proofErr w:type="spellEnd"/>
      <w:r w:rsidRPr="00F94643">
        <w:rPr>
          <w:rFonts w:ascii="Menlo Regular" w:hAnsi="Menlo Regular" w:cs="Menlo Regular"/>
          <w:color w:val="C41A16"/>
          <w:sz w:val="22"/>
          <w:szCs w:val="22"/>
          <w:lang w:val="en-GB"/>
        </w:rPr>
        <w:t>"</w:t>
      </w:r>
      <w:r w:rsidRPr="00F94643">
        <w:rPr>
          <w:rFonts w:ascii="Menlo Regular" w:hAnsi="Menlo Regular" w:cs="Menlo Regular"/>
          <w:color w:val="000000"/>
          <w:sz w:val="22"/>
          <w:szCs w:val="22"/>
          <w:lang w:val="en-GB"/>
        </w:rPr>
        <w:t>);</w:t>
      </w:r>
    </w:p>
    <w:p w14:paraId="3970093E"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roofErr w:type="spellStart"/>
      <w:proofErr w:type="gramStart"/>
      <w:r w:rsidRPr="00F94643">
        <w:rPr>
          <w:rFonts w:ascii="Menlo Regular" w:hAnsi="Menlo Regular" w:cs="Menlo Regular"/>
          <w:color w:val="AA0D91"/>
          <w:sz w:val="22"/>
          <w:szCs w:val="22"/>
          <w:lang w:val="en-GB"/>
        </w:rPr>
        <w:t>opendir</w:t>
      </w:r>
      <w:proofErr w:type="spellEnd"/>
      <w:proofErr w:type="gramEnd"/>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AA0D91"/>
          <w:sz w:val="22"/>
          <w:szCs w:val="22"/>
          <w:lang w:val="en-GB"/>
        </w:rPr>
        <w:t>my</w:t>
      </w:r>
      <w:r w:rsidRPr="00F94643">
        <w:rPr>
          <w:rFonts w:ascii="Menlo Regular" w:hAnsi="Menlo Regular" w:cs="Menlo Regular"/>
          <w:color w:val="000000"/>
          <w:sz w:val="22"/>
          <w:szCs w:val="22"/>
          <w:lang w:val="en-GB"/>
        </w:rPr>
        <w:t xml:space="preserve"> $dh, $</w:t>
      </w:r>
      <w:proofErr w:type="spellStart"/>
      <w:r w:rsidRPr="00F94643">
        <w:rPr>
          <w:rFonts w:ascii="Menlo Regular" w:hAnsi="Menlo Regular" w:cs="Menlo Regular"/>
          <w:color w:val="000000"/>
          <w:sz w:val="22"/>
          <w:szCs w:val="22"/>
          <w:lang w:val="en-GB"/>
        </w:rPr>
        <w:t>dir</w:t>
      </w:r>
      <w:proofErr w:type="spellEnd"/>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AA0D91"/>
          <w:sz w:val="22"/>
          <w:szCs w:val="22"/>
          <w:lang w:val="en-GB"/>
        </w:rPr>
        <w:t>or</w:t>
      </w:r>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AA0D91"/>
          <w:sz w:val="22"/>
          <w:szCs w:val="22"/>
          <w:lang w:val="en-GB"/>
        </w:rPr>
        <w:t>die</w:t>
      </w:r>
      <w:r w:rsidRPr="00F94643">
        <w:rPr>
          <w:rFonts w:ascii="Menlo Regular" w:hAnsi="Menlo Regular" w:cs="Menlo Regular"/>
          <w:color w:val="000000"/>
          <w:sz w:val="22"/>
          <w:szCs w:val="22"/>
          <w:lang w:val="en-GB"/>
        </w:rPr>
        <w:t xml:space="preserve"> $!;</w:t>
      </w:r>
    </w:p>
    <w:p w14:paraId="1A1F6E16"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while</w:t>
      </w:r>
      <w:proofErr w:type="gramEnd"/>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AA0D91"/>
          <w:sz w:val="22"/>
          <w:szCs w:val="22"/>
          <w:lang w:val="en-GB"/>
        </w:rPr>
        <w:t>my</w:t>
      </w:r>
      <w:r w:rsidRPr="00F94643">
        <w:rPr>
          <w:rFonts w:ascii="Menlo Regular" w:hAnsi="Menlo Regular" w:cs="Menlo Regular"/>
          <w:color w:val="000000"/>
          <w:sz w:val="22"/>
          <w:szCs w:val="22"/>
          <w:lang w:val="en-GB"/>
        </w:rPr>
        <w:t xml:space="preserve"> $entry = </w:t>
      </w:r>
      <w:proofErr w:type="spellStart"/>
      <w:r w:rsidRPr="00F94643">
        <w:rPr>
          <w:rFonts w:ascii="Menlo Regular" w:hAnsi="Menlo Regular" w:cs="Menlo Regular"/>
          <w:color w:val="AA0D91"/>
          <w:sz w:val="22"/>
          <w:szCs w:val="22"/>
          <w:lang w:val="en-GB"/>
        </w:rPr>
        <w:t>readdir</w:t>
      </w:r>
      <w:proofErr w:type="spellEnd"/>
      <w:r w:rsidRPr="00F94643">
        <w:rPr>
          <w:rFonts w:ascii="Menlo Regular" w:hAnsi="Menlo Regular" w:cs="Menlo Regular"/>
          <w:color w:val="000000"/>
          <w:sz w:val="22"/>
          <w:szCs w:val="22"/>
          <w:lang w:val="en-GB"/>
        </w:rPr>
        <w:t xml:space="preserve"> $dh ) {</w:t>
      </w:r>
    </w:p>
    <w:p w14:paraId="42CEFE4F"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19FEFF02"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7400"/>
          <w:sz w:val="22"/>
          <w:szCs w:val="22"/>
          <w:lang w:val="en-GB"/>
        </w:rPr>
        <w:t xml:space="preserve"># </w:t>
      </w:r>
      <w:proofErr w:type="gramStart"/>
      <w:r w:rsidRPr="00F94643">
        <w:rPr>
          <w:rFonts w:ascii="Menlo Regular" w:hAnsi="Menlo Regular" w:cs="Menlo Regular"/>
          <w:color w:val="007400"/>
          <w:sz w:val="22"/>
          <w:szCs w:val="22"/>
          <w:lang w:val="en-GB"/>
        </w:rPr>
        <w:t>only</w:t>
      </w:r>
      <w:proofErr w:type="gramEnd"/>
      <w:r w:rsidRPr="00F94643">
        <w:rPr>
          <w:rFonts w:ascii="Menlo Regular" w:hAnsi="Menlo Regular" w:cs="Menlo Regular"/>
          <w:color w:val="007400"/>
          <w:sz w:val="22"/>
          <w:szCs w:val="22"/>
          <w:lang w:val="en-GB"/>
        </w:rPr>
        <w:t xml:space="preserve"> read </w:t>
      </w:r>
      <w:proofErr w:type="spellStart"/>
      <w:r w:rsidRPr="00F94643">
        <w:rPr>
          <w:rFonts w:ascii="Menlo Regular" w:hAnsi="Menlo Regular" w:cs="Menlo Regular"/>
          <w:color w:val="007400"/>
          <w:sz w:val="22"/>
          <w:szCs w:val="22"/>
          <w:lang w:val="en-GB"/>
        </w:rPr>
        <w:t>png</w:t>
      </w:r>
      <w:proofErr w:type="spellEnd"/>
      <w:r w:rsidRPr="00F94643">
        <w:rPr>
          <w:rFonts w:ascii="Menlo Regular" w:hAnsi="Menlo Regular" w:cs="Menlo Regular"/>
          <w:color w:val="007400"/>
          <w:sz w:val="22"/>
          <w:szCs w:val="22"/>
          <w:lang w:val="en-GB"/>
        </w:rPr>
        <w:t xml:space="preserve"> files created by splitter.pl</w:t>
      </w:r>
    </w:p>
    <w:p w14:paraId="6689AF30"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if</w:t>
      </w:r>
      <w:proofErr w:type="gramEnd"/>
      <w:r w:rsidRPr="00F94643">
        <w:rPr>
          <w:rFonts w:ascii="Menlo Regular" w:hAnsi="Menlo Regular" w:cs="Menlo Regular"/>
          <w:color w:val="000000"/>
          <w:sz w:val="22"/>
          <w:szCs w:val="22"/>
          <w:lang w:val="en-GB"/>
        </w:rPr>
        <w:t xml:space="preserve"> ( $entry =~ /(\d+,\d+)\.</w:t>
      </w:r>
      <w:proofErr w:type="spellStart"/>
      <w:r w:rsidRPr="00F94643">
        <w:rPr>
          <w:rFonts w:ascii="Menlo Regular" w:hAnsi="Menlo Regular" w:cs="Menlo Regular"/>
          <w:color w:val="000000"/>
          <w:sz w:val="22"/>
          <w:szCs w:val="22"/>
          <w:lang w:val="en-GB"/>
        </w:rPr>
        <w:t>png</w:t>
      </w:r>
      <w:proofErr w:type="spellEnd"/>
      <w:r w:rsidRPr="00F94643">
        <w:rPr>
          <w:rFonts w:ascii="Menlo Regular" w:hAnsi="Menlo Regular" w:cs="Menlo Regular"/>
          <w:color w:val="000000"/>
          <w:sz w:val="22"/>
          <w:szCs w:val="22"/>
          <w:lang w:val="en-GB"/>
        </w:rPr>
        <w:t>/ ) {</w:t>
      </w:r>
    </w:p>
    <w:p w14:paraId="4B12BEDF"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my</w:t>
      </w:r>
      <w:proofErr w:type="gramEnd"/>
      <w:r w:rsidRPr="00F94643">
        <w:rPr>
          <w:rFonts w:ascii="Menlo Regular" w:hAnsi="Menlo Regular" w:cs="Menlo Regular"/>
          <w:color w:val="000000"/>
          <w:sz w:val="22"/>
          <w:szCs w:val="22"/>
          <w:lang w:val="en-GB"/>
        </w:rPr>
        <w:t xml:space="preserve"> $nucleus = $1;</w:t>
      </w:r>
    </w:p>
    <w:p w14:paraId="29314336"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my</w:t>
      </w:r>
      <w:proofErr w:type="gramEnd"/>
      <w:r w:rsidRPr="00F94643">
        <w:rPr>
          <w:rFonts w:ascii="Menlo Regular" w:hAnsi="Menlo Regular" w:cs="Menlo Regular"/>
          <w:color w:val="000000"/>
          <w:sz w:val="22"/>
          <w:szCs w:val="22"/>
          <w:lang w:val="en-GB"/>
        </w:rPr>
        <w:t xml:space="preserve"> @row = ( $nucleus );</w:t>
      </w:r>
    </w:p>
    <w:p w14:paraId="61EC2C0F"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p>
    <w:p w14:paraId="3C631331"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r w:rsidRPr="00F94643">
        <w:rPr>
          <w:rFonts w:ascii="Menlo Regular" w:hAnsi="Menlo Regular" w:cs="Menlo Regular"/>
          <w:color w:val="007400"/>
          <w:sz w:val="22"/>
          <w:szCs w:val="22"/>
          <w:lang w:val="en-GB"/>
        </w:rPr>
        <w:t xml:space="preserve"># </w:t>
      </w:r>
      <w:proofErr w:type="gramStart"/>
      <w:r w:rsidRPr="00F94643">
        <w:rPr>
          <w:rFonts w:ascii="Menlo Regular" w:hAnsi="Menlo Regular" w:cs="Menlo Regular"/>
          <w:color w:val="007400"/>
          <w:sz w:val="22"/>
          <w:szCs w:val="22"/>
          <w:lang w:val="en-GB"/>
        </w:rPr>
        <w:t>read</w:t>
      </w:r>
      <w:proofErr w:type="gramEnd"/>
      <w:r w:rsidRPr="00F94643">
        <w:rPr>
          <w:rFonts w:ascii="Menlo Regular" w:hAnsi="Menlo Regular" w:cs="Menlo Regular"/>
          <w:color w:val="007400"/>
          <w:sz w:val="22"/>
          <w:szCs w:val="22"/>
          <w:lang w:val="en-GB"/>
        </w:rPr>
        <w:t xml:space="preserve"> image</w:t>
      </w:r>
    </w:p>
    <w:p w14:paraId="3FE40D2D"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my</w:t>
      </w:r>
      <w:proofErr w:type="gramEnd"/>
      <w:r w:rsidRPr="00F94643">
        <w:rPr>
          <w:rFonts w:ascii="Menlo Regular" w:hAnsi="Menlo Regular" w:cs="Menlo Regular"/>
          <w:color w:val="000000"/>
          <w:sz w:val="22"/>
          <w:szCs w:val="22"/>
          <w:lang w:val="en-GB"/>
        </w:rPr>
        <w:t xml:space="preserve"> $</w:t>
      </w:r>
      <w:proofErr w:type="spellStart"/>
      <w:r w:rsidRPr="00F94643">
        <w:rPr>
          <w:rFonts w:ascii="Menlo Regular" w:hAnsi="Menlo Regular" w:cs="Menlo Regular"/>
          <w:color w:val="000000"/>
          <w:sz w:val="22"/>
          <w:szCs w:val="22"/>
          <w:lang w:val="en-GB"/>
        </w:rPr>
        <w:t>img</w:t>
      </w:r>
      <w:proofErr w:type="spellEnd"/>
      <w:r w:rsidRPr="00F94643">
        <w:rPr>
          <w:rFonts w:ascii="Menlo Regular" w:hAnsi="Menlo Regular" w:cs="Menlo Regular"/>
          <w:color w:val="000000"/>
          <w:sz w:val="22"/>
          <w:szCs w:val="22"/>
          <w:lang w:val="en-GB"/>
        </w:rPr>
        <w:t xml:space="preserve"> = Image::</w:t>
      </w:r>
      <w:proofErr w:type="spellStart"/>
      <w:r w:rsidRPr="00F94643">
        <w:rPr>
          <w:rFonts w:ascii="Menlo Regular" w:hAnsi="Menlo Regular" w:cs="Menlo Regular"/>
          <w:color w:val="000000"/>
          <w:sz w:val="22"/>
          <w:szCs w:val="22"/>
          <w:lang w:val="en-GB"/>
        </w:rPr>
        <w:t>Magick</w:t>
      </w:r>
      <w:proofErr w:type="spellEnd"/>
      <w:r w:rsidRPr="00F94643">
        <w:rPr>
          <w:rFonts w:ascii="Menlo Regular" w:hAnsi="Menlo Regular" w:cs="Menlo Regular"/>
          <w:color w:val="000000"/>
          <w:sz w:val="22"/>
          <w:szCs w:val="22"/>
          <w:lang w:val="en-GB"/>
        </w:rPr>
        <w:t>-&gt;</w:t>
      </w:r>
      <w:r w:rsidRPr="00F94643">
        <w:rPr>
          <w:rFonts w:ascii="Menlo Regular" w:hAnsi="Menlo Regular" w:cs="Menlo Regular"/>
          <w:color w:val="AA0D91"/>
          <w:sz w:val="22"/>
          <w:szCs w:val="22"/>
          <w:lang w:val="en-GB"/>
        </w:rPr>
        <w:t>new</w:t>
      </w:r>
      <w:r w:rsidRPr="00F94643">
        <w:rPr>
          <w:rFonts w:ascii="Menlo Regular" w:hAnsi="Menlo Regular" w:cs="Menlo Regular"/>
          <w:color w:val="000000"/>
          <w:sz w:val="22"/>
          <w:szCs w:val="22"/>
          <w:lang w:val="en-GB"/>
        </w:rPr>
        <w:t>;</w:t>
      </w:r>
    </w:p>
    <w:p w14:paraId="2ADA510A"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push</w:t>
      </w:r>
      <w:proofErr w:type="gramEnd"/>
      <w:r w:rsidRPr="00F94643">
        <w:rPr>
          <w:rFonts w:ascii="Menlo Regular" w:hAnsi="Menlo Regular" w:cs="Menlo Regular"/>
          <w:color w:val="000000"/>
          <w:sz w:val="22"/>
          <w:szCs w:val="22"/>
          <w:lang w:val="en-GB"/>
        </w:rPr>
        <w:t xml:space="preserve"> @row, </w:t>
      </w:r>
      <w:proofErr w:type="spellStart"/>
      <w:r w:rsidRPr="00F94643">
        <w:rPr>
          <w:rFonts w:ascii="Menlo Regular" w:hAnsi="Menlo Regular" w:cs="Menlo Regular"/>
          <w:color w:val="000000"/>
          <w:sz w:val="22"/>
          <w:szCs w:val="22"/>
          <w:lang w:val="en-GB"/>
        </w:rPr>
        <w:t>make_fingerprint</w:t>
      </w:r>
      <w:proofErr w:type="spellEnd"/>
      <w:r w:rsidRPr="00F94643">
        <w:rPr>
          <w:rFonts w:ascii="Menlo Regular" w:hAnsi="Menlo Regular" w:cs="Menlo Regular"/>
          <w:color w:val="000000"/>
          <w:sz w:val="22"/>
          <w:szCs w:val="22"/>
          <w:lang w:val="en-GB"/>
        </w:rPr>
        <w:t xml:space="preserve">( </w:t>
      </w:r>
    </w:p>
    <w:p w14:paraId="1463B05F"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r w:rsidRPr="00F94643">
        <w:rPr>
          <w:rFonts w:ascii="Menlo Regular" w:hAnsi="Menlo Regular" w:cs="Menlo Regular"/>
          <w:color w:val="C41A16"/>
          <w:sz w:val="22"/>
          <w:szCs w:val="22"/>
          <w:lang w:val="en-GB"/>
        </w:rPr>
        <w:t>'</w:t>
      </w:r>
      <w:proofErr w:type="gramStart"/>
      <w:r w:rsidRPr="00F94643">
        <w:rPr>
          <w:rFonts w:ascii="Menlo Regular" w:hAnsi="Menlo Regular" w:cs="Menlo Regular"/>
          <w:color w:val="C41A16"/>
          <w:sz w:val="22"/>
          <w:szCs w:val="22"/>
          <w:lang w:val="en-GB"/>
        </w:rPr>
        <w:t>file'</w:t>
      </w:r>
      <w:proofErr w:type="gramEnd"/>
      <w:r w:rsidRPr="00F94643">
        <w:rPr>
          <w:rFonts w:ascii="Menlo Regular" w:hAnsi="Menlo Regular" w:cs="Menlo Regular"/>
          <w:color w:val="000000"/>
          <w:sz w:val="22"/>
          <w:szCs w:val="22"/>
          <w:lang w:val="en-GB"/>
        </w:rPr>
        <w:t xml:space="preserve">       =&gt; $</w:t>
      </w:r>
      <w:proofErr w:type="spellStart"/>
      <w:r w:rsidRPr="00F94643">
        <w:rPr>
          <w:rFonts w:ascii="Menlo Regular" w:hAnsi="Menlo Regular" w:cs="Menlo Regular"/>
          <w:color w:val="000000"/>
          <w:sz w:val="22"/>
          <w:szCs w:val="22"/>
          <w:lang w:val="en-GB"/>
        </w:rPr>
        <w:t>dir</w:t>
      </w:r>
      <w:proofErr w:type="spellEnd"/>
      <w:r w:rsidRPr="00F94643">
        <w:rPr>
          <w:rFonts w:ascii="Menlo Regular" w:hAnsi="Menlo Regular" w:cs="Menlo Regular"/>
          <w:color w:val="000000"/>
          <w:sz w:val="22"/>
          <w:szCs w:val="22"/>
          <w:lang w:val="en-GB"/>
        </w:rPr>
        <w:t xml:space="preserve"> . </w:t>
      </w:r>
      <w:r w:rsidRPr="00F94643">
        <w:rPr>
          <w:rFonts w:ascii="Menlo Regular" w:hAnsi="Menlo Regular" w:cs="Menlo Regular"/>
          <w:color w:val="C41A16"/>
          <w:sz w:val="22"/>
          <w:szCs w:val="22"/>
          <w:lang w:val="en-GB"/>
        </w:rPr>
        <w:t>'/</w:t>
      </w:r>
      <w:proofErr w:type="gramStart"/>
      <w:r w:rsidRPr="00F94643">
        <w:rPr>
          <w:rFonts w:ascii="Menlo Regular" w:hAnsi="Menlo Regular" w:cs="Menlo Regular"/>
          <w:color w:val="C41A16"/>
          <w:sz w:val="22"/>
          <w:szCs w:val="22"/>
          <w:lang w:val="en-GB"/>
        </w:rPr>
        <w:t>'</w:t>
      </w:r>
      <w:r w:rsidRPr="00F94643">
        <w:rPr>
          <w:rFonts w:ascii="Menlo Regular" w:hAnsi="Menlo Regular" w:cs="Menlo Regular"/>
          <w:color w:val="000000"/>
          <w:sz w:val="22"/>
          <w:szCs w:val="22"/>
          <w:lang w:val="en-GB"/>
        </w:rPr>
        <w:t xml:space="preserve"> .</w:t>
      </w:r>
      <w:proofErr w:type="gramEnd"/>
      <w:r w:rsidRPr="00F94643">
        <w:rPr>
          <w:rFonts w:ascii="Menlo Regular" w:hAnsi="Menlo Regular" w:cs="Menlo Regular"/>
          <w:color w:val="000000"/>
          <w:sz w:val="22"/>
          <w:szCs w:val="22"/>
          <w:lang w:val="en-GB"/>
        </w:rPr>
        <w:t xml:space="preserve"> $</w:t>
      </w:r>
      <w:proofErr w:type="gramStart"/>
      <w:r w:rsidRPr="00F94643">
        <w:rPr>
          <w:rFonts w:ascii="Menlo Regular" w:hAnsi="Menlo Regular" w:cs="Menlo Regular"/>
          <w:color w:val="000000"/>
          <w:sz w:val="22"/>
          <w:szCs w:val="22"/>
          <w:lang w:val="en-GB"/>
        </w:rPr>
        <w:t>entry</w:t>
      </w:r>
      <w:proofErr w:type="gramEnd"/>
      <w:r w:rsidRPr="00F94643">
        <w:rPr>
          <w:rFonts w:ascii="Menlo Regular" w:hAnsi="Menlo Regular" w:cs="Menlo Regular"/>
          <w:color w:val="000000"/>
          <w:sz w:val="22"/>
          <w:szCs w:val="22"/>
          <w:lang w:val="en-GB"/>
        </w:rPr>
        <w:t>,</w:t>
      </w:r>
    </w:p>
    <w:p w14:paraId="4F71E7C8"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lastRenderedPageBreak/>
        <w:tab/>
      </w: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r w:rsidRPr="00F94643">
        <w:rPr>
          <w:rFonts w:ascii="Menlo Regular" w:hAnsi="Menlo Regular" w:cs="Menlo Regular"/>
          <w:color w:val="C41A16"/>
          <w:sz w:val="22"/>
          <w:szCs w:val="22"/>
          <w:lang w:val="en-GB"/>
        </w:rPr>
        <w:t>'</w:t>
      </w:r>
      <w:proofErr w:type="gramStart"/>
      <w:r w:rsidRPr="00F94643">
        <w:rPr>
          <w:rFonts w:ascii="Menlo Regular" w:hAnsi="Menlo Regular" w:cs="Menlo Regular"/>
          <w:color w:val="C41A16"/>
          <w:sz w:val="22"/>
          <w:szCs w:val="22"/>
          <w:lang w:val="en-GB"/>
        </w:rPr>
        <w:t>resolution'</w:t>
      </w:r>
      <w:proofErr w:type="gramEnd"/>
      <w:r w:rsidRPr="00F94643">
        <w:rPr>
          <w:rFonts w:ascii="Menlo Regular" w:hAnsi="Menlo Regular" w:cs="Menlo Regular"/>
          <w:color w:val="000000"/>
          <w:sz w:val="22"/>
          <w:szCs w:val="22"/>
          <w:lang w:val="en-GB"/>
        </w:rPr>
        <w:t xml:space="preserve"> =&gt; $resolution,</w:t>
      </w:r>
    </w:p>
    <w:p w14:paraId="5FD5B121"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t>);</w:t>
      </w:r>
    </w:p>
    <w:p w14:paraId="23F93826"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t>$</w:t>
      </w:r>
      <w:proofErr w:type="gramStart"/>
      <w:r w:rsidRPr="00F94643">
        <w:rPr>
          <w:rFonts w:ascii="Menlo Regular" w:hAnsi="Menlo Regular" w:cs="Menlo Regular"/>
          <w:color w:val="000000"/>
          <w:sz w:val="22"/>
          <w:szCs w:val="22"/>
          <w:lang w:val="en-GB"/>
        </w:rPr>
        <w:t>log</w:t>
      </w:r>
      <w:proofErr w:type="gramEnd"/>
      <w:r w:rsidRPr="00F94643">
        <w:rPr>
          <w:rFonts w:ascii="Menlo Regular" w:hAnsi="Menlo Regular" w:cs="Menlo Regular"/>
          <w:color w:val="000000"/>
          <w:sz w:val="22"/>
          <w:szCs w:val="22"/>
          <w:lang w:val="en-GB"/>
        </w:rPr>
        <w:t>-&gt;info(</w:t>
      </w:r>
      <w:r w:rsidRPr="00F94643">
        <w:rPr>
          <w:rFonts w:ascii="Menlo Regular" w:hAnsi="Menlo Regular" w:cs="Menlo Regular"/>
          <w:color w:val="C41A16"/>
          <w:sz w:val="22"/>
          <w:szCs w:val="22"/>
          <w:lang w:val="en-GB"/>
        </w:rPr>
        <w:t>"created fingerprint for $entry"</w:t>
      </w:r>
      <w:r w:rsidRPr="00F94643">
        <w:rPr>
          <w:rFonts w:ascii="Menlo Regular" w:hAnsi="Menlo Regular" w:cs="Menlo Regular"/>
          <w:color w:val="000000"/>
          <w:sz w:val="22"/>
          <w:szCs w:val="22"/>
          <w:lang w:val="en-GB"/>
        </w:rPr>
        <w:t>);</w:t>
      </w:r>
    </w:p>
    <w:p w14:paraId="2AEBD8A2"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p>
    <w:p w14:paraId="34E275A0"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push</w:t>
      </w:r>
      <w:proofErr w:type="gramEnd"/>
      <w:r w:rsidRPr="00F94643">
        <w:rPr>
          <w:rFonts w:ascii="Menlo Regular" w:hAnsi="Menlo Regular" w:cs="Menlo Regular"/>
          <w:color w:val="000000"/>
          <w:sz w:val="22"/>
          <w:szCs w:val="22"/>
          <w:lang w:val="en-GB"/>
        </w:rPr>
        <w:t xml:space="preserve"> @row, $category;</w:t>
      </w:r>
    </w:p>
    <w:p w14:paraId="6EC74C7F"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print</w:t>
      </w:r>
      <w:proofErr w:type="gramEnd"/>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AA0D91"/>
          <w:sz w:val="22"/>
          <w:szCs w:val="22"/>
          <w:lang w:val="en-GB"/>
        </w:rPr>
        <w:t>join</w:t>
      </w:r>
      <w:r w:rsidRPr="00F94643">
        <w:rPr>
          <w:rFonts w:ascii="Menlo Regular" w:hAnsi="Menlo Regular" w:cs="Menlo Regular"/>
          <w:color w:val="000000"/>
          <w:sz w:val="22"/>
          <w:szCs w:val="22"/>
          <w:lang w:val="en-GB"/>
        </w:rPr>
        <w:t>(</w:t>
      </w:r>
      <w:r w:rsidRPr="00F94643">
        <w:rPr>
          <w:rFonts w:ascii="Menlo Regular" w:hAnsi="Menlo Regular" w:cs="Menlo Regular"/>
          <w:color w:val="C41A16"/>
          <w:sz w:val="22"/>
          <w:szCs w:val="22"/>
          <w:lang w:val="en-GB"/>
        </w:rPr>
        <w:t>"\t"</w:t>
      </w:r>
      <w:r w:rsidRPr="00F94643">
        <w:rPr>
          <w:rFonts w:ascii="Menlo Regular" w:hAnsi="Menlo Regular" w:cs="Menlo Regular"/>
          <w:color w:val="000000"/>
          <w:sz w:val="22"/>
          <w:szCs w:val="22"/>
          <w:lang w:val="en-GB"/>
        </w:rPr>
        <w:t xml:space="preserve">, @row), </w:t>
      </w:r>
      <w:r w:rsidRPr="00F94643">
        <w:rPr>
          <w:rFonts w:ascii="Menlo Regular" w:hAnsi="Menlo Regular" w:cs="Menlo Regular"/>
          <w:color w:val="C41A16"/>
          <w:sz w:val="22"/>
          <w:szCs w:val="22"/>
          <w:lang w:val="en-GB"/>
        </w:rPr>
        <w:t>"\n"</w:t>
      </w:r>
      <w:r w:rsidRPr="00F94643">
        <w:rPr>
          <w:rFonts w:ascii="Menlo Regular" w:hAnsi="Menlo Regular" w:cs="Menlo Regular"/>
          <w:color w:val="000000"/>
          <w:sz w:val="22"/>
          <w:szCs w:val="22"/>
          <w:lang w:val="en-GB"/>
        </w:rPr>
        <w:t>;</w:t>
      </w:r>
    </w:p>
    <w:p w14:paraId="6ECE8803"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t>}</w:t>
      </w:r>
      <w:r w:rsidRPr="00F94643">
        <w:rPr>
          <w:rFonts w:ascii="Menlo Regular" w:hAnsi="Menlo Regular" w:cs="Menlo Regular"/>
          <w:color w:val="000000"/>
          <w:sz w:val="22"/>
          <w:szCs w:val="22"/>
          <w:lang w:val="en-GB"/>
        </w:rPr>
        <w:tab/>
      </w:r>
    </w:p>
    <w:p w14:paraId="1BE96051" w14:textId="6B57C1BC"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w:t>
      </w:r>
      <w:r w:rsidRPr="00F94643">
        <w:rPr>
          <w:rFonts w:ascii="Menlo Regular" w:hAnsi="Menlo Regular" w:cs="Menlo Regular"/>
          <w:color w:val="000000"/>
          <w:sz w:val="22"/>
          <w:szCs w:val="22"/>
          <w:lang w:val="en-GB"/>
        </w:rPr>
        <w:br w:type="page"/>
      </w:r>
    </w:p>
    <w:p w14:paraId="20B03772" w14:textId="3EB30DFD" w:rsidR="00D16416" w:rsidRPr="00F94643" w:rsidRDefault="00D16416" w:rsidP="0058344F">
      <w:pPr>
        <w:pStyle w:val="Kop4"/>
        <w:numPr>
          <w:ilvl w:val="2"/>
          <w:numId w:val="20"/>
        </w:numPr>
        <w:rPr>
          <w:lang w:val="en-GB"/>
        </w:rPr>
      </w:pPr>
      <w:bookmarkStart w:id="514" w:name="_Toc261813462"/>
      <w:proofErr w:type="gramStart"/>
      <w:r w:rsidRPr="00F94643">
        <w:rPr>
          <w:lang w:val="en-GB"/>
        </w:rPr>
        <w:lastRenderedPageBreak/>
        <w:t>traindata2.pl</w:t>
      </w:r>
      <w:proofErr w:type="gramEnd"/>
      <w:r w:rsidR="009F6D98" w:rsidRPr="00F94643">
        <w:rPr>
          <w:lang w:val="en-GB"/>
        </w:rPr>
        <w:t xml:space="preserve"> [</w:t>
      </w:r>
      <w:r w:rsidR="009F6D98" w:rsidRPr="00F94643">
        <w:rPr>
          <w:highlight w:val="green"/>
          <w:lang w:val="en-GB"/>
        </w:rPr>
        <w:t>1</w:t>
      </w:r>
      <w:r w:rsidR="009F6D98" w:rsidRPr="00F94643">
        <w:rPr>
          <w:lang w:val="en-GB"/>
        </w:rPr>
        <w:t>9</w:t>
      </w:r>
      <w:r w:rsidRPr="00F94643">
        <w:rPr>
          <w:lang w:val="en-GB"/>
        </w:rPr>
        <w:t>]</w:t>
      </w:r>
      <w:bookmarkEnd w:id="514"/>
    </w:p>
    <w:p w14:paraId="08285140"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7400"/>
          <w:sz w:val="22"/>
          <w:szCs w:val="22"/>
          <w:lang w:val="en-GB"/>
        </w:rPr>
        <w:t>#</w:t>
      </w:r>
      <w:proofErr w:type="gramStart"/>
      <w:r w:rsidRPr="00F94643">
        <w:rPr>
          <w:rFonts w:ascii="Menlo Regular" w:hAnsi="Menlo Regular" w:cs="Menlo Regular"/>
          <w:color w:val="007400"/>
          <w:sz w:val="22"/>
          <w:szCs w:val="22"/>
          <w:lang w:val="en-GB"/>
        </w:rPr>
        <w:t>!/</w:t>
      </w:r>
      <w:proofErr w:type="spellStart"/>
      <w:proofErr w:type="gramEnd"/>
      <w:r w:rsidRPr="00F94643">
        <w:rPr>
          <w:rFonts w:ascii="Menlo Regular" w:hAnsi="Menlo Regular" w:cs="Menlo Regular"/>
          <w:color w:val="007400"/>
          <w:sz w:val="22"/>
          <w:szCs w:val="22"/>
          <w:lang w:val="en-GB"/>
        </w:rPr>
        <w:t>usr</w:t>
      </w:r>
      <w:proofErr w:type="spellEnd"/>
      <w:r w:rsidRPr="00F94643">
        <w:rPr>
          <w:rFonts w:ascii="Menlo Regular" w:hAnsi="Menlo Regular" w:cs="Menlo Regular"/>
          <w:color w:val="007400"/>
          <w:sz w:val="22"/>
          <w:szCs w:val="22"/>
          <w:lang w:val="en-GB"/>
        </w:rPr>
        <w:t>/bin/</w:t>
      </w:r>
      <w:proofErr w:type="spellStart"/>
      <w:r w:rsidRPr="00F94643">
        <w:rPr>
          <w:rFonts w:ascii="Menlo Regular" w:hAnsi="Menlo Regular" w:cs="Menlo Regular"/>
          <w:color w:val="007400"/>
          <w:sz w:val="22"/>
          <w:szCs w:val="22"/>
          <w:lang w:val="en-GB"/>
        </w:rPr>
        <w:t>perl</w:t>
      </w:r>
      <w:proofErr w:type="spellEnd"/>
    </w:p>
    <w:p w14:paraId="0DC1BAE0"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use</w:t>
      </w:r>
      <w:proofErr w:type="gramEnd"/>
      <w:r w:rsidRPr="00F94643">
        <w:rPr>
          <w:rFonts w:ascii="Menlo Regular" w:hAnsi="Menlo Regular" w:cs="Menlo Regular"/>
          <w:color w:val="000000"/>
          <w:sz w:val="22"/>
          <w:szCs w:val="22"/>
          <w:lang w:val="en-GB"/>
        </w:rPr>
        <w:t xml:space="preserve"> strict;</w:t>
      </w:r>
    </w:p>
    <w:p w14:paraId="5C2AE6CF"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use</w:t>
      </w:r>
      <w:proofErr w:type="gramEnd"/>
      <w:r w:rsidRPr="00F94643">
        <w:rPr>
          <w:rFonts w:ascii="Menlo Regular" w:hAnsi="Menlo Regular" w:cs="Menlo Regular"/>
          <w:color w:val="000000"/>
          <w:sz w:val="22"/>
          <w:szCs w:val="22"/>
          <w:lang w:val="en-GB"/>
        </w:rPr>
        <w:t xml:space="preserve"> warnings;</w:t>
      </w:r>
    </w:p>
    <w:p w14:paraId="74E57F51"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use</w:t>
      </w:r>
      <w:proofErr w:type="gramEnd"/>
      <w:r w:rsidRPr="00F94643">
        <w:rPr>
          <w:rFonts w:ascii="Menlo Regular" w:hAnsi="Menlo Regular" w:cs="Menlo Regular"/>
          <w:color w:val="000000"/>
          <w:sz w:val="22"/>
          <w:szCs w:val="22"/>
          <w:lang w:val="en-GB"/>
        </w:rPr>
        <w:t xml:space="preserve"> </w:t>
      </w:r>
      <w:proofErr w:type="spellStart"/>
      <w:r w:rsidRPr="00F94643">
        <w:rPr>
          <w:rFonts w:ascii="Menlo Regular" w:hAnsi="Menlo Regular" w:cs="Menlo Regular"/>
          <w:color w:val="000000"/>
          <w:sz w:val="22"/>
          <w:szCs w:val="22"/>
          <w:lang w:val="en-GB"/>
        </w:rPr>
        <w:t>Getopt</w:t>
      </w:r>
      <w:proofErr w:type="spellEnd"/>
      <w:r w:rsidRPr="00F94643">
        <w:rPr>
          <w:rFonts w:ascii="Menlo Regular" w:hAnsi="Menlo Regular" w:cs="Menlo Regular"/>
          <w:color w:val="000000"/>
          <w:sz w:val="22"/>
          <w:szCs w:val="22"/>
          <w:lang w:val="en-GB"/>
        </w:rPr>
        <w:t>::Long;</w:t>
      </w:r>
    </w:p>
    <w:p w14:paraId="23524AC0"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use</w:t>
      </w:r>
      <w:proofErr w:type="gramEnd"/>
      <w:r w:rsidRPr="00F94643">
        <w:rPr>
          <w:rFonts w:ascii="Menlo Regular" w:hAnsi="Menlo Regular" w:cs="Menlo Regular"/>
          <w:color w:val="000000"/>
          <w:sz w:val="22"/>
          <w:szCs w:val="22"/>
          <w:lang w:val="en-GB"/>
        </w:rPr>
        <w:t xml:space="preserve"> Fingerprint </w:t>
      </w:r>
      <w:r w:rsidRPr="00F94643">
        <w:rPr>
          <w:rFonts w:ascii="Menlo Regular" w:hAnsi="Menlo Regular" w:cs="Menlo Regular"/>
          <w:color w:val="C41A16"/>
          <w:sz w:val="22"/>
          <w:szCs w:val="22"/>
          <w:lang w:val="en-GB"/>
        </w:rPr>
        <w:t>'</w:t>
      </w:r>
      <w:proofErr w:type="spellStart"/>
      <w:r w:rsidRPr="00F94643">
        <w:rPr>
          <w:rFonts w:ascii="Menlo Regular" w:hAnsi="Menlo Regular" w:cs="Menlo Regular"/>
          <w:color w:val="C41A16"/>
          <w:sz w:val="22"/>
          <w:szCs w:val="22"/>
          <w:lang w:val="en-GB"/>
        </w:rPr>
        <w:t>make_fingerprint</w:t>
      </w:r>
      <w:proofErr w:type="spellEnd"/>
      <w:r w:rsidRPr="00F94643">
        <w:rPr>
          <w:rFonts w:ascii="Menlo Regular" w:hAnsi="Menlo Regular" w:cs="Menlo Regular"/>
          <w:color w:val="C41A16"/>
          <w:sz w:val="22"/>
          <w:szCs w:val="22"/>
          <w:lang w:val="en-GB"/>
        </w:rPr>
        <w:t>'</w:t>
      </w:r>
      <w:r w:rsidRPr="00F94643">
        <w:rPr>
          <w:rFonts w:ascii="Menlo Regular" w:hAnsi="Menlo Regular" w:cs="Menlo Regular"/>
          <w:color w:val="000000"/>
          <w:sz w:val="22"/>
          <w:szCs w:val="22"/>
          <w:lang w:val="en-GB"/>
        </w:rPr>
        <w:t>;</w:t>
      </w:r>
    </w:p>
    <w:p w14:paraId="270A7933"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use</w:t>
      </w:r>
      <w:proofErr w:type="gramEnd"/>
      <w:r w:rsidRPr="00F94643">
        <w:rPr>
          <w:rFonts w:ascii="Menlo Regular" w:hAnsi="Menlo Regular" w:cs="Menlo Regular"/>
          <w:color w:val="000000"/>
          <w:sz w:val="22"/>
          <w:szCs w:val="22"/>
          <w:lang w:val="en-GB"/>
        </w:rPr>
        <w:t xml:space="preserve"> Bio::</w:t>
      </w:r>
      <w:proofErr w:type="spellStart"/>
      <w:r w:rsidRPr="00F94643">
        <w:rPr>
          <w:rFonts w:ascii="Menlo Regular" w:hAnsi="Menlo Regular" w:cs="Menlo Regular"/>
          <w:color w:val="000000"/>
          <w:sz w:val="22"/>
          <w:szCs w:val="22"/>
          <w:lang w:val="en-GB"/>
        </w:rPr>
        <w:t>Phylo</w:t>
      </w:r>
      <w:proofErr w:type="spellEnd"/>
      <w:r w:rsidRPr="00F94643">
        <w:rPr>
          <w:rFonts w:ascii="Menlo Regular" w:hAnsi="Menlo Regular" w:cs="Menlo Regular"/>
          <w:color w:val="000000"/>
          <w:sz w:val="22"/>
          <w:szCs w:val="22"/>
          <w:lang w:val="en-GB"/>
        </w:rPr>
        <w:t>::</w:t>
      </w:r>
      <w:proofErr w:type="spellStart"/>
      <w:r w:rsidRPr="00F94643">
        <w:rPr>
          <w:rFonts w:ascii="Menlo Regular" w:hAnsi="Menlo Regular" w:cs="Menlo Regular"/>
          <w:color w:val="000000"/>
          <w:sz w:val="22"/>
          <w:szCs w:val="22"/>
          <w:lang w:val="en-GB"/>
        </w:rPr>
        <w:t>Util</w:t>
      </w:r>
      <w:proofErr w:type="spellEnd"/>
      <w:r w:rsidRPr="00F94643">
        <w:rPr>
          <w:rFonts w:ascii="Menlo Regular" w:hAnsi="Menlo Regular" w:cs="Menlo Regular"/>
          <w:color w:val="000000"/>
          <w:sz w:val="22"/>
          <w:szCs w:val="22"/>
          <w:lang w:val="en-GB"/>
        </w:rPr>
        <w:t xml:space="preserve">::Logger </w:t>
      </w:r>
      <w:r w:rsidRPr="00F94643">
        <w:rPr>
          <w:rFonts w:ascii="Menlo Regular" w:hAnsi="Menlo Regular" w:cs="Menlo Regular"/>
          <w:color w:val="C41A16"/>
          <w:sz w:val="22"/>
          <w:szCs w:val="22"/>
          <w:lang w:val="en-GB"/>
        </w:rPr>
        <w:t>':levels'</w:t>
      </w:r>
      <w:r w:rsidRPr="00F94643">
        <w:rPr>
          <w:rFonts w:ascii="Menlo Regular" w:hAnsi="Menlo Regular" w:cs="Menlo Regular"/>
          <w:color w:val="000000"/>
          <w:sz w:val="22"/>
          <w:szCs w:val="22"/>
          <w:lang w:val="en-GB"/>
        </w:rPr>
        <w:t>;</w:t>
      </w:r>
    </w:p>
    <w:p w14:paraId="57D85E03"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229B73AE"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7400"/>
          <w:sz w:val="22"/>
          <w:szCs w:val="22"/>
          <w:lang w:val="en-GB"/>
        </w:rPr>
        <w:t xml:space="preserve"># </w:t>
      </w:r>
      <w:proofErr w:type="gramStart"/>
      <w:r w:rsidRPr="00F94643">
        <w:rPr>
          <w:rFonts w:ascii="Menlo Regular" w:hAnsi="Menlo Regular" w:cs="Menlo Regular"/>
          <w:color w:val="007400"/>
          <w:sz w:val="22"/>
          <w:szCs w:val="22"/>
          <w:lang w:val="en-GB"/>
        </w:rPr>
        <w:t>process</w:t>
      </w:r>
      <w:proofErr w:type="gramEnd"/>
      <w:r w:rsidRPr="00F94643">
        <w:rPr>
          <w:rFonts w:ascii="Menlo Regular" w:hAnsi="Menlo Regular" w:cs="Menlo Regular"/>
          <w:color w:val="007400"/>
          <w:sz w:val="22"/>
          <w:szCs w:val="22"/>
          <w:lang w:val="en-GB"/>
        </w:rPr>
        <w:t xml:space="preserve"> command line arguments</w:t>
      </w:r>
    </w:p>
    <w:p w14:paraId="40B1A4D7"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my</w:t>
      </w:r>
      <w:proofErr w:type="gramEnd"/>
      <w:r w:rsidRPr="00F94643">
        <w:rPr>
          <w:rFonts w:ascii="Menlo Regular" w:hAnsi="Menlo Regular" w:cs="Menlo Regular"/>
          <w:color w:val="000000"/>
          <w:sz w:val="22"/>
          <w:szCs w:val="22"/>
          <w:lang w:val="en-GB"/>
        </w:rPr>
        <w:t xml:space="preserve"> $verbosity = WARN;</w:t>
      </w:r>
    </w:p>
    <w:p w14:paraId="7A0DA2A5"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my</w:t>
      </w:r>
      <w:proofErr w:type="gramEnd"/>
      <w:r w:rsidRPr="00F94643">
        <w:rPr>
          <w:rFonts w:ascii="Menlo Regular" w:hAnsi="Menlo Regular" w:cs="Menlo Regular"/>
          <w:color w:val="000000"/>
          <w:sz w:val="22"/>
          <w:szCs w:val="22"/>
          <w:lang w:val="en-GB"/>
        </w:rPr>
        <w:t xml:space="preserve"> $resolution = </w:t>
      </w:r>
      <w:r w:rsidRPr="00F94643">
        <w:rPr>
          <w:rFonts w:ascii="Menlo Regular" w:hAnsi="Menlo Regular" w:cs="Menlo Regular"/>
          <w:color w:val="1C00CF"/>
          <w:sz w:val="22"/>
          <w:szCs w:val="22"/>
          <w:lang w:val="en-GB"/>
        </w:rPr>
        <w:t>50</w:t>
      </w:r>
      <w:r w:rsidRPr="00F94643">
        <w:rPr>
          <w:rFonts w:ascii="Menlo Regular" w:hAnsi="Menlo Regular" w:cs="Menlo Regular"/>
          <w:color w:val="000000"/>
          <w:sz w:val="22"/>
          <w:szCs w:val="22"/>
          <w:lang w:val="en-GB"/>
        </w:rPr>
        <w:t>;</w:t>
      </w:r>
    </w:p>
    <w:p w14:paraId="78258C46"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my</w:t>
      </w:r>
      <w:proofErr w:type="gramEnd"/>
      <w:r w:rsidRPr="00F94643">
        <w:rPr>
          <w:rFonts w:ascii="Menlo Regular" w:hAnsi="Menlo Regular" w:cs="Menlo Regular"/>
          <w:color w:val="000000"/>
          <w:sz w:val="22"/>
          <w:szCs w:val="22"/>
          <w:lang w:val="en-GB"/>
        </w:rPr>
        <w:t xml:space="preserve"> $</w:t>
      </w:r>
      <w:proofErr w:type="spellStart"/>
      <w:r w:rsidRPr="00F94643">
        <w:rPr>
          <w:rFonts w:ascii="Menlo Regular" w:hAnsi="Menlo Regular" w:cs="Menlo Regular"/>
          <w:color w:val="000000"/>
          <w:sz w:val="22"/>
          <w:szCs w:val="22"/>
          <w:lang w:val="en-GB"/>
        </w:rPr>
        <w:t>dir</w:t>
      </w:r>
      <w:proofErr w:type="spellEnd"/>
      <w:r w:rsidRPr="00F94643">
        <w:rPr>
          <w:rFonts w:ascii="Menlo Regular" w:hAnsi="Menlo Regular" w:cs="Menlo Regular"/>
          <w:color w:val="000000"/>
          <w:sz w:val="22"/>
          <w:szCs w:val="22"/>
          <w:lang w:val="en-GB"/>
        </w:rPr>
        <w:t>;</w:t>
      </w:r>
    </w:p>
    <w:p w14:paraId="53834ED7"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my</w:t>
      </w:r>
      <w:proofErr w:type="gramEnd"/>
      <w:r w:rsidRPr="00F94643">
        <w:rPr>
          <w:rFonts w:ascii="Menlo Regular" w:hAnsi="Menlo Regular" w:cs="Menlo Regular"/>
          <w:color w:val="000000"/>
          <w:sz w:val="22"/>
          <w:szCs w:val="22"/>
          <w:lang w:val="en-GB"/>
        </w:rPr>
        <w:t xml:space="preserve"> $category;</w:t>
      </w:r>
    </w:p>
    <w:p w14:paraId="6F748038"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roofErr w:type="spellStart"/>
      <w:proofErr w:type="gramStart"/>
      <w:r w:rsidRPr="00F94643">
        <w:rPr>
          <w:rFonts w:ascii="Menlo Regular" w:hAnsi="Menlo Regular" w:cs="Menlo Regular"/>
          <w:color w:val="000000"/>
          <w:sz w:val="22"/>
          <w:szCs w:val="22"/>
          <w:lang w:val="en-GB"/>
        </w:rPr>
        <w:t>GetOptions</w:t>
      </w:r>
      <w:proofErr w:type="spellEnd"/>
      <w:r w:rsidRPr="00F94643">
        <w:rPr>
          <w:rFonts w:ascii="Menlo Regular" w:hAnsi="Menlo Regular" w:cs="Menlo Regular"/>
          <w:color w:val="000000"/>
          <w:sz w:val="22"/>
          <w:szCs w:val="22"/>
          <w:lang w:val="en-GB"/>
        </w:rPr>
        <w:t>(</w:t>
      </w:r>
      <w:proofErr w:type="gramEnd"/>
    </w:p>
    <w:p w14:paraId="6367D6AF"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C41A16"/>
          <w:sz w:val="22"/>
          <w:szCs w:val="22"/>
          <w:lang w:val="en-GB"/>
        </w:rPr>
        <w:t>'</w:t>
      </w:r>
      <w:proofErr w:type="gramStart"/>
      <w:r w:rsidRPr="00F94643">
        <w:rPr>
          <w:rFonts w:ascii="Menlo Regular" w:hAnsi="Menlo Regular" w:cs="Menlo Regular"/>
          <w:color w:val="C41A16"/>
          <w:sz w:val="22"/>
          <w:szCs w:val="22"/>
          <w:lang w:val="en-GB"/>
        </w:rPr>
        <w:t>category</w:t>
      </w:r>
      <w:proofErr w:type="gramEnd"/>
      <w:r w:rsidRPr="00F94643">
        <w:rPr>
          <w:rFonts w:ascii="Menlo Regular" w:hAnsi="Menlo Regular" w:cs="Menlo Regular"/>
          <w:color w:val="C41A16"/>
          <w:sz w:val="22"/>
          <w:szCs w:val="22"/>
          <w:lang w:val="en-GB"/>
        </w:rPr>
        <w:t>=</w:t>
      </w:r>
      <w:proofErr w:type="spellStart"/>
      <w:r w:rsidRPr="00F94643">
        <w:rPr>
          <w:rFonts w:ascii="Menlo Regular" w:hAnsi="Menlo Regular" w:cs="Menlo Regular"/>
          <w:color w:val="C41A16"/>
          <w:sz w:val="22"/>
          <w:szCs w:val="22"/>
          <w:lang w:val="en-GB"/>
        </w:rPr>
        <w:t>i</w:t>
      </w:r>
      <w:proofErr w:type="spellEnd"/>
      <w:r w:rsidRPr="00F94643">
        <w:rPr>
          <w:rFonts w:ascii="Menlo Regular" w:hAnsi="Menlo Regular" w:cs="Menlo Regular"/>
          <w:color w:val="C41A16"/>
          <w:sz w:val="22"/>
          <w:szCs w:val="22"/>
          <w:lang w:val="en-GB"/>
        </w:rPr>
        <w:t>'</w:t>
      </w:r>
      <w:r w:rsidRPr="00F94643">
        <w:rPr>
          <w:rFonts w:ascii="Menlo Regular" w:hAnsi="Menlo Regular" w:cs="Menlo Regular"/>
          <w:color w:val="000000"/>
          <w:sz w:val="22"/>
          <w:szCs w:val="22"/>
          <w:lang w:val="en-GB"/>
        </w:rPr>
        <w:t xml:space="preserve">   =&gt; \$category,</w:t>
      </w:r>
    </w:p>
    <w:p w14:paraId="21A3D89C"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C41A16"/>
          <w:sz w:val="22"/>
          <w:szCs w:val="22"/>
          <w:lang w:val="en-GB"/>
        </w:rPr>
        <w:t>'</w:t>
      </w:r>
      <w:proofErr w:type="gramStart"/>
      <w:r w:rsidRPr="00F94643">
        <w:rPr>
          <w:rFonts w:ascii="Menlo Regular" w:hAnsi="Menlo Regular" w:cs="Menlo Regular"/>
          <w:color w:val="C41A16"/>
          <w:sz w:val="22"/>
          <w:szCs w:val="22"/>
          <w:lang w:val="en-GB"/>
        </w:rPr>
        <w:t>resolution</w:t>
      </w:r>
      <w:proofErr w:type="gramEnd"/>
      <w:r w:rsidRPr="00F94643">
        <w:rPr>
          <w:rFonts w:ascii="Menlo Regular" w:hAnsi="Menlo Regular" w:cs="Menlo Regular"/>
          <w:color w:val="C41A16"/>
          <w:sz w:val="22"/>
          <w:szCs w:val="22"/>
          <w:lang w:val="en-GB"/>
        </w:rPr>
        <w:t>=</w:t>
      </w:r>
      <w:proofErr w:type="spellStart"/>
      <w:r w:rsidRPr="00F94643">
        <w:rPr>
          <w:rFonts w:ascii="Menlo Regular" w:hAnsi="Menlo Regular" w:cs="Menlo Regular"/>
          <w:color w:val="C41A16"/>
          <w:sz w:val="22"/>
          <w:szCs w:val="22"/>
          <w:lang w:val="en-GB"/>
        </w:rPr>
        <w:t>i</w:t>
      </w:r>
      <w:proofErr w:type="spellEnd"/>
      <w:r w:rsidRPr="00F94643">
        <w:rPr>
          <w:rFonts w:ascii="Menlo Regular" w:hAnsi="Menlo Regular" w:cs="Menlo Regular"/>
          <w:color w:val="C41A16"/>
          <w:sz w:val="22"/>
          <w:szCs w:val="22"/>
          <w:lang w:val="en-GB"/>
        </w:rPr>
        <w:t>'</w:t>
      </w:r>
      <w:r w:rsidRPr="00F94643">
        <w:rPr>
          <w:rFonts w:ascii="Menlo Regular" w:hAnsi="Menlo Regular" w:cs="Menlo Regular"/>
          <w:color w:val="000000"/>
          <w:sz w:val="22"/>
          <w:szCs w:val="22"/>
          <w:lang w:val="en-GB"/>
        </w:rPr>
        <w:t xml:space="preserve"> =&gt; \$resolution,</w:t>
      </w:r>
    </w:p>
    <w:p w14:paraId="25B994C4"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C41A16"/>
          <w:sz w:val="22"/>
          <w:szCs w:val="22"/>
          <w:lang w:val="en-GB"/>
        </w:rPr>
        <w:t>'</w:t>
      </w:r>
      <w:proofErr w:type="spellStart"/>
      <w:proofErr w:type="gramStart"/>
      <w:r w:rsidRPr="00F94643">
        <w:rPr>
          <w:rFonts w:ascii="Menlo Regular" w:hAnsi="Menlo Regular" w:cs="Menlo Regular"/>
          <w:color w:val="C41A16"/>
          <w:sz w:val="22"/>
          <w:szCs w:val="22"/>
          <w:lang w:val="en-GB"/>
        </w:rPr>
        <w:t>dir</w:t>
      </w:r>
      <w:proofErr w:type="spellEnd"/>
      <w:proofErr w:type="gramEnd"/>
      <w:r w:rsidRPr="00F94643">
        <w:rPr>
          <w:rFonts w:ascii="Menlo Regular" w:hAnsi="Menlo Regular" w:cs="Menlo Regular"/>
          <w:color w:val="C41A16"/>
          <w:sz w:val="22"/>
          <w:szCs w:val="22"/>
          <w:lang w:val="en-GB"/>
        </w:rPr>
        <w:t>=s'</w:t>
      </w:r>
      <w:r w:rsidRPr="00F94643">
        <w:rPr>
          <w:rFonts w:ascii="Menlo Regular" w:hAnsi="Menlo Regular" w:cs="Menlo Regular"/>
          <w:color w:val="000000"/>
          <w:sz w:val="22"/>
          <w:szCs w:val="22"/>
          <w:lang w:val="en-GB"/>
        </w:rPr>
        <w:t xml:space="preserve">        =&gt; \$</w:t>
      </w:r>
      <w:proofErr w:type="spellStart"/>
      <w:r w:rsidRPr="00F94643">
        <w:rPr>
          <w:rFonts w:ascii="Menlo Regular" w:hAnsi="Menlo Regular" w:cs="Menlo Regular"/>
          <w:color w:val="000000"/>
          <w:sz w:val="22"/>
          <w:szCs w:val="22"/>
          <w:lang w:val="en-GB"/>
        </w:rPr>
        <w:t>dir</w:t>
      </w:r>
      <w:proofErr w:type="spellEnd"/>
      <w:r w:rsidRPr="00F94643">
        <w:rPr>
          <w:rFonts w:ascii="Menlo Regular" w:hAnsi="Menlo Regular" w:cs="Menlo Regular"/>
          <w:color w:val="000000"/>
          <w:sz w:val="22"/>
          <w:szCs w:val="22"/>
          <w:lang w:val="en-GB"/>
        </w:rPr>
        <w:t>,</w:t>
      </w:r>
    </w:p>
    <w:p w14:paraId="5B8CF09A"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C41A16"/>
          <w:sz w:val="22"/>
          <w:szCs w:val="22"/>
          <w:lang w:val="en-GB"/>
        </w:rPr>
        <w:t>'</w:t>
      </w:r>
      <w:proofErr w:type="gramStart"/>
      <w:r w:rsidRPr="00F94643">
        <w:rPr>
          <w:rFonts w:ascii="Menlo Regular" w:hAnsi="Menlo Regular" w:cs="Menlo Regular"/>
          <w:color w:val="C41A16"/>
          <w:sz w:val="22"/>
          <w:szCs w:val="22"/>
          <w:lang w:val="en-GB"/>
        </w:rPr>
        <w:t>verbose</w:t>
      </w:r>
      <w:proofErr w:type="gramEnd"/>
      <w:r w:rsidRPr="00F94643">
        <w:rPr>
          <w:rFonts w:ascii="Menlo Regular" w:hAnsi="Menlo Regular" w:cs="Menlo Regular"/>
          <w:color w:val="C41A16"/>
          <w:sz w:val="22"/>
          <w:szCs w:val="22"/>
          <w:lang w:val="en-GB"/>
        </w:rPr>
        <w:t>+'</w:t>
      </w:r>
      <w:r w:rsidRPr="00F94643">
        <w:rPr>
          <w:rFonts w:ascii="Menlo Regular" w:hAnsi="Menlo Regular" w:cs="Menlo Regular"/>
          <w:color w:val="000000"/>
          <w:sz w:val="22"/>
          <w:szCs w:val="22"/>
          <w:lang w:val="en-GB"/>
        </w:rPr>
        <w:t xml:space="preserve">     =&gt; \$verbosity,</w:t>
      </w:r>
    </w:p>
    <w:p w14:paraId="48F73623"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w:t>
      </w:r>
    </w:p>
    <w:p w14:paraId="4EE4AFA9"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3633C328"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7400"/>
          <w:sz w:val="22"/>
          <w:szCs w:val="22"/>
          <w:lang w:val="en-GB"/>
        </w:rPr>
        <w:t xml:space="preserve"># </w:t>
      </w:r>
      <w:proofErr w:type="gramStart"/>
      <w:r w:rsidRPr="00F94643">
        <w:rPr>
          <w:rFonts w:ascii="Menlo Regular" w:hAnsi="Menlo Regular" w:cs="Menlo Regular"/>
          <w:color w:val="007400"/>
          <w:sz w:val="22"/>
          <w:szCs w:val="22"/>
          <w:lang w:val="en-GB"/>
        </w:rPr>
        <w:t>instantiate</w:t>
      </w:r>
      <w:proofErr w:type="gramEnd"/>
      <w:r w:rsidRPr="00F94643">
        <w:rPr>
          <w:rFonts w:ascii="Menlo Regular" w:hAnsi="Menlo Regular" w:cs="Menlo Regular"/>
          <w:color w:val="007400"/>
          <w:sz w:val="22"/>
          <w:szCs w:val="22"/>
          <w:lang w:val="en-GB"/>
        </w:rPr>
        <w:t xml:space="preserve"> helper objects</w:t>
      </w:r>
    </w:p>
    <w:p w14:paraId="7AD2AA6C"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my</w:t>
      </w:r>
      <w:proofErr w:type="gramEnd"/>
      <w:r w:rsidRPr="00F94643">
        <w:rPr>
          <w:rFonts w:ascii="Menlo Regular" w:hAnsi="Menlo Regular" w:cs="Menlo Regular"/>
          <w:color w:val="000000"/>
          <w:sz w:val="22"/>
          <w:szCs w:val="22"/>
          <w:lang w:val="en-GB"/>
        </w:rPr>
        <w:t xml:space="preserve"> $log = Bio::</w:t>
      </w:r>
      <w:proofErr w:type="spellStart"/>
      <w:r w:rsidRPr="00F94643">
        <w:rPr>
          <w:rFonts w:ascii="Menlo Regular" w:hAnsi="Menlo Regular" w:cs="Menlo Regular"/>
          <w:color w:val="000000"/>
          <w:sz w:val="22"/>
          <w:szCs w:val="22"/>
          <w:lang w:val="en-GB"/>
        </w:rPr>
        <w:t>Phylo</w:t>
      </w:r>
      <w:proofErr w:type="spellEnd"/>
      <w:r w:rsidRPr="00F94643">
        <w:rPr>
          <w:rFonts w:ascii="Menlo Regular" w:hAnsi="Menlo Regular" w:cs="Menlo Regular"/>
          <w:color w:val="000000"/>
          <w:sz w:val="22"/>
          <w:szCs w:val="22"/>
          <w:lang w:val="en-GB"/>
        </w:rPr>
        <w:t>::</w:t>
      </w:r>
      <w:proofErr w:type="spellStart"/>
      <w:r w:rsidRPr="00F94643">
        <w:rPr>
          <w:rFonts w:ascii="Menlo Regular" w:hAnsi="Menlo Regular" w:cs="Menlo Regular"/>
          <w:color w:val="000000"/>
          <w:sz w:val="22"/>
          <w:szCs w:val="22"/>
          <w:lang w:val="en-GB"/>
        </w:rPr>
        <w:t>Util</w:t>
      </w:r>
      <w:proofErr w:type="spellEnd"/>
      <w:r w:rsidRPr="00F94643">
        <w:rPr>
          <w:rFonts w:ascii="Menlo Regular" w:hAnsi="Menlo Regular" w:cs="Menlo Regular"/>
          <w:color w:val="000000"/>
          <w:sz w:val="22"/>
          <w:szCs w:val="22"/>
          <w:lang w:val="en-GB"/>
        </w:rPr>
        <w:t>::Logger-&gt;</w:t>
      </w:r>
      <w:r w:rsidRPr="00F94643">
        <w:rPr>
          <w:rFonts w:ascii="Menlo Regular" w:hAnsi="Menlo Regular" w:cs="Menlo Regular"/>
          <w:color w:val="AA0D91"/>
          <w:sz w:val="22"/>
          <w:szCs w:val="22"/>
          <w:lang w:val="en-GB"/>
        </w:rPr>
        <w:t>new</w:t>
      </w:r>
      <w:r w:rsidRPr="00F94643">
        <w:rPr>
          <w:rFonts w:ascii="Menlo Regular" w:hAnsi="Menlo Regular" w:cs="Menlo Regular"/>
          <w:color w:val="000000"/>
          <w:sz w:val="22"/>
          <w:szCs w:val="22"/>
          <w:lang w:val="en-GB"/>
        </w:rPr>
        <w:t>(</w:t>
      </w:r>
    </w:p>
    <w:p w14:paraId="7EE0E9B7"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C41A16"/>
          <w:sz w:val="22"/>
          <w:szCs w:val="22"/>
          <w:lang w:val="en-GB"/>
        </w:rPr>
        <w:t>'-</w:t>
      </w:r>
      <w:proofErr w:type="gramStart"/>
      <w:r w:rsidRPr="00F94643">
        <w:rPr>
          <w:rFonts w:ascii="Menlo Regular" w:hAnsi="Menlo Regular" w:cs="Menlo Regular"/>
          <w:color w:val="C41A16"/>
          <w:sz w:val="22"/>
          <w:szCs w:val="22"/>
          <w:lang w:val="en-GB"/>
        </w:rPr>
        <w:t>level'</w:t>
      </w:r>
      <w:proofErr w:type="gramEnd"/>
      <w:r w:rsidRPr="00F94643">
        <w:rPr>
          <w:rFonts w:ascii="Menlo Regular" w:hAnsi="Menlo Regular" w:cs="Menlo Regular"/>
          <w:color w:val="000000"/>
          <w:sz w:val="22"/>
          <w:szCs w:val="22"/>
          <w:lang w:val="en-GB"/>
        </w:rPr>
        <w:t xml:space="preserve"> =&gt; $verbosity,</w:t>
      </w:r>
    </w:p>
    <w:p w14:paraId="157314AF"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C41A16"/>
          <w:sz w:val="22"/>
          <w:szCs w:val="22"/>
          <w:lang w:val="en-GB"/>
        </w:rPr>
        <w:t>'-</w:t>
      </w:r>
      <w:proofErr w:type="gramStart"/>
      <w:r w:rsidRPr="00F94643">
        <w:rPr>
          <w:rFonts w:ascii="Menlo Regular" w:hAnsi="Menlo Regular" w:cs="Menlo Regular"/>
          <w:color w:val="C41A16"/>
          <w:sz w:val="22"/>
          <w:szCs w:val="22"/>
          <w:lang w:val="en-GB"/>
        </w:rPr>
        <w:t>class'</w:t>
      </w:r>
      <w:proofErr w:type="gramEnd"/>
      <w:r w:rsidRPr="00F94643">
        <w:rPr>
          <w:rFonts w:ascii="Menlo Regular" w:hAnsi="Menlo Regular" w:cs="Menlo Regular"/>
          <w:color w:val="000000"/>
          <w:sz w:val="22"/>
          <w:szCs w:val="22"/>
          <w:lang w:val="en-GB"/>
        </w:rPr>
        <w:t xml:space="preserve"> =&gt; [ </w:t>
      </w:r>
      <w:r w:rsidRPr="00F94643">
        <w:rPr>
          <w:rFonts w:ascii="Menlo Regular" w:hAnsi="Menlo Regular" w:cs="Menlo Regular"/>
          <w:color w:val="C41A16"/>
          <w:sz w:val="22"/>
          <w:szCs w:val="22"/>
          <w:lang w:val="en-GB"/>
        </w:rPr>
        <w:t>'main'</w:t>
      </w:r>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C41A16"/>
          <w:sz w:val="22"/>
          <w:szCs w:val="22"/>
          <w:lang w:val="en-GB"/>
        </w:rPr>
        <w:t>'Fingerprint'</w:t>
      </w:r>
      <w:r w:rsidRPr="00F94643">
        <w:rPr>
          <w:rFonts w:ascii="Menlo Regular" w:hAnsi="Menlo Regular" w:cs="Menlo Regular"/>
          <w:color w:val="000000"/>
          <w:sz w:val="22"/>
          <w:szCs w:val="22"/>
          <w:lang w:val="en-GB"/>
        </w:rPr>
        <w:t xml:space="preserve"> ],</w:t>
      </w:r>
    </w:p>
    <w:p w14:paraId="7AED3325"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w:t>
      </w:r>
    </w:p>
    <w:p w14:paraId="78D00DC5"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60AD3E2B"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7400"/>
          <w:sz w:val="22"/>
          <w:szCs w:val="22"/>
          <w:lang w:val="en-GB"/>
        </w:rPr>
        <w:t xml:space="preserve"># </w:t>
      </w:r>
      <w:proofErr w:type="gramStart"/>
      <w:r w:rsidRPr="00F94643">
        <w:rPr>
          <w:rFonts w:ascii="Menlo Regular" w:hAnsi="Menlo Regular" w:cs="Menlo Regular"/>
          <w:color w:val="007400"/>
          <w:sz w:val="22"/>
          <w:szCs w:val="22"/>
          <w:lang w:val="en-GB"/>
        </w:rPr>
        <w:t>print</w:t>
      </w:r>
      <w:proofErr w:type="gramEnd"/>
      <w:r w:rsidRPr="00F94643">
        <w:rPr>
          <w:rFonts w:ascii="Menlo Regular" w:hAnsi="Menlo Regular" w:cs="Menlo Regular"/>
          <w:color w:val="007400"/>
          <w:sz w:val="22"/>
          <w:szCs w:val="22"/>
          <w:lang w:val="en-GB"/>
        </w:rPr>
        <w:t xml:space="preserve"> the header</w:t>
      </w:r>
    </w:p>
    <w:p w14:paraId="7136DE58"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print</w:t>
      </w:r>
      <w:proofErr w:type="gramEnd"/>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C41A16"/>
          <w:sz w:val="22"/>
          <w:szCs w:val="22"/>
          <w:lang w:val="en-GB"/>
        </w:rPr>
        <w:t>"image\t"</w:t>
      </w:r>
      <w:r w:rsidRPr="00F94643">
        <w:rPr>
          <w:rFonts w:ascii="Menlo Regular" w:hAnsi="Menlo Regular" w:cs="Menlo Regular"/>
          <w:color w:val="000000"/>
          <w:sz w:val="22"/>
          <w:szCs w:val="22"/>
          <w:lang w:val="en-GB"/>
        </w:rPr>
        <w:t>;</w:t>
      </w:r>
    </w:p>
    <w:p w14:paraId="60FCD74B"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for</w:t>
      </w:r>
      <w:proofErr w:type="gramEnd"/>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AA0D91"/>
          <w:sz w:val="22"/>
          <w:szCs w:val="22"/>
          <w:lang w:val="en-GB"/>
        </w:rPr>
        <w:t>my</w:t>
      </w:r>
      <w:r w:rsidRPr="00F94643">
        <w:rPr>
          <w:rFonts w:ascii="Menlo Regular" w:hAnsi="Menlo Regular" w:cs="Menlo Regular"/>
          <w:color w:val="000000"/>
          <w:sz w:val="22"/>
          <w:szCs w:val="22"/>
          <w:lang w:val="en-GB"/>
        </w:rPr>
        <w:t xml:space="preserve"> $axis ( </w:t>
      </w:r>
      <w:proofErr w:type="spellStart"/>
      <w:r w:rsidRPr="00F94643">
        <w:rPr>
          <w:rFonts w:ascii="Menlo Regular" w:hAnsi="Menlo Regular" w:cs="Menlo Regular"/>
          <w:color w:val="000000"/>
          <w:sz w:val="22"/>
          <w:szCs w:val="22"/>
          <w:lang w:val="en-GB"/>
        </w:rPr>
        <w:t>qw</w:t>
      </w:r>
      <w:proofErr w:type="spellEnd"/>
      <w:r w:rsidRPr="00F94643">
        <w:rPr>
          <w:rFonts w:ascii="Menlo Regular" w:hAnsi="Menlo Regular" w:cs="Menlo Regular"/>
          <w:color w:val="000000"/>
          <w:sz w:val="22"/>
          <w:szCs w:val="22"/>
          <w:lang w:val="en-GB"/>
        </w:rPr>
        <w:t>(</w:t>
      </w:r>
      <w:proofErr w:type="spellStart"/>
      <w:r w:rsidRPr="00F94643">
        <w:rPr>
          <w:rFonts w:ascii="Menlo Regular" w:hAnsi="Menlo Regular" w:cs="Menlo Regular"/>
          <w:color w:val="000000"/>
          <w:sz w:val="22"/>
          <w:szCs w:val="22"/>
          <w:lang w:val="en-GB"/>
        </w:rPr>
        <w:t>vert</w:t>
      </w:r>
      <w:proofErr w:type="spellEnd"/>
      <w:r w:rsidRPr="00F94643">
        <w:rPr>
          <w:rFonts w:ascii="Menlo Regular" w:hAnsi="Menlo Regular" w:cs="Menlo Regular"/>
          <w:color w:val="000000"/>
          <w:sz w:val="22"/>
          <w:szCs w:val="22"/>
          <w:lang w:val="en-GB"/>
        </w:rPr>
        <w:t xml:space="preserve"> </w:t>
      </w:r>
      <w:proofErr w:type="spellStart"/>
      <w:r w:rsidRPr="00F94643">
        <w:rPr>
          <w:rFonts w:ascii="Menlo Regular" w:hAnsi="Menlo Regular" w:cs="Menlo Regular"/>
          <w:color w:val="000000"/>
          <w:sz w:val="22"/>
          <w:szCs w:val="22"/>
          <w:lang w:val="en-GB"/>
        </w:rPr>
        <w:t>horiz</w:t>
      </w:r>
      <w:proofErr w:type="spellEnd"/>
      <w:r w:rsidRPr="00F94643">
        <w:rPr>
          <w:rFonts w:ascii="Menlo Regular" w:hAnsi="Menlo Regular" w:cs="Menlo Regular"/>
          <w:color w:val="000000"/>
          <w:sz w:val="22"/>
          <w:szCs w:val="22"/>
          <w:lang w:val="en-GB"/>
        </w:rPr>
        <w:t>) ) {</w:t>
      </w:r>
    </w:p>
    <w:p w14:paraId="5EDC45DD"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for</w:t>
      </w:r>
      <w:proofErr w:type="gramEnd"/>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AA0D91"/>
          <w:sz w:val="22"/>
          <w:szCs w:val="22"/>
          <w:lang w:val="en-GB"/>
        </w:rPr>
        <w:t>my</w:t>
      </w:r>
      <w:r w:rsidRPr="00F94643">
        <w:rPr>
          <w:rFonts w:ascii="Menlo Regular" w:hAnsi="Menlo Regular" w:cs="Menlo Regular"/>
          <w:color w:val="000000"/>
          <w:sz w:val="22"/>
          <w:szCs w:val="22"/>
          <w:lang w:val="en-GB"/>
        </w:rPr>
        <w:t xml:space="preserve"> $</w:t>
      </w:r>
      <w:proofErr w:type="spellStart"/>
      <w:r w:rsidRPr="00F94643">
        <w:rPr>
          <w:rFonts w:ascii="Menlo Regular" w:hAnsi="Menlo Regular" w:cs="Menlo Regular"/>
          <w:color w:val="000000"/>
          <w:sz w:val="22"/>
          <w:szCs w:val="22"/>
          <w:lang w:val="en-GB"/>
        </w:rPr>
        <w:t>color</w:t>
      </w:r>
      <w:proofErr w:type="spellEnd"/>
      <w:r w:rsidRPr="00F94643">
        <w:rPr>
          <w:rFonts w:ascii="Menlo Regular" w:hAnsi="Menlo Regular" w:cs="Menlo Regular"/>
          <w:color w:val="000000"/>
          <w:sz w:val="22"/>
          <w:szCs w:val="22"/>
          <w:lang w:val="en-GB"/>
        </w:rPr>
        <w:t xml:space="preserve"> ( </w:t>
      </w:r>
      <w:proofErr w:type="spellStart"/>
      <w:r w:rsidRPr="00F94643">
        <w:rPr>
          <w:rFonts w:ascii="Menlo Regular" w:hAnsi="Menlo Regular" w:cs="Menlo Regular"/>
          <w:color w:val="000000"/>
          <w:sz w:val="22"/>
          <w:szCs w:val="22"/>
          <w:lang w:val="en-GB"/>
        </w:rPr>
        <w:t>qw</w:t>
      </w:r>
      <w:proofErr w:type="spellEnd"/>
      <w:r w:rsidRPr="00F94643">
        <w:rPr>
          <w:rFonts w:ascii="Menlo Regular" w:hAnsi="Menlo Regular" w:cs="Menlo Regular"/>
          <w:color w:val="000000"/>
          <w:sz w:val="22"/>
          <w:szCs w:val="22"/>
          <w:lang w:val="en-GB"/>
        </w:rPr>
        <w:t>(red green blue) ) {</w:t>
      </w:r>
    </w:p>
    <w:p w14:paraId="43712586"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my</w:t>
      </w:r>
      <w:proofErr w:type="gramEnd"/>
      <w:r w:rsidRPr="00F94643">
        <w:rPr>
          <w:rFonts w:ascii="Menlo Regular" w:hAnsi="Menlo Regular" w:cs="Menlo Regular"/>
          <w:color w:val="000000"/>
          <w:sz w:val="22"/>
          <w:szCs w:val="22"/>
          <w:lang w:val="en-GB"/>
        </w:rPr>
        <w:t xml:space="preserve"> $max = $axis </w:t>
      </w:r>
      <w:proofErr w:type="spellStart"/>
      <w:r w:rsidRPr="00F94643">
        <w:rPr>
          <w:rFonts w:ascii="Menlo Regular" w:hAnsi="Menlo Regular" w:cs="Menlo Regular"/>
          <w:color w:val="AA0D91"/>
          <w:sz w:val="22"/>
          <w:szCs w:val="22"/>
          <w:lang w:val="en-GB"/>
        </w:rPr>
        <w:t>eq</w:t>
      </w:r>
      <w:proofErr w:type="spellEnd"/>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C41A16"/>
          <w:sz w:val="22"/>
          <w:szCs w:val="22"/>
          <w:lang w:val="en-GB"/>
        </w:rPr>
        <w:t>'</w:t>
      </w:r>
      <w:proofErr w:type="spellStart"/>
      <w:r w:rsidRPr="00F94643">
        <w:rPr>
          <w:rFonts w:ascii="Menlo Regular" w:hAnsi="Menlo Regular" w:cs="Menlo Regular"/>
          <w:color w:val="C41A16"/>
          <w:sz w:val="22"/>
          <w:szCs w:val="22"/>
          <w:lang w:val="en-GB"/>
        </w:rPr>
        <w:t>horiz</w:t>
      </w:r>
      <w:proofErr w:type="spellEnd"/>
      <w:r w:rsidRPr="00F94643">
        <w:rPr>
          <w:rFonts w:ascii="Menlo Regular" w:hAnsi="Menlo Regular" w:cs="Menlo Regular"/>
          <w:color w:val="C41A16"/>
          <w:sz w:val="22"/>
          <w:szCs w:val="22"/>
          <w:lang w:val="en-GB"/>
        </w:rPr>
        <w:t>'</w:t>
      </w:r>
      <w:r w:rsidRPr="00F94643">
        <w:rPr>
          <w:rFonts w:ascii="Menlo Regular" w:hAnsi="Menlo Regular" w:cs="Menlo Regular"/>
          <w:color w:val="000000"/>
          <w:sz w:val="22"/>
          <w:szCs w:val="22"/>
          <w:lang w:val="en-GB"/>
        </w:rPr>
        <w:t xml:space="preserve"> ? $</w:t>
      </w:r>
      <w:proofErr w:type="gramStart"/>
      <w:r w:rsidRPr="00F94643">
        <w:rPr>
          <w:rFonts w:ascii="Menlo Regular" w:hAnsi="Menlo Regular" w:cs="Menlo Regular"/>
          <w:color w:val="000000"/>
          <w:sz w:val="22"/>
          <w:szCs w:val="22"/>
          <w:lang w:val="en-GB"/>
        </w:rPr>
        <w:t>resolution</w:t>
      </w:r>
      <w:proofErr w:type="gramEnd"/>
      <w:r w:rsidRPr="00F94643">
        <w:rPr>
          <w:rFonts w:ascii="Menlo Regular" w:hAnsi="Menlo Regular" w:cs="Menlo Regular"/>
          <w:color w:val="000000"/>
          <w:sz w:val="22"/>
          <w:szCs w:val="22"/>
          <w:lang w:val="en-GB"/>
        </w:rPr>
        <w:t xml:space="preserve"> / </w:t>
      </w:r>
      <w:r w:rsidRPr="00F94643">
        <w:rPr>
          <w:rFonts w:ascii="Menlo Regular" w:hAnsi="Menlo Regular" w:cs="Menlo Regular"/>
          <w:color w:val="1C00CF"/>
          <w:sz w:val="22"/>
          <w:szCs w:val="22"/>
          <w:lang w:val="en-GB"/>
        </w:rPr>
        <w:t>2</w:t>
      </w:r>
      <w:r w:rsidRPr="00F94643">
        <w:rPr>
          <w:rFonts w:ascii="Menlo Regular" w:hAnsi="Menlo Regular" w:cs="Menlo Regular"/>
          <w:color w:val="000000"/>
          <w:sz w:val="22"/>
          <w:szCs w:val="22"/>
          <w:lang w:val="en-GB"/>
        </w:rPr>
        <w:t xml:space="preserve"> : $resolution;</w:t>
      </w:r>
    </w:p>
    <w:p w14:paraId="66B95148"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for</w:t>
      </w:r>
      <w:proofErr w:type="gramEnd"/>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AA0D91"/>
          <w:sz w:val="22"/>
          <w:szCs w:val="22"/>
          <w:lang w:val="en-GB"/>
        </w:rPr>
        <w:t>my</w:t>
      </w:r>
      <w:r w:rsidRPr="00F94643">
        <w:rPr>
          <w:rFonts w:ascii="Menlo Regular" w:hAnsi="Menlo Regular" w:cs="Menlo Regular"/>
          <w:color w:val="000000"/>
          <w:sz w:val="22"/>
          <w:szCs w:val="22"/>
          <w:lang w:val="en-GB"/>
        </w:rPr>
        <w:t xml:space="preserve"> $</w:t>
      </w:r>
      <w:proofErr w:type="spellStart"/>
      <w:r w:rsidRPr="00F94643">
        <w:rPr>
          <w:rFonts w:ascii="Menlo Regular" w:hAnsi="Menlo Regular" w:cs="Menlo Regular"/>
          <w:color w:val="000000"/>
          <w:sz w:val="22"/>
          <w:szCs w:val="22"/>
          <w:lang w:val="en-GB"/>
        </w:rPr>
        <w:t>i</w:t>
      </w:r>
      <w:proofErr w:type="spellEnd"/>
      <w:r w:rsidRPr="00F94643">
        <w:rPr>
          <w:rFonts w:ascii="Menlo Regular" w:hAnsi="Menlo Regular" w:cs="Menlo Regular"/>
          <w:color w:val="000000"/>
          <w:sz w:val="22"/>
          <w:szCs w:val="22"/>
          <w:lang w:val="en-GB"/>
        </w:rPr>
        <w:t xml:space="preserve"> ( </w:t>
      </w:r>
      <w:r w:rsidRPr="00F94643">
        <w:rPr>
          <w:rFonts w:ascii="Menlo Regular" w:hAnsi="Menlo Regular" w:cs="Menlo Regular"/>
          <w:color w:val="1C00CF"/>
          <w:sz w:val="22"/>
          <w:szCs w:val="22"/>
          <w:lang w:val="en-GB"/>
        </w:rPr>
        <w:t>1</w:t>
      </w:r>
      <w:r w:rsidRPr="00F94643">
        <w:rPr>
          <w:rFonts w:ascii="Menlo Regular" w:hAnsi="Menlo Regular" w:cs="Menlo Regular"/>
          <w:color w:val="000000"/>
          <w:sz w:val="22"/>
          <w:szCs w:val="22"/>
          <w:lang w:val="en-GB"/>
        </w:rPr>
        <w:t xml:space="preserve"> .. $max ) {</w:t>
      </w:r>
    </w:p>
    <w:p w14:paraId="6E701B8F"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print</w:t>
      </w:r>
      <w:proofErr w:type="gramEnd"/>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C41A16"/>
          <w:sz w:val="22"/>
          <w:szCs w:val="22"/>
          <w:lang w:val="en-GB"/>
        </w:rPr>
        <w:t>"${axis}.${</w:t>
      </w:r>
      <w:proofErr w:type="spellStart"/>
      <w:r w:rsidRPr="00F94643">
        <w:rPr>
          <w:rFonts w:ascii="Menlo Regular" w:hAnsi="Menlo Regular" w:cs="Menlo Regular"/>
          <w:color w:val="C41A16"/>
          <w:sz w:val="22"/>
          <w:szCs w:val="22"/>
          <w:lang w:val="en-GB"/>
        </w:rPr>
        <w:t>color</w:t>
      </w:r>
      <w:proofErr w:type="spellEnd"/>
      <w:r w:rsidRPr="00F94643">
        <w:rPr>
          <w:rFonts w:ascii="Menlo Regular" w:hAnsi="Menlo Regular" w:cs="Menlo Regular"/>
          <w:color w:val="C41A16"/>
          <w:sz w:val="22"/>
          <w:szCs w:val="22"/>
          <w:lang w:val="en-GB"/>
        </w:rPr>
        <w:t>}.${</w:t>
      </w:r>
      <w:proofErr w:type="spellStart"/>
      <w:r w:rsidRPr="00F94643">
        <w:rPr>
          <w:rFonts w:ascii="Menlo Regular" w:hAnsi="Menlo Regular" w:cs="Menlo Regular"/>
          <w:color w:val="C41A16"/>
          <w:sz w:val="22"/>
          <w:szCs w:val="22"/>
          <w:lang w:val="en-GB"/>
        </w:rPr>
        <w:t>i</w:t>
      </w:r>
      <w:proofErr w:type="spellEnd"/>
      <w:r w:rsidRPr="00F94643">
        <w:rPr>
          <w:rFonts w:ascii="Menlo Regular" w:hAnsi="Menlo Regular" w:cs="Menlo Regular"/>
          <w:color w:val="C41A16"/>
          <w:sz w:val="22"/>
          <w:szCs w:val="22"/>
          <w:lang w:val="en-GB"/>
        </w:rPr>
        <w:t>}\t"</w:t>
      </w:r>
      <w:r w:rsidRPr="00F94643">
        <w:rPr>
          <w:rFonts w:ascii="Menlo Regular" w:hAnsi="Menlo Regular" w:cs="Menlo Regular"/>
          <w:color w:val="000000"/>
          <w:sz w:val="22"/>
          <w:szCs w:val="22"/>
          <w:lang w:val="en-GB"/>
        </w:rPr>
        <w:t>;</w:t>
      </w:r>
      <w:r w:rsidRPr="00F94643">
        <w:rPr>
          <w:rFonts w:ascii="Menlo Regular" w:hAnsi="Menlo Regular" w:cs="Menlo Regular"/>
          <w:color w:val="000000"/>
          <w:sz w:val="22"/>
          <w:szCs w:val="22"/>
          <w:lang w:val="en-GB"/>
        </w:rPr>
        <w:tab/>
      </w:r>
    </w:p>
    <w:p w14:paraId="5DDE2612"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t>}</w:t>
      </w:r>
    </w:p>
    <w:p w14:paraId="2E677AC0"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t>}</w:t>
      </w:r>
    </w:p>
    <w:p w14:paraId="52DCD50A"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w:t>
      </w:r>
    </w:p>
    <w:p w14:paraId="7CE5D0CC"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print</w:t>
      </w:r>
      <w:proofErr w:type="gramEnd"/>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C41A16"/>
          <w:sz w:val="22"/>
          <w:szCs w:val="22"/>
          <w:lang w:val="en-GB"/>
        </w:rPr>
        <w:t>"category\n"</w:t>
      </w:r>
      <w:r w:rsidRPr="00F94643">
        <w:rPr>
          <w:rFonts w:ascii="Menlo Regular" w:hAnsi="Menlo Regular" w:cs="Menlo Regular"/>
          <w:color w:val="000000"/>
          <w:sz w:val="22"/>
          <w:szCs w:val="22"/>
          <w:lang w:val="en-GB"/>
        </w:rPr>
        <w:t>;</w:t>
      </w:r>
    </w:p>
    <w:p w14:paraId="17881F18"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5C1D8E4B"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7400"/>
          <w:sz w:val="22"/>
          <w:szCs w:val="22"/>
          <w:lang w:val="en-GB"/>
        </w:rPr>
        <w:t xml:space="preserve"># </w:t>
      </w:r>
      <w:proofErr w:type="gramStart"/>
      <w:r w:rsidRPr="00F94643">
        <w:rPr>
          <w:rFonts w:ascii="Menlo Regular" w:hAnsi="Menlo Regular" w:cs="Menlo Regular"/>
          <w:color w:val="007400"/>
          <w:sz w:val="22"/>
          <w:szCs w:val="22"/>
          <w:lang w:val="en-GB"/>
        </w:rPr>
        <w:t>start</w:t>
      </w:r>
      <w:proofErr w:type="gramEnd"/>
      <w:r w:rsidRPr="00F94643">
        <w:rPr>
          <w:rFonts w:ascii="Menlo Regular" w:hAnsi="Menlo Regular" w:cs="Menlo Regular"/>
          <w:color w:val="007400"/>
          <w:sz w:val="22"/>
          <w:szCs w:val="22"/>
          <w:lang w:val="en-GB"/>
        </w:rPr>
        <w:t xml:space="preserve"> reading the images</w:t>
      </w:r>
    </w:p>
    <w:p w14:paraId="74E8C463"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w:t>
      </w:r>
      <w:proofErr w:type="gramStart"/>
      <w:r w:rsidRPr="00F94643">
        <w:rPr>
          <w:rFonts w:ascii="Menlo Regular" w:hAnsi="Menlo Regular" w:cs="Menlo Regular"/>
          <w:color w:val="000000"/>
          <w:sz w:val="22"/>
          <w:szCs w:val="22"/>
          <w:lang w:val="en-GB"/>
        </w:rPr>
        <w:t>log</w:t>
      </w:r>
      <w:proofErr w:type="gramEnd"/>
      <w:r w:rsidRPr="00F94643">
        <w:rPr>
          <w:rFonts w:ascii="Menlo Regular" w:hAnsi="Menlo Regular" w:cs="Menlo Regular"/>
          <w:color w:val="000000"/>
          <w:sz w:val="22"/>
          <w:szCs w:val="22"/>
          <w:lang w:val="en-GB"/>
        </w:rPr>
        <w:t>-&gt;info(</w:t>
      </w:r>
      <w:r w:rsidRPr="00F94643">
        <w:rPr>
          <w:rFonts w:ascii="Menlo Regular" w:hAnsi="Menlo Regular" w:cs="Menlo Regular"/>
          <w:color w:val="C41A16"/>
          <w:sz w:val="22"/>
          <w:szCs w:val="22"/>
          <w:lang w:val="en-GB"/>
        </w:rPr>
        <w:t>"going to read images from $</w:t>
      </w:r>
      <w:proofErr w:type="spellStart"/>
      <w:r w:rsidRPr="00F94643">
        <w:rPr>
          <w:rFonts w:ascii="Menlo Regular" w:hAnsi="Menlo Regular" w:cs="Menlo Regular"/>
          <w:color w:val="C41A16"/>
          <w:sz w:val="22"/>
          <w:szCs w:val="22"/>
          <w:lang w:val="en-GB"/>
        </w:rPr>
        <w:t>dir</w:t>
      </w:r>
      <w:proofErr w:type="spellEnd"/>
      <w:r w:rsidRPr="00F94643">
        <w:rPr>
          <w:rFonts w:ascii="Menlo Regular" w:hAnsi="Menlo Regular" w:cs="Menlo Regular"/>
          <w:color w:val="C41A16"/>
          <w:sz w:val="22"/>
          <w:szCs w:val="22"/>
          <w:lang w:val="en-GB"/>
        </w:rPr>
        <w:t>"</w:t>
      </w:r>
      <w:r w:rsidRPr="00F94643">
        <w:rPr>
          <w:rFonts w:ascii="Menlo Regular" w:hAnsi="Menlo Regular" w:cs="Menlo Regular"/>
          <w:color w:val="000000"/>
          <w:sz w:val="22"/>
          <w:szCs w:val="22"/>
          <w:lang w:val="en-GB"/>
        </w:rPr>
        <w:t>);</w:t>
      </w:r>
    </w:p>
    <w:p w14:paraId="20C2EE72"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roofErr w:type="spellStart"/>
      <w:proofErr w:type="gramStart"/>
      <w:r w:rsidRPr="00F94643">
        <w:rPr>
          <w:rFonts w:ascii="Menlo Regular" w:hAnsi="Menlo Regular" w:cs="Menlo Regular"/>
          <w:color w:val="AA0D91"/>
          <w:sz w:val="22"/>
          <w:szCs w:val="22"/>
          <w:lang w:val="en-GB"/>
        </w:rPr>
        <w:t>opendir</w:t>
      </w:r>
      <w:proofErr w:type="spellEnd"/>
      <w:proofErr w:type="gramEnd"/>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AA0D91"/>
          <w:sz w:val="22"/>
          <w:szCs w:val="22"/>
          <w:lang w:val="en-GB"/>
        </w:rPr>
        <w:t>my</w:t>
      </w:r>
      <w:r w:rsidRPr="00F94643">
        <w:rPr>
          <w:rFonts w:ascii="Menlo Regular" w:hAnsi="Menlo Regular" w:cs="Menlo Regular"/>
          <w:color w:val="000000"/>
          <w:sz w:val="22"/>
          <w:szCs w:val="22"/>
          <w:lang w:val="en-GB"/>
        </w:rPr>
        <w:t xml:space="preserve"> $dh, $</w:t>
      </w:r>
      <w:proofErr w:type="spellStart"/>
      <w:r w:rsidRPr="00F94643">
        <w:rPr>
          <w:rFonts w:ascii="Menlo Regular" w:hAnsi="Menlo Regular" w:cs="Menlo Regular"/>
          <w:color w:val="000000"/>
          <w:sz w:val="22"/>
          <w:szCs w:val="22"/>
          <w:lang w:val="en-GB"/>
        </w:rPr>
        <w:t>dir</w:t>
      </w:r>
      <w:proofErr w:type="spellEnd"/>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AA0D91"/>
          <w:sz w:val="22"/>
          <w:szCs w:val="22"/>
          <w:lang w:val="en-GB"/>
        </w:rPr>
        <w:t>or</w:t>
      </w:r>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AA0D91"/>
          <w:sz w:val="22"/>
          <w:szCs w:val="22"/>
          <w:lang w:val="en-GB"/>
        </w:rPr>
        <w:t>die</w:t>
      </w:r>
      <w:r w:rsidRPr="00F94643">
        <w:rPr>
          <w:rFonts w:ascii="Menlo Regular" w:hAnsi="Menlo Regular" w:cs="Menlo Regular"/>
          <w:color w:val="000000"/>
          <w:sz w:val="22"/>
          <w:szCs w:val="22"/>
          <w:lang w:val="en-GB"/>
        </w:rPr>
        <w:t xml:space="preserve"> $!;</w:t>
      </w:r>
    </w:p>
    <w:p w14:paraId="71425537"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roofErr w:type="gramStart"/>
      <w:r w:rsidRPr="00F94643">
        <w:rPr>
          <w:rFonts w:ascii="Menlo Regular" w:hAnsi="Menlo Regular" w:cs="Menlo Regular"/>
          <w:color w:val="AA0D91"/>
          <w:sz w:val="22"/>
          <w:szCs w:val="22"/>
          <w:lang w:val="en-GB"/>
        </w:rPr>
        <w:t>while</w:t>
      </w:r>
      <w:proofErr w:type="gramEnd"/>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AA0D91"/>
          <w:sz w:val="22"/>
          <w:szCs w:val="22"/>
          <w:lang w:val="en-GB"/>
        </w:rPr>
        <w:t>my</w:t>
      </w:r>
      <w:r w:rsidRPr="00F94643">
        <w:rPr>
          <w:rFonts w:ascii="Menlo Regular" w:hAnsi="Menlo Regular" w:cs="Menlo Regular"/>
          <w:color w:val="000000"/>
          <w:sz w:val="22"/>
          <w:szCs w:val="22"/>
          <w:lang w:val="en-GB"/>
        </w:rPr>
        <w:t xml:space="preserve"> $entry = </w:t>
      </w:r>
      <w:proofErr w:type="spellStart"/>
      <w:r w:rsidRPr="00F94643">
        <w:rPr>
          <w:rFonts w:ascii="Menlo Regular" w:hAnsi="Menlo Regular" w:cs="Menlo Regular"/>
          <w:color w:val="AA0D91"/>
          <w:sz w:val="22"/>
          <w:szCs w:val="22"/>
          <w:lang w:val="en-GB"/>
        </w:rPr>
        <w:t>readdir</w:t>
      </w:r>
      <w:proofErr w:type="spellEnd"/>
      <w:r w:rsidRPr="00F94643">
        <w:rPr>
          <w:rFonts w:ascii="Menlo Regular" w:hAnsi="Menlo Regular" w:cs="Menlo Regular"/>
          <w:color w:val="000000"/>
          <w:sz w:val="22"/>
          <w:szCs w:val="22"/>
          <w:lang w:val="en-GB"/>
        </w:rPr>
        <w:t xml:space="preserve"> $dh ) {</w:t>
      </w:r>
    </w:p>
    <w:p w14:paraId="18CC1BF7"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6959854E"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7400"/>
          <w:sz w:val="22"/>
          <w:szCs w:val="22"/>
          <w:lang w:val="en-GB"/>
        </w:rPr>
        <w:t xml:space="preserve"># </w:t>
      </w:r>
      <w:proofErr w:type="gramStart"/>
      <w:r w:rsidRPr="00F94643">
        <w:rPr>
          <w:rFonts w:ascii="Menlo Regular" w:hAnsi="Menlo Regular" w:cs="Menlo Regular"/>
          <w:color w:val="007400"/>
          <w:sz w:val="22"/>
          <w:szCs w:val="22"/>
          <w:lang w:val="en-GB"/>
        </w:rPr>
        <w:t>only</w:t>
      </w:r>
      <w:proofErr w:type="gramEnd"/>
      <w:r w:rsidRPr="00F94643">
        <w:rPr>
          <w:rFonts w:ascii="Menlo Regular" w:hAnsi="Menlo Regular" w:cs="Menlo Regular"/>
          <w:color w:val="007400"/>
          <w:sz w:val="22"/>
          <w:szCs w:val="22"/>
          <w:lang w:val="en-GB"/>
        </w:rPr>
        <w:t xml:space="preserve"> read </w:t>
      </w:r>
      <w:proofErr w:type="spellStart"/>
      <w:r w:rsidRPr="00F94643">
        <w:rPr>
          <w:rFonts w:ascii="Menlo Regular" w:hAnsi="Menlo Regular" w:cs="Menlo Regular"/>
          <w:color w:val="007400"/>
          <w:sz w:val="22"/>
          <w:szCs w:val="22"/>
          <w:lang w:val="en-GB"/>
        </w:rPr>
        <w:t>png</w:t>
      </w:r>
      <w:proofErr w:type="spellEnd"/>
      <w:r w:rsidRPr="00F94643">
        <w:rPr>
          <w:rFonts w:ascii="Menlo Regular" w:hAnsi="Menlo Regular" w:cs="Menlo Regular"/>
          <w:color w:val="007400"/>
          <w:sz w:val="22"/>
          <w:szCs w:val="22"/>
          <w:lang w:val="en-GB"/>
        </w:rPr>
        <w:t xml:space="preserve"> files created by splitter.pl</w:t>
      </w:r>
    </w:p>
    <w:p w14:paraId="2A5BF27B"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if</w:t>
      </w:r>
      <w:proofErr w:type="gramEnd"/>
      <w:r w:rsidRPr="00F94643">
        <w:rPr>
          <w:rFonts w:ascii="Menlo Regular" w:hAnsi="Menlo Regular" w:cs="Menlo Regular"/>
          <w:color w:val="000000"/>
          <w:sz w:val="22"/>
          <w:szCs w:val="22"/>
          <w:lang w:val="en-GB"/>
        </w:rPr>
        <w:t xml:space="preserve"> ( $entry =~ /(\d+,?\d*)\.</w:t>
      </w:r>
      <w:proofErr w:type="spellStart"/>
      <w:r w:rsidRPr="00F94643">
        <w:rPr>
          <w:rFonts w:ascii="Menlo Regular" w:hAnsi="Menlo Regular" w:cs="Menlo Regular"/>
          <w:color w:val="000000"/>
          <w:sz w:val="22"/>
          <w:szCs w:val="22"/>
          <w:lang w:val="en-GB"/>
        </w:rPr>
        <w:t>png</w:t>
      </w:r>
      <w:proofErr w:type="spellEnd"/>
      <w:r w:rsidRPr="00F94643">
        <w:rPr>
          <w:rFonts w:ascii="Menlo Regular" w:hAnsi="Menlo Regular" w:cs="Menlo Regular"/>
          <w:color w:val="000000"/>
          <w:sz w:val="22"/>
          <w:szCs w:val="22"/>
          <w:lang w:val="en-GB"/>
        </w:rPr>
        <w:t>/ ) {</w:t>
      </w:r>
    </w:p>
    <w:p w14:paraId="247216CD"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my</w:t>
      </w:r>
      <w:proofErr w:type="gramEnd"/>
      <w:r w:rsidRPr="00F94643">
        <w:rPr>
          <w:rFonts w:ascii="Menlo Regular" w:hAnsi="Menlo Regular" w:cs="Menlo Regular"/>
          <w:color w:val="000000"/>
          <w:sz w:val="22"/>
          <w:szCs w:val="22"/>
          <w:lang w:val="en-GB"/>
        </w:rPr>
        <w:t xml:space="preserve"> $nucleus = $1;</w:t>
      </w:r>
    </w:p>
    <w:p w14:paraId="47E18034"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my</w:t>
      </w:r>
      <w:proofErr w:type="gramEnd"/>
      <w:r w:rsidRPr="00F94643">
        <w:rPr>
          <w:rFonts w:ascii="Menlo Regular" w:hAnsi="Menlo Regular" w:cs="Menlo Regular"/>
          <w:color w:val="000000"/>
          <w:sz w:val="22"/>
          <w:szCs w:val="22"/>
          <w:lang w:val="en-GB"/>
        </w:rPr>
        <w:t xml:space="preserve"> @row = ( $nucleus );</w:t>
      </w:r>
    </w:p>
    <w:p w14:paraId="31001A8A"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p>
    <w:p w14:paraId="6C06FD31"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r w:rsidRPr="00F94643">
        <w:rPr>
          <w:rFonts w:ascii="Menlo Regular" w:hAnsi="Menlo Regular" w:cs="Menlo Regular"/>
          <w:color w:val="007400"/>
          <w:sz w:val="22"/>
          <w:szCs w:val="22"/>
          <w:lang w:val="en-GB"/>
        </w:rPr>
        <w:t xml:space="preserve"># </w:t>
      </w:r>
      <w:proofErr w:type="gramStart"/>
      <w:r w:rsidRPr="00F94643">
        <w:rPr>
          <w:rFonts w:ascii="Menlo Regular" w:hAnsi="Menlo Regular" w:cs="Menlo Regular"/>
          <w:color w:val="007400"/>
          <w:sz w:val="22"/>
          <w:szCs w:val="22"/>
          <w:lang w:val="en-GB"/>
        </w:rPr>
        <w:t>read</w:t>
      </w:r>
      <w:proofErr w:type="gramEnd"/>
      <w:r w:rsidRPr="00F94643">
        <w:rPr>
          <w:rFonts w:ascii="Menlo Regular" w:hAnsi="Menlo Regular" w:cs="Menlo Regular"/>
          <w:color w:val="007400"/>
          <w:sz w:val="22"/>
          <w:szCs w:val="22"/>
          <w:lang w:val="en-GB"/>
        </w:rPr>
        <w:t xml:space="preserve"> image</w:t>
      </w:r>
    </w:p>
    <w:p w14:paraId="632C3191"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my</w:t>
      </w:r>
      <w:proofErr w:type="gramEnd"/>
      <w:r w:rsidRPr="00F94643">
        <w:rPr>
          <w:rFonts w:ascii="Menlo Regular" w:hAnsi="Menlo Regular" w:cs="Menlo Regular"/>
          <w:color w:val="000000"/>
          <w:sz w:val="22"/>
          <w:szCs w:val="22"/>
          <w:lang w:val="en-GB"/>
        </w:rPr>
        <w:t xml:space="preserve"> $</w:t>
      </w:r>
      <w:proofErr w:type="spellStart"/>
      <w:r w:rsidRPr="00F94643">
        <w:rPr>
          <w:rFonts w:ascii="Menlo Regular" w:hAnsi="Menlo Regular" w:cs="Menlo Regular"/>
          <w:color w:val="000000"/>
          <w:sz w:val="22"/>
          <w:szCs w:val="22"/>
          <w:lang w:val="en-GB"/>
        </w:rPr>
        <w:t>img</w:t>
      </w:r>
      <w:proofErr w:type="spellEnd"/>
      <w:r w:rsidRPr="00F94643">
        <w:rPr>
          <w:rFonts w:ascii="Menlo Regular" w:hAnsi="Menlo Regular" w:cs="Menlo Regular"/>
          <w:color w:val="000000"/>
          <w:sz w:val="22"/>
          <w:szCs w:val="22"/>
          <w:lang w:val="en-GB"/>
        </w:rPr>
        <w:t xml:space="preserve"> = Image::</w:t>
      </w:r>
      <w:proofErr w:type="spellStart"/>
      <w:r w:rsidRPr="00F94643">
        <w:rPr>
          <w:rFonts w:ascii="Menlo Regular" w:hAnsi="Menlo Regular" w:cs="Menlo Regular"/>
          <w:color w:val="000000"/>
          <w:sz w:val="22"/>
          <w:szCs w:val="22"/>
          <w:lang w:val="en-GB"/>
        </w:rPr>
        <w:t>Magick</w:t>
      </w:r>
      <w:proofErr w:type="spellEnd"/>
      <w:r w:rsidRPr="00F94643">
        <w:rPr>
          <w:rFonts w:ascii="Menlo Regular" w:hAnsi="Menlo Regular" w:cs="Menlo Regular"/>
          <w:color w:val="000000"/>
          <w:sz w:val="22"/>
          <w:szCs w:val="22"/>
          <w:lang w:val="en-GB"/>
        </w:rPr>
        <w:t>-&gt;</w:t>
      </w:r>
      <w:r w:rsidRPr="00F94643">
        <w:rPr>
          <w:rFonts w:ascii="Menlo Regular" w:hAnsi="Menlo Regular" w:cs="Menlo Regular"/>
          <w:color w:val="AA0D91"/>
          <w:sz w:val="22"/>
          <w:szCs w:val="22"/>
          <w:lang w:val="en-GB"/>
        </w:rPr>
        <w:t>new</w:t>
      </w:r>
      <w:r w:rsidRPr="00F94643">
        <w:rPr>
          <w:rFonts w:ascii="Menlo Regular" w:hAnsi="Menlo Regular" w:cs="Menlo Regular"/>
          <w:color w:val="000000"/>
          <w:sz w:val="22"/>
          <w:szCs w:val="22"/>
          <w:lang w:val="en-GB"/>
        </w:rPr>
        <w:t>;</w:t>
      </w:r>
    </w:p>
    <w:p w14:paraId="31766FC1"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push</w:t>
      </w:r>
      <w:proofErr w:type="gramEnd"/>
      <w:r w:rsidRPr="00F94643">
        <w:rPr>
          <w:rFonts w:ascii="Menlo Regular" w:hAnsi="Menlo Regular" w:cs="Menlo Regular"/>
          <w:color w:val="000000"/>
          <w:sz w:val="22"/>
          <w:szCs w:val="22"/>
          <w:lang w:val="en-GB"/>
        </w:rPr>
        <w:t xml:space="preserve"> @row, </w:t>
      </w:r>
      <w:proofErr w:type="spellStart"/>
      <w:r w:rsidRPr="00F94643">
        <w:rPr>
          <w:rFonts w:ascii="Menlo Regular" w:hAnsi="Menlo Regular" w:cs="Menlo Regular"/>
          <w:color w:val="000000"/>
          <w:sz w:val="22"/>
          <w:szCs w:val="22"/>
          <w:lang w:val="en-GB"/>
        </w:rPr>
        <w:t>make_fingerprint</w:t>
      </w:r>
      <w:proofErr w:type="spellEnd"/>
      <w:r w:rsidRPr="00F94643">
        <w:rPr>
          <w:rFonts w:ascii="Menlo Regular" w:hAnsi="Menlo Regular" w:cs="Menlo Regular"/>
          <w:color w:val="000000"/>
          <w:sz w:val="22"/>
          <w:szCs w:val="22"/>
          <w:lang w:val="en-GB"/>
        </w:rPr>
        <w:t xml:space="preserve">( </w:t>
      </w:r>
    </w:p>
    <w:p w14:paraId="27A9FE0E"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r w:rsidRPr="00F94643">
        <w:rPr>
          <w:rFonts w:ascii="Menlo Regular" w:hAnsi="Menlo Regular" w:cs="Menlo Regular"/>
          <w:color w:val="C41A16"/>
          <w:sz w:val="22"/>
          <w:szCs w:val="22"/>
          <w:lang w:val="en-GB"/>
        </w:rPr>
        <w:t>'</w:t>
      </w:r>
      <w:proofErr w:type="gramStart"/>
      <w:r w:rsidRPr="00F94643">
        <w:rPr>
          <w:rFonts w:ascii="Menlo Regular" w:hAnsi="Menlo Regular" w:cs="Menlo Regular"/>
          <w:color w:val="C41A16"/>
          <w:sz w:val="22"/>
          <w:szCs w:val="22"/>
          <w:lang w:val="en-GB"/>
        </w:rPr>
        <w:t>file'</w:t>
      </w:r>
      <w:proofErr w:type="gramEnd"/>
      <w:r w:rsidRPr="00F94643">
        <w:rPr>
          <w:rFonts w:ascii="Menlo Regular" w:hAnsi="Menlo Regular" w:cs="Menlo Regular"/>
          <w:color w:val="000000"/>
          <w:sz w:val="22"/>
          <w:szCs w:val="22"/>
          <w:lang w:val="en-GB"/>
        </w:rPr>
        <w:t xml:space="preserve">       =&gt; $</w:t>
      </w:r>
      <w:proofErr w:type="spellStart"/>
      <w:r w:rsidRPr="00F94643">
        <w:rPr>
          <w:rFonts w:ascii="Menlo Regular" w:hAnsi="Menlo Regular" w:cs="Menlo Regular"/>
          <w:color w:val="000000"/>
          <w:sz w:val="22"/>
          <w:szCs w:val="22"/>
          <w:lang w:val="en-GB"/>
        </w:rPr>
        <w:t>dir</w:t>
      </w:r>
      <w:proofErr w:type="spellEnd"/>
      <w:r w:rsidRPr="00F94643">
        <w:rPr>
          <w:rFonts w:ascii="Menlo Regular" w:hAnsi="Menlo Regular" w:cs="Menlo Regular"/>
          <w:color w:val="000000"/>
          <w:sz w:val="22"/>
          <w:szCs w:val="22"/>
          <w:lang w:val="en-GB"/>
        </w:rPr>
        <w:t xml:space="preserve"> . </w:t>
      </w:r>
      <w:r w:rsidRPr="00F94643">
        <w:rPr>
          <w:rFonts w:ascii="Menlo Regular" w:hAnsi="Menlo Regular" w:cs="Menlo Regular"/>
          <w:color w:val="C41A16"/>
          <w:sz w:val="22"/>
          <w:szCs w:val="22"/>
          <w:lang w:val="en-GB"/>
        </w:rPr>
        <w:t>'/</w:t>
      </w:r>
      <w:proofErr w:type="gramStart"/>
      <w:r w:rsidRPr="00F94643">
        <w:rPr>
          <w:rFonts w:ascii="Menlo Regular" w:hAnsi="Menlo Regular" w:cs="Menlo Regular"/>
          <w:color w:val="C41A16"/>
          <w:sz w:val="22"/>
          <w:szCs w:val="22"/>
          <w:lang w:val="en-GB"/>
        </w:rPr>
        <w:t>'</w:t>
      </w:r>
      <w:r w:rsidRPr="00F94643">
        <w:rPr>
          <w:rFonts w:ascii="Menlo Regular" w:hAnsi="Menlo Regular" w:cs="Menlo Regular"/>
          <w:color w:val="000000"/>
          <w:sz w:val="22"/>
          <w:szCs w:val="22"/>
          <w:lang w:val="en-GB"/>
        </w:rPr>
        <w:t xml:space="preserve"> .</w:t>
      </w:r>
      <w:proofErr w:type="gramEnd"/>
      <w:r w:rsidRPr="00F94643">
        <w:rPr>
          <w:rFonts w:ascii="Menlo Regular" w:hAnsi="Menlo Regular" w:cs="Menlo Regular"/>
          <w:color w:val="000000"/>
          <w:sz w:val="22"/>
          <w:szCs w:val="22"/>
          <w:lang w:val="en-GB"/>
        </w:rPr>
        <w:t xml:space="preserve"> $</w:t>
      </w:r>
      <w:proofErr w:type="gramStart"/>
      <w:r w:rsidRPr="00F94643">
        <w:rPr>
          <w:rFonts w:ascii="Menlo Regular" w:hAnsi="Menlo Regular" w:cs="Menlo Regular"/>
          <w:color w:val="000000"/>
          <w:sz w:val="22"/>
          <w:szCs w:val="22"/>
          <w:lang w:val="en-GB"/>
        </w:rPr>
        <w:t>entry</w:t>
      </w:r>
      <w:proofErr w:type="gramEnd"/>
      <w:r w:rsidRPr="00F94643">
        <w:rPr>
          <w:rFonts w:ascii="Menlo Regular" w:hAnsi="Menlo Regular" w:cs="Menlo Regular"/>
          <w:color w:val="000000"/>
          <w:sz w:val="22"/>
          <w:szCs w:val="22"/>
          <w:lang w:val="en-GB"/>
        </w:rPr>
        <w:t>,</w:t>
      </w:r>
    </w:p>
    <w:p w14:paraId="3F8428BE"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r w:rsidRPr="00F94643">
        <w:rPr>
          <w:rFonts w:ascii="Menlo Regular" w:hAnsi="Menlo Regular" w:cs="Menlo Regular"/>
          <w:color w:val="C41A16"/>
          <w:sz w:val="22"/>
          <w:szCs w:val="22"/>
          <w:lang w:val="en-GB"/>
        </w:rPr>
        <w:t>'</w:t>
      </w:r>
      <w:proofErr w:type="gramStart"/>
      <w:r w:rsidRPr="00F94643">
        <w:rPr>
          <w:rFonts w:ascii="Menlo Regular" w:hAnsi="Menlo Regular" w:cs="Menlo Regular"/>
          <w:color w:val="C41A16"/>
          <w:sz w:val="22"/>
          <w:szCs w:val="22"/>
          <w:lang w:val="en-GB"/>
        </w:rPr>
        <w:t>resolution'</w:t>
      </w:r>
      <w:proofErr w:type="gramEnd"/>
      <w:r w:rsidRPr="00F94643">
        <w:rPr>
          <w:rFonts w:ascii="Menlo Regular" w:hAnsi="Menlo Regular" w:cs="Menlo Regular"/>
          <w:color w:val="000000"/>
          <w:sz w:val="22"/>
          <w:szCs w:val="22"/>
          <w:lang w:val="en-GB"/>
        </w:rPr>
        <w:t xml:space="preserve"> =&gt; $resolution,</w:t>
      </w:r>
    </w:p>
    <w:p w14:paraId="4C1BC9B4"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t>);</w:t>
      </w:r>
    </w:p>
    <w:p w14:paraId="6115DF92"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lastRenderedPageBreak/>
        <w:tab/>
      </w:r>
      <w:r w:rsidRPr="00F94643">
        <w:rPr>
          <w:rFonts w:ascii="Menlo Regular" w:hAnsi="Menlo Regular" w:cs="Menlo Regular"/>
          <w:color w:val="000000"/>
          <w:sz w:val="22"/>
          <w:szCs w:val="22"/>
          <w:lang w:val="en-GB"/>
        </w:rPr>
        <w:tab/>
        <w:t>$</w:t>
      </w:r>
      <w:proofErr w:type="gramStart"/>
      <w:r w:rsidRPr="00F94643">
        <w:rPr>
          <w:rFonts w:ascii="Menlo Regular" w:hAnsi="Menlo Regular" w:cs="Menlo Regular"/>
          <w:color w:val="000000"/>
          <w:sz w:val="22"/>
          <w:szCs w:val="22"/>
          <w:lang w:val="en-GB"/>
        </w:rPr>
        <w:t>log</w:t>
      </w:r>
      <w:proofErr w:type="gramEnd"/>
      <w:r w:rsidRPr="00F94643">
        <w:rPr>
          <w:rFonts w:ascii="Menlo Regular" w:hAnsi="Menlo Regular" w:cs="Menlo Regular"/>
          <w:color w:val="000000"/>
          <w:sz w:val="22"/>
          <w:szCs w:val="22"/>
          <w:lang w:val="en-GB"/>
        </w:rPr>
        <w:t>-&gt;info(</w:t>
      </w:r>
      <w:r w:rsidRPr="00F94643">
        <w:rPr>
          <w:rFonts w:ascii="Menlo Regular" w:hAnsi="Menlo Regular" w:cs="Menlo Regular"/>
          <w:color w:val="C41A16"/>
          <w:sz w:val="22"/>
          <w:szCs w:val="22"/>
          <w:lang w:val="en-GB"/>
        </w:rPr>
        <w:t>"created fingerprint for $entry"</w:t>
      </w:r>
      <w:r w:rsidRPr="00F94643">
        <w:rPr>
          <w:rFonts w:ascii="Menlo Regular" w:hAnsi="Menlo Regular" w:cs="Menlo Regular"/>
          <w:color w:val="000000"/>
          <w:sz w:val="22"/>
          <w:szCs w:val="22"/>
          <w:lang w:val="en-GB"/>
        </w:rPr>
        <w:t>);</w:t>
      </w:r>
    </w:p>
    <w:p w14:paraId="1F2ED46F"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p>
    <w:p w14:paraId="62986B7B"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push</w:t>
      </w:r>
      <w:proofErr w:type="gramEnd"/>
      <w:r w:rsidRPr="00F94643">
        <w:rPr>
          <w:rFonts w:ascii="Menlo Regular" w:hAnsi="Menlo Regular" w:cs="Menlo Regular"/>
          <w:color w:val="000000"/>
          <w:sz w:val="22"/>
          <w:szCs w:val="22"/>
          <w:lang w:val="en-GB"/>
        </w:rPr>
        <w:t xml:space="preserve"> @row, $category;</w:t>
      </w:r>
    </w:p>
    <w:p w14:paraId="0C6040A1"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r>
      <w:r w:rsidRPr="00F94643">
        <w:rPr>
          <w:rFonts w:ascii="Menlo Regular" w:hAnsi="Menlo Regular" w:cs="Menlo Regular"/>
          <w:color w:val="000000"/>
          <w:sz w:val="22"/>
          <w:szCs w:val="22"/>
          <w:lang w:val="en-GB"/>
        </w:rPr>
        <w:tab/>
      </w:r>
      <w:proofErr w:type="gramStart"/>
      <w:r w:rsidRPr="00F94643">
        <w:rPr>
          <w:rFonts w:ascii="Menlo Regular" w:hAnsi="Menlo Regular" w:cs="Menlo Regular"/>
          <w:color w:val="AA0D91"/>
          <w:sz w:val="22"/>
          <w:szCs w:val="22"/>
          <w:lang w:val="en-GB"/>
        </w:rPr>
        <w:t>print</w:t>
      </w:r>
      <w:proofErr w:type="gramEnd"/>
      <w:r w:rsidRPr="00F94643">
        <w:rPr>
          <w:rFonts w:ascii="Menlo Regular" w:hAnsi="Menlo Regular" w:cs="Menlo Regular"/>
          <w:color w:val="000000"/>
          <w:sz w:val="22"/>
          <w:szCs w:val="22"/>
          <w:lang w:val="en-GB"/>
        </w:rPr>
        <w:t xml:space="preserve"> </w:t>
      </w:r>
      <w:r w:rsidRPr="00F94643">
        <w:rPr>
          <w:rFonts w:ascii="Menlo Regular" w:hAnsi="Menlo Regular" w:cs="Menlo Regular"/>
          <w:color w:val="AA0D91"/>
          <w:sz w:val="22"/>
          <w:szCs w:val="22"/>
          <w:lang w:val="en-GB"/>
        </w:rPr>
        <w:t>join</w:t>
      </w:r>
      <w:r w:rsidRPr="00F94643">
        <w:rPr>
          <w:rFonts w:ascii="Menlo Regular" w:hAnsi="Menlo Regular" w:cs="Menlo Regular"/>
          <w:color w:val="000000"/>
          <w:sz w:val="22"/>
          <w:szCs w:val="22"/>
          <w:lang w:val="en-GB"/>
        </w:rPr>
        <w:t>(</w:t>
      </w:r>
      <w:r w:rsidRPr="00F94643">
        <w:rPr>
          <w:rFonts w:ascii="Menlo Regular" w:hAnsi="Menlo Regular" w:cs="Menlo Regular"/>
          <w:color w:val="C41A16"/>
          <w:sz w:val="22"/>
          <w:szCs w:val="22"/>
          <w:lang w:val="en-GB"/>
        </w:rPr>
        <w:t>"\t"</w:t>
      </w:r>
      <w:r w:rsidRPr="00F94643">
        <w:rPr>
          <w:rFonts w:ascii="Menlo Regular" w:hAnsi="Menlo Regular" w:cs="Menlo Regular"/>
          <w:color w:val="000000"/>
          <w:sz w:val="22"/>
          <w:szCs w:val="22"/>
          <w:lang w:val="en-GB"/>
        </w:rPr>
        <w:t xml:space="preserve">, @row), </w:t>
      </w:r>
      <w:r w:rsidRPr="00F94643">
        <w:rPr>
          <w:rFonts w:ascii="Menlo Regular" w:hAnsi="Menlo Regular" w:cs="Menlo Regular"/>
          <w:color w:val="C41A16"/>
          <w:sz w:val="22"/>
          <w:szCs w:val="22"/>
          <w:lang w:val="en-GB"/>
        </w:rPr>
        <w:t>"\n"</w:t>
      </w:r>
      <w:r w:rsidRPr="00F94643">
        <w:rPr>
          <w:rFonts w:ascii="Menlo Regular" w:hAnsi="Menlo Regular" w:cs="Menlo Regular"/>
          <w:color w:val="000000"/>
          <w:sz w:val="22"/>
          <w:szCs w:val="22"/>
          <w:lang w:val="en-GB"/>
        </w:rPr>
        <w:t>;</w:t>
      </w:r>
    </w:p>
    <w:p w14:paraId="639C0607" w14:textId="77777777"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ab/>
        <w:t>}</w:t>
      </w:r>
      <w:r w:rsidRPr="00F94643">
        <w:rPr>
          <w:rFonts w:ascii="Menlo Regular" w:hAnsi="Menlo Regular" w:cs="Menlo Regular"/>
          <w:color w:val="000000"/>
          <w:sz w:val="22"/>
          <w:szCs w:val="22"/>
          <w:lang w:val="en-GB"/>
        </w:rPr>
        <w:tab/>
      </w:r>
    </w:p>
    <w:p w14:paraId="30D10635" w14:textId="5DE7E9F5" w:rsidR="00D16416" w:rsidRPr="00F9464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t>}</w:t>
      </w:r>
      <w:r w:rsidRPr="00F94643">
        <w:rPr>
          <w:rFonts w:ascii="Menlo Regular" w:hAnsi="Menlo Regular" w:cs="Menlo Regular"/>
          <w:color w:val="000000"/>
          <w:sz w:val="22"/>
          <w:szCs w:val="22"/>
          <w:lang w:val="en-GB"/>
        </w:rPr>
        <w:br w:type="page"/>
      </w:r>
    </w:p>
    <w:p w14:paraId="2280665D" w14:textId="77777777" w:rsidR="00E232EB" w:rsidRPr="00F94643" w:rsidRDefault="00E232EB" w:rsidP="0058344F">
      <w:pPr>
        <w:pStyle w:val="Kop3"/>
        <w:numPr>
          <w:ilvl w:val="1"/>
          <w:numId w:val="20"/>
        </w:numPr>
        <w:rPr>
          <w:lang w:val="en-GB"/>
        </w:rPr>
      </w:pPr>
      <w:bookmarkStart w:id="515" w:name="_Toc261813463"/>
      <w:r w:rsidRPr="00F94643">
        <w:rPr>
          <w:lang w:val="en-GB"/>
        </w:rPr>
        <w:lastRenderedPageBreak/>
        <w:t>Python for training</w:t>
      </w:r>
      <w:bookmarkEnd w:id="515"/>
    </w:p>
    <w:p w14:paraId="32E3D1A2" w14:textId="3232B17D" w:rsidR="00FD6B4C" w:rsidRPr="00F94643" w:rsidRDefault="00DD32F7" w:rsidP="0058344F">
      <w:pPr>
        <w:pStyle w:val="Kop4"/>
        <w:numPr>
          <w:ilvl w:val="2"/>
          <w:numId w:val="20"/>
        </w:numPr>
        <w:rPr>
          <w:lang w:val="en-GB"/>
        </w:rPr>
      </w:pPr>
      <w:bookmarkStart w:id="516" w:name="_Toc261813464"/>
      <w:r w:rsidRPr="00F94643">
        <w:rPr>
          <w:lang w:val="en-GB"/>
        </w:rPr>
        <w:t xml:space="preserve">Offlickr.py </w:t>
      </w:r>
      <w:r w:rsidRPr="00F94643">
        <w:rPr>
          <w:highlight w:val="green"/>
          <w:lang w:val="en-GB"/>
        </w:rPr>
        <w:t>[</w:t>
      </w:r>
      <w:r w:rsidR="009F6D98" w:rsidRPr="00F94643">
        <w:rPr>
          <w:highlight w:val="green"/>
          <w:lang w:val="en-GB"/>
        </w:rPr>
        <w:t>18</w:t>
      </w:r>
      <w:r w:rsidRPr="00F94643">
        <w:rPr>
          <w:lang w:val="en-GB"/>
        </w:rPr>
        <w:t>]</w:t>
      </w:r>
      <w:bookmarkEnd w:id="516"/>
    </w:p>
    <w:p w14:paraId="6D622A9E" w14:textId="77777777" w:rsidR="00DD32F7" w:rsidRPr="00F94643" w:rsidRDefault="00DD32F7" w:rsidP="0058344F">
      <w:pPr>
        <w:pStyle w:val="Kop4"/>
        <w:numPr>
          <w:ilvl w:val="2"/>
          <w:numId w:val="20"/>
        </w:numPr>
        <w:rPr>
          <w:lang w:val="en-GB"/>
        </w:rPr>
      </w:pPr>
      <w:bookmarkStart w:id="517" w:name="_Toc261813465"/>
      <w:proofErr w:type="gramStart"/>
      <w:r w:rsidRPr="00F94643">
        <w:rPr>
          <w:lang w:val="en-GB"/>
        </w:rPr>
        <w:t>get</w:t>
      </w:r>
      <w:proofErr w:type="gramEnd"/>
      <w:r w:rsidRPr="00F94643">
        <w:rPr>
          <w:lang w:val="en-GB"/>
        </w:rPr>
        <w:t>_tags.py</w:t>
      </w:r>
      <w:bookmarkEnd w:id="517"/>
    </w:p>
    <w:p w14:paraId="2DA6782C" w14:textId="665CE93A" w:rsidR="00715FE2" w:rsidRPr="00F94643" w:rsidRDefault="00715FE2" w:rsidP="0058344F">
      <w:pPr>
        <w:pStyle w:val="Kop4"/>
        <w:numPr>
          <w:ilvl w:val="2"/>
          <w:numId w:val="20"/>
        </w:numPr>
        <w:rPr>
          <w:lang w:val="en-GB"/>
        </w:rPr>
      </w:pPr>
      <w:bookmarkStart w:id="518" w:name="_Toc261813466"/>
      <w:proofErr w:type="gramStart"/>
      <w:r w:rsidRPr="00F94643">
        <w:rPr>
          <w:lang w:val="en-GB"/>
        </w:rPr>
        <w:t>add</w:t>
      </w:r>
      <w:proofErr w:type="gramEnd"/>
      <w:r w:rsidRPr="00F94643">
        <w:rPr>
          <w:lang w:val="en-GB"/>
        </w:rPr>
        <w:t>_columns.py</w:t>
      </w:r>
      <w:bookmarkEnd w:id="518"/>
    </w:p>
    <w:p w14:paraId="156C4D95" w14:textId="24F71286" w:rsidR="00715FE2" w:rsidRPr="00F94643" w:rsidRDefault="00715FE2" w:rsidP="0058344F">
      <w:pPr>
        <w:pStyle w:val="Kop4"/>
        <w:numPr>
          <w:ilvl w:val="2"/>
          <w:numId w:val="20"/>
        </w:numPr>
        <w:rPr>
          <w:lang w:val="en-GB"/>
        </w:rPr>
      </w:pPr>
      <w:bookmarkStart w:id="519" w:name="_Toc261813467"/>
      <w:proofErr w:type="gramStart"/>
      <w:r w:rsidRPr="00F94643">
        <w:rPr>
          <w:lang w:val="en-GB"/>
        </w:rPr>
        <w:t>combine</w:t>
      </w:r>
      <w:proofErr w:type="gramEnd"/>
      <w:r w:rsidRPr="00F94643">
        <w:rPr>
          <w:lang w:val="en-GB"/>
        </w:rPr>
        <w:t>_files.py</w:t>
      </w:r>
      <w:bookmarkEnd w:id="519"/>
    </w:p>
    <w:p w14:paraId="27684C96" w14:textId="50541EC9" w:rsidR="00715FE2" w:rsidRPr="00F94643" w:rsidRDefault="00715FE2" w:rsidP="00715FE2">
      <w:pPr>
        <w:widowControl w:val="0"/>
        <w:tabs>
          <w:tab w:val="left" w:pos="529"/>
        </w:tabs>
        <w:autoSpaceDE w:val="0"/>
        <w:autoSpaceDN w:val="0"/>
        <w:adjustRightInd w:val="0"/>
        <w:rPr>
          <w:rFonts w:ascii="Menlo Regular" w:hAnsi="Menlo Regular" w:cs="Menlo Regular"/>
          <w:color w:val="000000"/>
          <w:sz w:val="22"/>
          <w:szCs w:val="22"/>
          <w:lang w:val="en-GB"/>
        </w:rPr>
      </w:pPr>
      <w:r w:rsidRPr="00F94643">
        <w:rPr>
          <w:rFonts w:ascii="Menlo Regular" w:hAnsi="Menlo Regular" w:cs="Menlo Regular"/>
          <w:color w:val="000000"/>
          <w:sz w:val="22"/>
          <w:szCs w:val="22"/>
          <w:lang w:val="en-GB"/>
        </w:rPr>
        <w:br w:type="page"/>
      </w:r>
    </w:p>
    <w:p w14:paraId="440725EB" w14:textId="77777777" w:rsidR="00E232EB" w:rsidRPr="00F94643" w:rsidRDefault="00E232EB" w:rsidP="0058344F">
      <w:pPr>
        <w:pStyle w:val="Kop3"/>
        <w:numPr>
          <w:ilvl w:val="1"/>
          <w:numId w:val="20"/>
        </w:numPr>
        <w:rPr>
          <w:lang w:val="en-GB"/>
        </w:rPr>
      </w:pPr>
      <w:bookmarkStart w:id="520" w:name="_Toc261813469"/>
      <w:r w:rsidRPr="00F94643">
        <w:rPr>
          <w:lang w:val="en-GB"/>
        </w:rPr>
        <w:lastRenderedPageBreak/>
        <w:t>Python for website</w:t>
      </w:r>
      <w:bookmarkEnd w:id="520"/>
    </w:p>
    <w:p w14:paraId="61468BCD" w14:textId="77777777" w:rsidR="00D909C6" w:rsidRDefault="00D909C6" w:rsidP="0058344F">
      <w:pPr>
        <w:pStyle w:val="Kop4"/>
        <w:numPr>
          <w:ilvl w:val="2"/>
          <w:numId w:val="20"/>
        </w:numPr>
        <w:rPr>
          <w:lang w:val="en-GB"/>
        </w:rPr>
      </w:pPr>
      <w:bookmarkStart w:id="521" w:name="_Toc261813470"/>
      <w:proofErr w:type="gramStart"/>
      <w:r w:rsidRPr="00F94643">
        <w:rPr>
          <w:lang w:val="en-GB"/>
        </w:rPr>
        <w:t>forms.py</w:t>
      </w:r>
      <w:bookmarkEnd w:id="521"/>
      <w:proofErr w:type="gramEnd"/>
    </w:p>
    <w:p w14:paraId="32F57603" w14:textId="5ADC3AC1" w:rsidR="0058344F" w:rsidRPr="0058344F" w:rsidRDefault="0058344F" w:rsidP="0058344F">
      <w:pPr>
        <w:pStyle w:val="Kop4"/>
        <w:numPr>
          <w:ilvl w:val="2"/>
          <w:numId w:val="20"/>
        </w:numPr>
        <w:rPr>
          <w:lang w:val="en-GB"/>
        </w:rPr>
      </w:pPr>
      <w:proofErr w:type="gramStart"/>
      <w:r>
        <w:rPr>
          <w:lang w:val="en-GB"/>
        </w:rPr>
        <w:t>result</w:t>
      </w:r>
      <w:r w:rsidRPr="00F94643">
        <w:rPr>
          <w:lang w:val="en-GB"/>
        </w:rPr>
        <w:t>.py</w:t>
      </w:r>
      <w:proofErr w:type="gramEnd"/>
    </w:p>
    <w:p w14:paraId="652A8A0B" w14:textId="5A8B7432" w:rsidR="00D909C6" w:rsidRPr="0058344F" w:rsidRDefault="00D909C6" w:rsidP="0058344F">
      <w:pPr>
        <w:pStyle w:val="Kop4"/>
        <w:numPr>
          <w:ilvl w:val="2"/>
          <w:numId w:val="20"/>
        </w:numPr>
        <w:rPr>
          <w:lang w:val="en-GB"/>
        </w:rPr>
      </w:pPr>
      <w:bookmarkStart w:id="522" w:name="_Toc261813471"/>
      <w:proofErr w:type="gramStart"/>
      <w:r w:rsidRPr="00F94643">
        <w:rPr>
          <w:lang w:val="en-GB"/>
        </w:rPr>
        <w:t>views.py</w:t>
      </w:r>
      <w:bookmarkEnd w:id="522"/>
      <w:proofErr w:type="gramEnd"/>
    </w:p>
    <w:sectPr w:rsidR="00D909C6" w:rsidRPr="0058344F" w:rsidSect="00913AD0">
      <w:footerReference w:type="default" r:id="rId56"/>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A76661" w14:textId="77777777" w:rsidR="00E8285B" w:rsidRDefault="00E8285B" w:rsidP="00B056D7">
      <w:r>
        <w:separator/>
      </w:r>
    </w:p>
  </w:endnote>
  <w:endnote w:type="continuationSeparator" w:id="0">
    <w:p w14:paraId="0A489AC4" w14:textId="77777777" w:rsidR="00E8285B" w:rsidRDefault="00E8285B" w:rsidP="00B056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Zapf Dingbats">
    <w:altName w:val="Wingdings 2"/>
    <w:panose1 w:val="05020102010704020609"/>
    <w:charset w:val="02"/>
    <w:family w:val="auto"/>
    <w:pitch w:val="variable"/>
    <w:sig w:usb0="00000000" w:usb1="10000000" w:usb2="00000000" w:usb3="00000000" w:csb0="80000000" w:csb1="00000000"/>
  </w:font>
  <w:font w:name="Menlo Regular">
    <w:altName w:val="Arial"/>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4FE82C" w14:textId="77777777" w:rsidR="00E8285B" w:rsidRDefault="00E8285B" w:rsidP="00B056D7">
    <w:pPr>
      <w:pStyle w:val="Voettekst"/>
      <w:rPr>
        <w:rStyle w:val="Paginanummer"/>
      </w:rPr>
    </w:pPr>
    <w:r>
      <w:rPr>
        <w:rStyle w:val="Paginanummer"/>
      </w:rPr>
      <w:fldChar w:fldCharType="begin"/>
    </w:r>
    <w:r>
      <w:rPr>
        <w:rStyle w:val="Paginanummer"/>
      </w:rPr>
      <w:instrText xml:space="preserve">PAGE  </w:instrText>
    </w:r>
    <w:r>
      <w:rPr>
        <w:rStyle w:val="Paginanummer"/>
      </w:rPr>
      <w:fldChar w:fldCharType="end"/>
    </w:r>
  </w:p>
  <w:p w14:paraId="568AB926" w14:textId="77777777" w:rsidR="00E8285B" w:rsidRDefault="00E8285B" w:rsidP="00B056D7">
    <w:pPr>
      <w:pStyle w:val="Voetteks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E48187" w14:textId="77777777" w:rsidR="00E8285B" w:rsidRDefault="00E8285B" w:rsidP="002D0FB8">
    <w:pPr>
      <w:pStyle w:val="Voettekst"/>
      <w:jc w:val="right"/>
      <w:rPr>
        <w:rStyle w:val="Paginanummer"/>
      </w:rPr>
    </w:pPr>
    <w:r>
      <w:rPr>
        <w:rStyle w:val="Paginanummer"/>
      </w:rPr>
      <w:fldChar w:fldCharType="begin"/>
    </w:r>
    <w:r>
      <w:rPr>
        <w:rStyle w:val="Paginanummer"/>
      </w:rPr>
      <w:instrText xml:space="preserve">PAGE  </w:instrText>
    </w:r>
    <w:r>
      <w:rPr>
        <w:rStyle w:val="Paginanummer"/>
      </w:rPr>
      <w:fldChar w:fldCharType="separate"/>
    </w:r>
    <w:r w:rsidR="00996E81">
      <w:rPr>
        <w:rStyle w:val="Paginanummer"/>
        <w:noProof/>
      </w:rPr>
      <w:t>3</w:t>
    </w:r>
    <w:r>
      <w:rPr>
        <w:rStyle w:val="Paginanummer"/>
      </w:rPr>
      <w:fldChar w:fldCharType="end"/>
    </w:r>
  </w:p>
  <w:p w14:paraId="5749E2E5" w14:textId="77777777" w:rsidR="00E8285B" w:rsidRDefault="00E8285B" w:rsidP="00B056D7">
    <w:pPr>
      <w:pStyle w:val="Voetteks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54B0A9" w14:textId="3AD5A7AE" w:rsidR="00E8285B" w:rsidRDefault="00E8285B" w:rsidP="00097A11">
    <w:pPr>
      <w:pStyle w:val="Voettekst"/>
      <w:tabs>
        <w:tab w:val="clear" w:pos="4536"/>
        <w:tab w:val="clear" w:pos="9072"/>
        <w:tab w:val="left" w:pos="7392"/>
      </w:tabs>
    </w:pPr>
    <w:r>
      <w:tab/>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6BB7D5" w14:textId="51E6A89A" w:rsidR="00E8285B" w:rsidRDefault="00E8285B" w:rsidP="00B056D7">
    <w:pPr>
      <w:pStyle w:val="Voettekst"/>
    </w:pPr>
    <w:r>
      <w:rPr>
        <w:rStyle w:val="Paginanummer"/>
      </w:rPr>
      <w:fldChar w:fldCharType="begin"/>
    </w:r>
    <w:r>
      <w:rPr>
        <w:rStyle w:val="Paginanummer"/>
      </w:rPr>
      <w:instrText xml:space="preserve">PAGE  </w:instrText>
    </w:r>
    <w:r>
      <w:rPr>
        <w:rStyle w:val="Paginanummer"/>
      </w:rPr>
      <w:fldChar w:fldCharType="separate"/>
    </w:r>
    <w:r w:rsidR="00996E81">
      <w:rPr>
        <w:rStyle w:val="Paginanummer"/>
        <w:noProof/>
      </w:rPr>
      <w:t>16</w:t>
    </w:r>
    <w:r>
      <w:rPr>
        <w:rStyle w:val="Paginanummer"/>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122EA1" w14:textId="2193A730" w:rsidR="00E8285B" w:rsidRDefault="00E8285B" w:rsidP="00F40845">
    <w:pPr>
      <w:pStyle w:val="Voettekst"/>
      <w:jc w:val="right"/>
    </w:pPr>
    <w:r>
      <w:rPr>
        <w:rStyle w:val="Paginanummer"/>
      </w:rPr>
      <w:fldChar w:fldCharType="begin"/>
    </w:r>
    <w:r>
      <w:rPr>
        <w:rStyle w:val="Paginanummer"/>
      </w:rPr>
      <w:instrText xml:space="preserve">PAGE  </w:instrText>
    </w:r>
    <w:r>
      <w:rPr>
        <w:rStyle w:val="Paginanummer"/>
      </w:rPr>
      <w:fldChar w:fldCharType="separate"/>
    </w:r>
    <w:r w:rsidR="00996E81">
      <w:rPr>
        <w:rStyle w:val="Paginanummer"/>
        <w:noProof/>
      </w:rPr>
      <w:t>20</w:t>
    </w:r>
    <w:r>
      <w:rPr>
        <w:rStyle w:val="Paginanummer"/>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28580D" w14:textId="72C6D1DC" w:rsidR="00E8285B" w:rsidRDefault="00E8285B" w:rsidP="00F40845">
    <w:pPr>
      <w:pStyle w:val="Voettekst"/>
    </w:pPr>
    <w:r>
      <w:rPr>
        <w:rStyle w:val="Paginanummer"/>
      </w:rPr>
      <w:fldChar w:fldCharType="begin"/>
    </w:r>
    <w:r>
      <w:rPr>
        <w:rStyle w:val="Paginanummer"/>
      </w:rPr>
      <w:instrText xml:space="preserve">PAGE  </w:instrText>
    </w:r>
    <w:r>
      <w:rPr>
        <w:rStyle w:val="Paginanummer"/>
      </w:rPr>
      <w:fldChar w:fldCharType="separate"/>
    </w:r>
    <w:r w:rsidR="00996E81">
      <w:rPr>
        <w:rStyle w:val="Paginanummer"/>
        <w:noProof/>
      </w:rPr>
      <w:t>21</w:t>
    </w:r>
    <w:r>
      <w:rPr>
        <w:rStyle w:val="Paginanummer"/>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B9CE67" w14:textId="77777777" w:rsidR="00E8285B" w:rsidRDefault="00E8285B" w:rsidP="001A29A7">
    <w:pPr>
      <w:pStyle w:val="Voettekst"/>
      <w:jc w:val="right"/>
    </w:pPr>
    <w:r w:rsidRPr="00990F52">
      <w:rPr>
        <w:rStyle w:val="Paginanummer"/>
      </w:rPr>
      <w:fldChar w:fldCharType="begin"/>
    </w:r>
    <w:r w:rsidRPr="00990F52">
      <w:rPr>
        <w:rStyle w:val="Paginanummer"/>
      </w:rPr>
      <w:instrText xml:space="preserve">PAGE  </w:instrText>
    </w:r>
    <w:r w:rsidRPr="00990F52">
      <w:rPr>
        <w:rStyle w:val="Paginanummer"/>
      </w:rPr>
      <w:fldChar w:fldCharType="separate"/>
    </w:r>
    <w:r w:rsidR="00996E81">
      <w:rPr>
        <w:rStyle w:val="Paginanummer"/>
        <w:noProof/>
      </w:rPr>
      <w:t>23</w:t>
    </w:r>
    <w:r w:rsidRPr="00990F52">
      <w:rPr>
        <w:rStyle w:val="Paginanummer"/>
      </w:rP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F40145" w14:textId="77777777" w:rsidR="00E8285B" w:rsidRDefault="00E8285B" w:rsidP="005119DF">
    <w:pPr>
      <w:pStyle w:val="Voettekst"/>
      <w:jc w:val="right"/>
    </w:pPr>
    <w:r>
      <w:rPr>
        <w:rStyle w:val="Paginanummer"/>
      </w:rPr>
      <w:fldChar w:fldCharType="begin"/>
    </w:r>
    <w:r>
      <w:rPr>
        <w:rStyle w:val="Paginanummer"/>
      </w:rPr>
      <w:instrText xml:space="preserve">PAGE  </w:instrText>
    </w:r>
    <w:r>
      <w:rPr>
        <w:rStyle w:val="Paginanummer"/>
      </w:rPr>
      <w:fldChar w:fldCharType="separate"/>
    </w:r>
    <w:r w:rsidR="00996E81">
      <w:rPr>
        <w:rStyle w:val="Paginanummer"/>
        <w:noProof/>
      </w:rPr>
      <w:t>39</w:t>
    </w:r>
    <w:r>
      <w:rPr>
        <w:rStyle w:val="Paginanummer"/>
      </w:rPr>
      <w:fldChar w:fldCharType="end"/>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68233E" w14:textId="77777777" w:rsidR="00E8285B" w:rsidRDefault="00E8285B" w:rsidP="005119DF">
    <w:pPr>
      <w:pStyle w:val="Voettekst"/>
      <w:jc w:val="right"/>
    </w:pPr>
    <w:r>
      <w:rPr>
        <w:rStyle w:val="Paginanummer"/>
      </w:rPr>
      <w:fldChar w:fldCharType="begin"/>
    </w:r>
    <w:r>
      <w:rPr>
        <w:rStyle w:val="Paginanummer"/>
      </w:rPr>
      <w:instrText xml:space="preserve">PAGE  </w:instrText>
    </w:r>
    <w:r>
      <w:rPr>
        <w:rStyle w:val="Paginanummer"/>
      </w:rPr>
      <w:fldChar w:fldCharType="separate"/>
    </w:r>
    <w:r w:rsidR="00996E81">
      <w:rPr>
        <w:rStyle w:val="Paginanummer"/>
        <w:noProof/>
      </w:rPr>
      <w:t>76</w:t>
    </w:r>
    <w:r>
      <w:rPr>
        <w:rStyle w:val="Paginanumm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54A79A" w14:textId="77777777" w:rsidR="00E8285B" w:rsidRDefault="00E8285B" w:rsidP="00B056D7">
      <w:r>
        <w:separator/>
      </w:r>
    </w:p>
  </w:footnote>
  <w:footnote w:type="continuationSeparator" w:id="0">
    <w:p w14:paraId="56C3B8BA" w14:textId="77777777" w:rsidR="00E8285B" w:rsidRDefault="00E8285B" w:rsidP="00B056D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15E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B8932DD"/>
    <w:multiLevelType w:val="multilevel"/>
    <w:tmpl w:val="9C8884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BE750BA"/>
    <w:multiLevelType w:val="multilevel"/>
    <w:tmpl w:val="38BCE588"/>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1621306"/>
    <w:multiLevelType w:val="hybridMultilevel"/>
    <w:tmpl w:val="BDECB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4876F8"/>
    <w:multiLevelType w:val="multilevel"/>
    <w:tmpl w:val="8FB6C9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41B721E"/>
    <w:multiLevelType w:val="multilevel"/>
    <w:tmpl w:val="38BCE588"/>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89531C5"/>
    <w:multiLevelType w:val="multilevel"/>
    <w:tmpl w:val="980CB34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A2956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CDB34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F857AE2"/>
    <w:multiLevelType w:val="multilevel"/>
    <w:tmpl w:val="9C8884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FAF40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06D2561"/>
    <w:multiLevelType w:val="hybridMultilevel"/>
    <w:tmpl w:val="7CA42E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1323CF"/>
    <w:multiLevelType w:val="multilevel"/>
    <w:tmpl w:val="9C8884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07526E2"/>
    <w:multiLevelType w:val="multilevel"/>
    <w:tmpl w:val="9C8884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38F2121"/>
    <w:multiLevelType w:val="multilevel"/>
    <w:tmpl w:val="8FB6C9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3B13B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67B4139"/>
    <w:multiLevelType w:val="multilevel"/>
    <w:tmpl w:val="980CB34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6AE6E90"/>
    <w:multiLevelType w:val="hybridMultilevel"/>
    <w:tmpl w:val="CE1CC01A"/>
    <w:lvl w:ilvl="0" w:tplc="A10011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4505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8D16A6C"/>
    <w:multiLevelType w:val="multilevel"/>
    <w:tmpl w:val="9C8884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8DC09A2"/>
    <w:multiLevelType w:val="multilevel"/>
    <w:tmpl w:val="9C8884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A521AAD"/>
    <w:multiLevelType w:val="multilevel"/>
    <w:tmpl w:val="9C8884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3C374FD6"/>
    <w:multiLevelType w:val="multilevel"/>
    <w:tmpl w:val="9C8884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3F84F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A247B32"/>
    <w:multiLevelType w:val="multilevel"/>
    <w:tmpl w:val="9C8884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E1C10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E680611"/>
    <w:multiLevelType w:val="multilevel"/>
    <w:tmpl w:val="38BCE588"/>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66494DD2"/>
    <w:multiLevelType w:val="multilevel"/>
    <w:tmpl w:val="C04A83D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674C27C0"/>
    <w:multiLevelType w:val="hybridMultilevel"/>
    <w:tmpl w:val="4E2C45D0"/>
    <w:lvl w:ilvl="0" w:tplc="A10011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AF5975"/>
    <w:multiLevelType w:val="multilevel"/>
    <w:tmpl w:val="38BCE588"/>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6ABF6295"/>
    <w:multiLevelType w:val="multilevel"/>
    <w:tmpl w:val="7636548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736F35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6FD11EF"/>
    <w:multiLevelType w:val="hybridMultilevel"/>
    <w:tmpl w:val="3EFCA3D6"/>
    <w:lvl w:ilvl="0" w:tplc="A10011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BCE72EF"/>
    <w:multiLevelType w:val="multilevel"/>
    <w:tmpl w:val="9C8884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7C191A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9"/>
  </w:num>
  <w:num w:numId="2">
    <w:abstractNumId w:val="7"/>
  </w:num>
  <w:num w:numId="3">
    <w:abstractNumId w:val="15"/>
  </w:num>
  <w:num w:numId="4">
    <w:abstractNumId w:val="10"/>
  </w:num>
  <w:num w:numId="5">
    <w:abstractNumId w:val="25"/>
  </w:num>
  <w:num w:numId="6">
    <w:abstractNumId w:val="31"/>
  </w:num>
  <w:num w:numId="7">
    <w:abstractNumId w:val="34"/>
  </w:num>
  <w:num w:numId="8">
    <w:abstractNumId w:val="0"/>
  </w:num>
  <w:num w:numId="9">
    <w:abstractNumId w:val="11"/>
  </w:num>
  <w:num w:numId="10">
    <w:abstractNumId w:val="3"/>
  </w:num>
  <w:num w:numId="11">
    <w:abstractNumId w:val="23"/>
  </w:num>
  <w:num w:numId="12">
    <w:abstractNumId w:val="16"/>
  </w:num>
  <w:num w:numId="13">
    <w:abstractNumId w:val="18"/>
  </w:num>
  <w:num w:numId="14">
    <w:abstractNumId w:val="17"/>
  </w:num>
  <w:num w:numId="15">
    <w:abstractNumId w:val="28"/>
  </w:num>
  <w:num w:numId="16">
    <w:abstractNumId w:val="32"/>
  </w:num>
  <w:num w:numId="17">
    <w:abstractNumId w:val="8"/>
  </w:num>
  <w:num w:numId="18">
    <w:abstractNumId w:val="2"/>
  </w:num>
  <w:num w:numId="19">
    <w:abstractNumId w:val="5"/>
  </w:num>
  <w:num w:numId="20">
    <w:abstractNumId w:val="14"/>
  </w:num>
  <w:num w:numId="21">
    <w:abstractNumId w:val="1"/>
  </w:num>
  <w:num w:numId="22">
    <w:abstractNumId w:val="26"/>
  </w:num>
  <w:num w:numId="23">
    <w:abstractNumId w:val="24"/>
  </w:num>
  <w:num w:numId="24">
    <w:abstractNumId w:val="22"/>
  </w:num>
  <w:num w:numId="25">
    <w:abstractNumId w:val="33"/>
  </w:num>
  <w:num w:numId="26">
    <w:abstractNumId w:val="9"/>
  </w:num>
  <w:num w:numId="27">
    <w:abstractNumId w:val="21"/>
  </w:num>
  <w:num w:numId="28">
    <w:abstractNumId w:val="12"/>
  </w:num>
  <w:num w:numId="29">
    <w:abstractNumId w:val="19"/>
  </w:num>
  <w:num w:numId="30">
    <w:abstractNumId w:val="30"/>
  </w:num>
  <w:num w:numId="31">
    <w:abstractNumId w:val="6"/>
  </w:num>
  <w:num w:numId="32">
    <w:abstractNumId w:val="13"/>
  </w:num>
  <w:num w:numId="33">
    <w:abstractNumId w:val="27"/>
  </w:num>
  <w:num w:numId="34">
    <w:abstractNumId w:val="20"/>
  </w:num>
  <w:num w:numId="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GrammaticalErrors/>
  <w:proofState w:spelling="clean" w:grammar="clean"/>
  <w:defaultTabStop w:val="708"/>
  <w:hyphenationZone w:val="425"/>
  <w:drawingGridHorizontalSpacing w:val="181"/>
  <w:drawingGridVerticalSpacing w:val="181"/>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4F4"/>
    <w:rsid w:val="000043FA"/>
    <w:rsid w:val="00007C07"/>
    <w:rsid w:val="00016BE8"/>
    <w:rsid w:val="000204CB"/>
    <w:rsid w:val="00020A25"/>
    <w:rsid w:val="00020E87"/>
    <w:rsid w:val="000243B5"/>
    <w:rsid w:val="0002508A"/>
    <w:rsid w:val="00030E71"/>
    <w:rsid w:val="00034309"/>
    <w:rsid w:val="000409DC"/>
    <w:rsid w:val="0004332E"/>
    <w:rsid w:val="00045084"/>
    <w:rsid w:val="0004599C"/>
    <w:rsid w:val="0004634B"/>
    <w:rsid w:val="00046B8F"/>
    <w:rsid w:val="00050811"/>
    <w:rsid w:val="00051FA4"/>
    <w:rsid w:val="00052C11"/>
    <w:rsid w:val="000718BB"/>
    <w:rsid w:val="000771A9"/>
    <w:rsid w:val="000779B1"/>
    <w:rsid w:val="000808EB"/>
    <w:rsid w:val="00086AF9"/>
    <w:rsid w:val="00097A11"/>
    <w:rsid w:val="000A058A"/>
    <w:rsid w:val="000A4C9D"/>
    <w:rsid w:val="000A64B8"/>
    <w:rsid w:val="000C2E5B"/>
    <w:rsid w:val="000C4125"/>
    <w:rsid w:val="000C70AF"/>
    <w:rsid w:val="000D2E58"/>
    <w:rsid w:val="000D346B"/>
    <w:rsid w:val="000E07EC"/>
    <w:rsid w:val="000E2BF0"/>
    <w:rsid w:val="000F5AF3"/>
    <w:rsid w:val="000F5B2C"/>
    <w:rsid w:val="000F63B7"/>
    <w:rsid w:val="0010140C"/>
    <w:rsid w:val="00112B54"/>
    <w:rsid w:val="001232BD"/>
    <w:rsid w:val="00124A61"/>
    <w:rsid w:val="00134196"/>
    <w:rsid w:val="00141448"/>
    <w:rsid w:val="001420E3"/>
    <w:rsid w:val="00143DA0"/>
    <w:rsid w:val="0014447F"/>
    <w:rsid w:val="001464F4"/>
    <w:rsid w:val="001504BE"/>
    <w:rsid w:val="0015755B"/>
    <w:rsid w:val="00162CCC"/>
    <w:rsid w:val="00165492"/>
    <w:rsid w:val="00167FC7"/>
    <w:rsid w:val="00170AC4"/>
    <w:rsid w:val="00180AE0"/>
    <w:rsid w:val="00181FB2"/>
    <w:rsid w:val="00182FA6"/>
    <w:rsid w:val="001861FF"/>
    <w:rsid w:val="00195B5B"/>
    <w:rsid w:val="00195C8B"/>
    <w:rsid w:val="00197246"/>
    <w:rsid w:val="001A29A7"/>
    <w:rsid w:val="001A3A90"/>
    <w:rsid w:val="001B3E4F"/>
    <w:rsid w:val="001C638A"/>
    <w:rsid w:val="001C773B"/>
    <w:rsid w:val="001D4240"/>
    <w:rsid w:val="001D6660"/>
    <w:rsid w:val="001E1D55"/>
    <w:rsid w:val="001E1F53"/>
    <w:rsid w:val="001E4FAF"/>
    <w:rsid w:val="001F4B8A"/>
    <w:rsid w:val="0020749A"/>
    <w:rsid w:val="00212946"/>
    <w:rsid w:val="00213C5C"/>
    <w:rsid w:val="00213EC9"/>
    <w:rsid w:val="00225D90"/>
    <w:rsid w:val="00231C33"/>
    <w:rsid w:val="00235869"/>
    <w:rsid w:val="00236A2E"/>
    <w:rsid w:val="00244D9B"/>
    <w:rsid w:val="00247354"/>
    <w:rsid w:val="00251528"/>
    <w:rsid w:val="002533FF"/>
    <w:rsid w:val="00255721"/>
    <w:rsid w:val="00257611"/>
    <w:rsid w:val="00257D2C"/>
    <w:rsid w:val="00262B30"/>
    <w:rsid w:val="0026420C"/>
    <w:rsid w:val="00271258"/>
    <w:rsid w:val="002A2451"/>
    <w:rsid w:val="002C02EE"/>
    <w:rsid w:val="002C0DF8"/>
    <w:rsid w:val="002C1241"/>
    <w:rsid w:val="002D0FB8"/>
    <w:rsid w:val="002D2E8B"/>
    <w:rsid w:val="002D5A7A"/>
    <w:rsid w:val="002E7A08"/>
    <w:rsid w:val="002F3191"/>
    <w:rsid w:val="002F5450"/>
    <w:rsid w:val="002F7191"/>
    <w:rsid w:val="003032D1"/>
    <w:rsid w:val="0030521B"/>
    <w:rsid w:val="0031156A"/>
    <w:rsid w:val="00311964"/>
    <w:rsid w:val="00323B00"/>
    <w:rsid w:val="00330D27"/>
    <w:rsid w:val="00342807"/>
    <w:rsid w:val="0034424A"/>
    <w:rsid w:val="00357BB7"/>
    <w:rsid w:val="003609FA"/>
    <w:rsid w:val="0036531F"/>
    <w:rsid w:val="00372313"/>
    <w:rsid w:val="0038083C"/>
    <w:rsid w:val="0038236C"/>
    <w:rsid w:val="00392632"/>
    <w:rsid w:val="00395FFB"/>
    <w:rsid w:val="003976BC"/>
    <w:rsid w:val="003A209C"/>
    <w:rsid w:val="003B205F"/>
    <w:rsid w:val="003D258E"/>
    <w:rsid w:val="003D4993"/>
    <w:rsid w:val="003D69AC"/>
    <w:rsid w:val="003E2255"/>
    <w:rsid w:val="003E7430"/>
    <w:rsid w:val="003F2FC4"/>
    <w:rsid w:val="003F4221"/>
    <w:rsid w:val="00412576"/>
    <w:rsid w:val="0041300A"/>
    <w:rsid w:val="00415CA5"/>
    <w:rsid w:val="004275BD"/>
    <w:rsid w:val="0044237B"/>
    <w:rsid w:val="0045660F"/>
    <w:rsid w:val="00464E6C"/>
    <w:rsid w:val="00471668"/>
    <w:rsid w:val="0048109B"/>
    <w:rsid w:val="00481A6A"/>
    <w:rsid w:val="004857B4"/>
    <w:rsid w:val="00495C7A"/>
    <w:rsid w:val="00496A95"/>
    <w:rsid w:val="004A43DF"/>
    <w:rsid w:val="004B1368"/>
    <w:rsid w:val="004B3CF7"/>
    <w:rsid w:val="004B6D6D"/>
    <w:rsid w:val="004C42CB"/>
    <w:rsid w:val="004D0BD7"/>
    <w:rsid w:val="004D21D9"/>
    <w:rsid w:val="004D3E06"/>
    <w:rsid w:val="004E312A"/>
    <w:rsid w:val="004E7E6A"/>
    <w:rsid w:val="00501685"/>
    <w:rsid w:val="00501B8F"/>
    <w:rsid w:val="00507A01"/>
    <w:rsid w:val="005119DF"/>
    <w:rsid w:val="00512D6F"/>
    <w:rsid w:val="0052071C"/>
    <w:rsid w:val="005228F3"/>
    <w:rsid w:val="005232A3"/>
    <w:rsid w:val="00530F39"/>
    <w:rsid w:val="005317E1"/>
    <w:rsid w:val="00537239"/>
    <w:rsid w:val="0054453A"/>
    <w:rsid w:val="00546E20"/>
    <w:rsid w:val="00553570"/>
    <w:rsid w:val="005578B8"/>
    <w:rsid w:val="00561329"/>
    <w:rsid w:val="005647FB"/>
    <w:rsid w:val="0056715C"/>
    <w:rsid w:val="00571B0F"/>
    <w:rsid w:val="00571B2F"/>
    <w:rsid w:val="0058344F"/>
    <w:rsid w:val="005846CF"/>
    <w:rsid w:val="00587937"/>
    <w:rsid w:val="00593442"/>
    <w:rsid w:val="005A1354"/>
    <w:rsid w:val="005A2F7A"/>
    <w:rsid w:val="005C0CFF"/>
    <w:rsid w:val="005C28F9"/>
    <w:rsid w:val="005C3013"/>
    <w:rsid w:val="005C68A0"/>
    <w:rsid w:val="005E48BE"/>
    <w:rsid w:val="00613C6A"/>
    <w:rsid w:val="00614230"/>
    <w:rsid w:val="00620BD4"/>
    <w:rsid w:val="00625ABC"/>
    <w:rsid w:val="0063226B"/>
    <w:rsid w:val="00632A5A"/>
    <w:rsid w:val="006338D7"/>
    <w:rsid w:val="006341BD"/>
    <w:rsid w:val="00634F14"/>
    <w:rsid w:val="00635D7C"/>
    <w:rsid w:val="006378C6"/>
    <w:rsid w:val="00637E9B"/>
    <w:rsid w:val="0065614E"/>
    <w:rsid w:val="0066523F"/>
    <w:rsid w:val="00670398"/>
    <w:rsid w:val="00674CB8"/>
    <w:rsid w:val="00677ED4"/>
    <w:rsid w:val="0069039C"/>
    <w:rsid w:val="0069136D"/>
    <w:rsid w:val="0069167B"/>
    <w:rsid w:val="006A05AA"/>
    <w:rsid w:val="006A4D7A"/>
    <w:rsid w:val="006B5238"/>
    <w:rsid w:val="006C0A11"/>
    <w:rsid w:val="006D3FF2"/>
    <w:rsid w:val="006D58BE"/>
    <w:rsid w:val="006D61D3"/>
    <w:rsid w:val="006D7C6E"/>
    <w:rsid w:val="006E0C0D"/>
    <w:rsid w:val="006E0F41"/>
    <w:rsid w:val="006F39D0"/>
    <w:rsid w:val="007001B9"/>
    <w:rsid w:val="00703CDF"/>
    <w:rsid w:val="00707294"/>
    <w:rsid w:val="00712E01"/>
    <w:rsid w:val="00715FE2"/>
    <w:rsid w:val="007209A9"/>
    <w:rsid w:val="00725E2E"/>
    <w:rsid w:val="00727B4D"/>
    <w:rsid w:val="00747164"/>
    <w:rsid w:val="00747F9B"/>
    <w:rsid w:val="00750FA3"/>
    <w:rsid w:val="00752712"/>
    <w:rsid w:val="00753F74"/>
    <w:rsid w:val="00764747"/>
    <w:rsid w:val="00765C8F"/>
    <w:rsid w:val="00765E5D"/>
    <w:rsid w:val="007700B6"/>
    <w:rsid w:val="00780B70"/>
    <w:rsid w:val="00780BEC"/>
    <w:rsid w:val="00781EDD"/>
    <w:rsid w:val="00782FA5"/>
    <w:rsid w:val="00786E39"/>
    <w:rsid w:val="00794D45"/>
    <w:rsid w:val="00796656"/>
    <w:rsid w:val="007A6E37"/>
    <w:rsid w:val="007A7F96"/>
    <w:rsid w:val="007C0ADF"/>
    <w:rsid w:val="007D24C4"/>
    <w:rsid w:val="007D5C5B"/>
    <w:rsid w:val="007F4E54"/>
    <w:rsid w:val="007F5A8E"/>
    <w:rsid w:val="008021AA"/>
    <w:rsid w:val="00805099"/>
    <w:rsid w:val="00805164"/>
    <w:rsid w:val="0082136B"/>
    <w:rsid w:val="00826E86"/>
    <w:rsid w:val="0083173E"/>
    <w:rsid w:val="0084274C"/>
    <w:rsid w:val="00844058"/>
    <w:rsid w:val="00844F1E"/>
    <w:rsid w:val="0085279D"/>
    <w:rsid w:val="0085490F"/>
    <w:rsid w:val="0085553C"/>
    <w:rsid w:val="00870EBD"/>
    <w:rsid w:val="0087428D"/>
    <w:rsid w:val="008745A9"/>
    <w:rsid w:val="00874919"/>
    <w:rsid w:val="00875FCA"/>
    <w:rsid w:val="00876A45"/>
    <w:rsid w:val="00890FF6"/>
    <w:rsid w:val="00894D0B"/>
    <w:rsid w:val="00895FCC"/>
    <w:rsid w:val="00897CE7"/>
    <w:rsid w:val="008A36FD"/>
    <w:rsid w:val="008A373F"/>
    <w:rsid w:val="008A650E"/>
    <w:rsid w:val="008A70C4"/>
    <w:rsid w:val="008B216D"/>
    <w:rsid w:val="008B7B49"/>
    <w:rsid w:val="008C740A"/>
    <w:rsid w:val="008D6819"/>
    <w:rsid w:val="008E3C18"/>
    <w:rsid w:val="008E78B7"/>
    <w:rsid w:val="008F59FD"/>
    <w:rsid w:val="00900154"/>
    <w:rsid w:val="00900859"/>
    <w:rsid w:val="009060F3"/>
    <w:rsid w:val="00913AD0"/>
    <w:rsid w:val="00953D42"/>
    <w:rsid w:val="009764AD"/>
    <w:rsid w:val="00976CB1"/>
    <w:rsid w:val="0098386A"/>
    <w:rsid w:val="00984118"/>
    <w:rsid w:val="00990F52"/>
    <w:rsid w:val="00992641"/>
    <w:rsid w:val="00995095"/>
    <w:rsid w:val="00996E81"/>
    <w:rsid w:val="009970DA"/>
    <w:rsid w:val="009A3459"/>
    <w:rsid w:val="009C3223"/>
    <w:rsid w:val="009D4077"/>
    <w:rsid w:val="009D4894"/>
    <w:rsid w:val="009D6171"/>
    <w:rsid w:val="009E52C6"/>
    <w:rsid w:val="009E61FC"/>
    <w:rsid w:val="009F6D98"/>
    <w:rsid w:val="00A01D34"/>
    <w:rsid w:val="00A02D8F"/>
    <w:rsid w:val="00A0700B"/>
    <w:rsid w:val="00A21552"/>
    <w:rsid w:val="00A235BD"/>
    <w:rsid w:val="00A2590A"/>
    <w:rsid w:val="00A27A00"/>
    <w:rsid w:val="00A4087A"/>
    <w:rsid w:val="00A52C21"/>
    <w:rsid w:val="00A63B63"/>
    <w:rsid w:val="00A65893"/>
    <w:rsid w:val="00A8239B"/>
    <w:rsid w:val="00A83A9C"/>
    <w:rsid w:val="00A92923"/>
    <w:rsid w:val="00AA07D0"/>
    <w:rsid w:val="00AA21D5"/>
    <w:rsid w:val="00AA4EF8"/>
    <w:rsid w:val="00AA592A"/>
    <w:rsid w:val="00AA6E46"/>
    <w:rsid w:val="00AB1229"/>
    <w:rsid w:val="00AB4868"/>
    <w:rsid w:val="00AC38B7"/>
    <w:rsid w:val="00AC4014"/>
    <w:rsid w:val="00AC6732"/>
    <w:rsid w:val="00AD1068"/>
    <w:rsid w:val="00AF6E6C"/>
    <w:rsid w:val="00B02759"/>
    <w:rsid w:val="00B056D7"/>
    <w:rsid w:val="00B14A0B"/>
    <w:rsid w:val="00B14B05"/>
    <w:rsid w:val="00B2228F"/>
    <w:rsid w:val="00B30734"/>
    <w:rsid w:val="00B45691"/>
    <w:rsid w:val="00B50BE5"/>
    <w:rsid w:val="00B55530"/>
    <w:rsid w:val="00B626A2"/>
    <w:rsid w:val="00B96D38"/>
    <w:rsid w:val="00BA042C"/>
    <w:rsid w:val="00BA1427"/>
    <w:rsid w:val="00BA20C2"/>
    <w:rsid w:val="00BA4982"/>
    <w:rsid w:val="00BA6F47"/>
    <w:rsid w:val="00BB26F0"/>
    <w:rsid w:val="00BB73AC"/>
    <w:rsid w:val="00BD0100"/>
    <w:rsid w:val="00BD3420"/>
    <w:rsid w:val="00BE2F80"/>
    <w:rsid w:val="00BE6D62"/>
    <w:rsid w:val="00BF51AC"/>
    <w:rsid w:val="00C03E07"/>
    <w:rsid w:val="00C07EDE"/>
    <w:rsid w:val="00C153C8"/>
    <w:rsid w:val="00C16C5C"/>
    <w:rsid w:val="00C25BCB"/>
    <w:rsid w:val="00C3311B"/>
    <w:rsid w:val="00C514CD"/>
    <w:rsid w:val="00C525AF"/>
    <w:rsid w:val="00C52EE6"/>
    <w:rsid w:val="00C54370"/>
    <w:rsid w:val="00C609CF"/>
    <w:rsid w:val="00C60D7C"/>
    <w:rsid w:val="00C65A54"/>
    <w:rsid w:val="00C7359C"/>
    <w:rsid w:val="00C80045"/>
    <w:rsid w:val="00C81C2F"/>
    <w:rsid w:val="00C92329"/>
    <w:rsid w:val="00C952E4"/>
    <w:rsid w:val="00C95759"/>
    <w:rsid w:val="00CA623F"/>
    <w:rsid w:val="00CA7080"/>
    <w:rsid w:val="00CC11BB"/>
    <w:rsid w:val="00CC23CD"/>
    <w:rsid w:val="00CE5BEC"/>
    <w:rsid w:val="00CE7836"/>
    <w:rsid w:val="00CF1611"/>
    <w:rsid w:val="00CF35D2"/>
    <w:rsid w:val="00CF5EF0"/>
    <w:rsid w:val="00CF7771"/>
    <w:rsid w:val="00CF7AEB"/>
    <w:rsid w:val="00D01C7D"/>
    <w:rsid w:val="00D02C1C"/>
    <w:rsid w:val="00D07BA7"/>
    <w:rsid w:val="00D13BEF"/>
    <w:rsid w:val="00D16416"/>
    <w:rsid w:val="00D25567"/>
    <w:rsid w:val="00D42B4A"/>
    <w:rsid w:val="00D47893"/>
    <w:rsid w:val="00D56047"/>
    <w:rsid w:val="00D66199"/>
    <w:rsid w:val="00D82FBB"/>
    <w:rsid w:val="00D856DD"/>
    <w:rsid w:val="00D909C6"/>
    <w:rsid w:val="00D93C21"/>
    <w:rsid w:val="00DA29EC"/>
    <w:rsid w:val="00DA4CEC"/>
    <w:rsid w:val="00DB3CF8"/>
    <w:rsid w:val="00DC328C"/>
    <w:rsid w:val="00DD046E"/>
    <w:rsid w:val="00DD32F7"/>
    <w:rsid w:val="00DF1670"/>
    <w:rsid w:val="00DF2853"/>
    <w:rsid w:val="00E02368"/>
    <w:rsid w:val="00E07197"/>
    <w:rsid w:val="00E13C3B"/>
    <w:rsid w:val="00E15E68"/>
    <w:rsid w:val="00E21980"/>
    <w:rsid w:val="00E232EB"/>
    <w:rsid w:val="00E3296B"/>
    <w:rsid w:val="00E354BC"/>
    <w:rsid w:val="00E35734"/>
    <w:rsid w:val="00E36B0D"/>
    <w:rsid w:val="00E423CD"/>
    <w:rsid w:val="00E437BE"/>
    <w:rsid w:val="00E45338"/>
    <w:rsid w:val="00E51D36"/>
    <w:rsid w:val="00E53045"/>
    <w:rsid w:val="00E5650A"/>
    <w:rsid w:val="00E624AE"/>
    <w:rsid w:val="00E6263C"/>
    <w:rsid w:val="00E67269"/>
    <w:rsid w:val="00E73313"/>
    <w:rsid w:val="00E75427"/>
    <w:rsid w:val="00E81FD9"/>
    <w:rsid w:val="00E8285B"/>
    <w:rsid w:val="00E85A97"/>
    <w:rsid w:val="00E93D4F"/>
    <w:rsid w:val="00E96389"/>
    <w:rsid w:val="00EA38C2"/>
    <w:rsid w:val="00EA7490"/>
    <w:rsid w:val="00EA7D10"/>
    <w:rsid w:val="00EB1359"/>
    <w:rsid w:val="00EC6B57"/>
    <w:rsid w:val="00ED3C0E"/>
    <w:rsid w:val="00EE06F7"/>
    <w:rsid w:val="00EE7DB7"/>
    <w:rsid w:val="00EF4540"/>
    <w:rsid w:val="00F15985"/>
    <w:rsid w:val="00F37390"/>
    <w:rsid w:val="00F40845"/>
    <w:rsid w:val="00F502F2"/>
    <w:rsid w:val="00F53BA4"/>
    <w:rsid w:val="00F54933"/>
    <w:rsid w:val="00F54D76"/>
    <w:rsid w:val="00F55C5D"/>
    <w:rsid w:val="00F65B9C"/>
    <w:rsid w:val="00F670E4"/>
    <w:rsid w:val="00F67F43"/>
    <w:rsid w:val="00F7449E"/>
    <w:rsid w:val="00F75E3C"/>
    <w:rsid w:val="00F831C3"/>
    <w:rsid w:val="00F845E7"/>
    <w:rsid w:val="00F901F1"/>
    <w:rsid w:val="00F918E0"/>
    <w:rsid w:val="00F94643"/>
    <w:rsid w:val="00FA7689"/>
    <w:rsid w:val="00FA7B59"/>
    <w:rsid w:val="00FC36A3"/>
    <w:rsid w:val="00FC5F7E"/>
    <w:rsid w:val="00FD48D5"/>
    <w:rsid w:val="00FD6B4C"/>
    <w:rsid w:val="00FE540B"/>
    <w:rsid w:val="00FF251C"/>
    <w:rsid w:val="00FF722D"/>
  </w:rsids>
  <m:mathPr>
    <m:mathFont m:val="Cambria Math"/>
    <m:brkBin m:val="before"/>
    <m:brkBinSub m:val="--"/>
    <m:smallFrac/>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39C7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B056D7"/>
    <w:rPr>
      <w:rFonts w:asciiTheme="majorHAnsi" w:hAnsiTheme="majorHAnsi"/>
    </w:rPr>
  </w:style>
  <w:style w:type="paragraph" w:styleId="Kop1">
    <w:name w:val="heading 1"/>
    <w:basedOn w:val="Normaal"/>
    <w:next w:val="Normaal"/>
    <w:link w:val="Kop1Teken"/>
    <w:uiPriority w:val="9"/>
    <w:qFormat/>
    <w:rsid w:val="001464F4"/>
    <w:pPr>
      <w:keepNext/>
      <w:keepLines/>
      <w:spacing w:before="480"/>
      <w:outlineLvl w:val="0"/>
    </w:pPr>
    <w:rPr>
      <w:rFonts w:eastAsiaTheme="majorEastAsia"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1464F4"/>
    <w:pPr>
      <w:keepNext/>
      <w:keepLines/>
      <w:spacing w:before="200"/>
      <w:outlineLvl w:val="1"/>
    </w:pPr>
    <w:rPr>
      <w:rFonts w:eastAsiaTheme="majorEastAsia" w:cstheme="majorBidi"/>
      <w:b/>
      <w:bCs/>
      <w:color w:val="4F81BD" w:themeColor="accent1"/>
      <w:sz w:val="26"/>
      <w:szCs w:val="26"/>
    </w:rPr>
  </w:style>
  <w:style w:type="paragraph" w:styleId="Kop3">
    <w:name w:val="heading 3"/>
    <w:basedOn w:val="Normaal"/>
    <w:next w:val="Normaal"/>
    <w:link w:val="Kop3Teken"/>
    <w:uiPriority w:val="9"/>
    <w:unhideWhenUsed/>
    <w:qFormat/>
    <w:rsid w:val="00B056D7"/>
    <w:pPr>
      <w:keepNext/>
      <w:keepLines/>
      <w:spacing w:before="200"/>
      <w:outlineLvl w:val="2"/>
    </w:pPr>
    <w:rPr>
      <w:rFonts w:eastAsiaTheme="majorEastAsia" w:cstheme="majorBidi"/>
      <w:b/>
      <w:bCs/>
      <w:color w:val="4F81BD" w:themeColor="accent1"/>
    </w:rPr>
  </w:style>
  <w:style w:type="paragraph" w:styleId="Kop4">
    <w:name w:val="heading 4"/>
    <w:basedOn w:val="Normaal"/>
    <w:next w:val="Normaal"/>
    <w:link w:val="Kop4Teken"/>
    <w:uiPriority w:val="9"/>
    <w:unhideWhenUsed/>
    <w:qFormat/>
    <w:rsid w:val="005846CF"/>
    <w:pPr>
      <w:keepNext/>
      <w:keepLines/>
      <w:spacing w:before="200"/>
      <w:outlineLvl w:val="3"/>
    </w:pPr>
    <w:rPr>
      <w:rFonts w:eastAsiaTheme="majorEastAsia"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1464F4"/>
    <w:rPr>
      <w:rFonts w:asciiTheme="majorHAnsi" w:eastAsiaTheme="majorEastAsia" w:hAnsiTheme="majorHAnsi" w:cstheme="majorBidi"/>
      <w:b/>
      <w:bCs/>
      <w:color w:val="345A8A" w:themeColor="accent1" w:themeShade="B5"/>
      <w:sz w:val="32"/>
      <w:szCs w:val="32"/>
    </w:rPr>
  </w:style>
  <w:style w:type="character" w:customStyle="1" w:styleId="Kop2Teken">
    <w:name w:val="Kop 2 Teken"/>
    <w:basedOn w:val="Standaardalinea-lettertype"/>
    <w:link w:val="Kop2"/>
    <w:uiPriority w:val="9"/>
    <w:rsid w:val="001464F4"/>
    <w:rPr>
      <w:rFonts w:asciiTheme="majorHAnsi" w:eastAsiaTheme="majorEastAsia" w:hAnsiTheme="majorHAnsi" w:cstheme="majorBidi"/>
      <w:b/>
      <w:bCs/>
      <w:color w:val="4F81BD" w:themeColor="accent1"/>
      <w:sz w:val="26"/>
      <w:szCs w:val="26"/>
    </w:rPr>
  </w:style>
  <w:style w:type="paragraph" w:styleId="Titel">
    <w:name w:val="Title"/>
    <w:basedOn w:val="Normaal"/>
    <w:next w:val="Normaal"/>
    <w:link w:val="TitelTeken"/>
    <w:uiPriority w:val="10"/>
    <w:qFormat/>
    <w:rsid w:val="001464F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1464F4"/>
    <w:rPr>
      <w:rFonts w:asciiTheme="majorHAnsi" w:eastAsiaTheme="majorEastAsia" w:hAnsiTheme="majorHAnsi" w:cstheme="majorBidi"/>
      <w:color w:val="17365D" w:themeColor="text2" w:themeShade="BF"/>
      <w:spacing w:val="5"/>
      <w:kern w:val="28"/>
      <w:sz w:val="52"/>
      <w:szCs w:val="52"/>
    </w:rPr>
  </w:style>
  <w:style w:type="paragraph" w:styleId="Subtitel">
    <w:name w:val="Subtitle"/>
    <w:basedOn w:val="Normaal"/>
    <w:next w:val="Normaal"/>
    <w:link w:val="SubtitelTeken"/>
    <w:uiPriority w:val="11"/>
    <w:qFormat/>
    <w:rsid w:val="001464F4"/>
    <w:pPr>
      <w:numPr>
        <w:ilvl w:val="1"/>
      </w:numPr>
    </w:pPr>
    <w:rPr>
      <w:rFonts w:eastAsiaTheme="majorEastAsia" w:cstheme="majorBidi"/>
      <w:i/>
      <w:iCs/>
      <w:color w:val="4F81BD" w:themeColor="accent1"/>
      <w:spacing w:val="15"/>
    </w:rPr>
  </w:style>
  <w:style w:type="character" w:customStyle="1" w:styleId="SubtitelTeken">
    <w:name w:val="Subtitel Teken"/>
    <w:basedOn w:val="Standaardalinea-lettertype"/>
    <w:link w:val="Subtitel"/>
    <w:uiPriority w:val="11"/>
    <w:rsid w:val="001464F4"/>
    <w:rPr>
      <w:rFonts w:asciiTheme="majorHAnsi" w:eastAsiaTheme="majorEastAsia" w:hAnsiTheme="majorHAnsi" w:cstheme="majorBidi"/>
      <w:i/>
      <w:iCs/>
      <w:color w:val="4F81BD" w:themeColor="accent1"/>
      <w:spacing w:val="15"/>
    </w:rPr>
  </w:style>
  <w:style w:type="table" w:styleId="Gemiddeldearcering1-accent5">
    <w:name w:val="Medium Shading 1 Accent 5"/>
    <w:basedOn w:val="Standaardtabel"/>
    <w:uiPriority w:val="63"/>
    <w:rsid w:val="001464F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Bijschrift">
    <w:name w:val="caption"/>
    <w:basedOn w:val="Normaal"/>
    <w:next w:val="Normaal"/>
    <w:uiPriority w:val="35"/>
    <w:unhideWhenUsed/>
    <w:qFormat/>
    <w:rsid w:val="001464F4"/>
    <w:pPr>
      <w:spacing w:after="200"/>
    </w:pPr>
    <w:rPr>
      <w:b/>
      <w:bCs/>
      <w:color w:val="4F81BD" w:themeColor="accent1"/>
      <w:sz w:val="18"/>
      <w:szCs w:val="18"/>
    </w:rPr>
  </w:style>
  <w:style w:type="paragraph" w:styleId="Kopvaninhoudsopgave">
    <w:name w:val="TOC Heading"/>
    <w:basedOn w:val="Kop1"/>
    <w:next w:val="Normaal"/>
    <w:uiPriority w:val="39"/>
    <w:unhideWhenUsed/>
    <w:qFormat/>
    <w:rsid w:val="001464F4"/>
    <w:pPr>
      <w:spacing w:line="276" w:lineRule="auto"/>
      <w:outlineLvl w:val="9"/>
    </w:pPr>
    <w:rPr>
      <w:color w:val="365F91" w:themeColor="accent1" w:themeShade="BF"/>
      <w:sz w:val="28"/>
      <w:szCs w:val="28"/>
    </w:rPr>
  </w:style>
  <w:style w:type="paragraph" w:styleId="Inhopg1">
    <w:name w:val="toc 1"/>
    <w:basedOn w:val="Normaal"/>
    <w:next w:val="Normaal"/>
    <w:autoRedefine/>
    <w:uiPriority w:val="39"/>
    <w:unhideWhenUsed/>
    <w:rsid w:val="001464F4"/>
    <w:pPr>
      <w:spacing w:before="120"/>
    </w:pPr>
    <w:rPr>
      <w:b/>
      <w:caps/>
      <w:sz w:val="22"/>
      <w:szCs w:val="22"/>
    </w:rPr>
  </w:style>
  <w:style w:type="paragraph" w:styleId="Inhopg2">
    <w:name w:val="toc 2"/>
    <w:basedOn w:val="Normaal"/>
    <w:next w:val="Normaal"/>
    <w:autoRedefine/>
    <w:uiPriority w:val="39"/>
    <w:unhideWhenUsed/>
    <w:rsid w:val="001464F4"/>
    <w:pPr>
      <w:ind w:left="240"/>
    </w:pPr>
    <w:rPr>
      <w:smallCaps/>
      <w:sz w:val="22"/>
      <w:szCs w:val="22"/>
    </w:rPr>
  </w:style>
  <w:style w:type="paragraph" w:styleId="Ballontekst">
    <w:name w:val="Balloon Text"/>
    <w:basedOn w:val="Normaal"/>
    <w:link w:val="BallontekstTeken"/>
    <w:uiPriority w:val="99"/>
    <w:semiHidden/>
    <w:unhideWhenUsed/>
    <w:rsid w:val="001464F4"/>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1464F4"/>
    <w:rPr>
      <w:rFonts w:ascii="Lucida Grande" w:hAnsi="Lucida Grande" w:cs="Lucida Grande"/>
      <w:sz w:val="18"/>
      <w:szCs w:val="18"/>
    </w:rPr>
  </w:style>
  <w:style w:type="character" w:styleId="Verwijzingopmerking">
    <w:name w:val="annotation reference"/>
    <w:basedOn w:val="Standaardalinea-lettertype"/>
    <w:uiPriority w:val="99"/>
    <w:semiHidden/>
    <w:unhideWhenUsed/>
    <w:rsid w:val="003976BC"/>
    <w:rPr>
      <w:sz w:val="18"/>
      <w:szCs w:val="18"/>
    </w:rPr>
  </w:style>
  <w:style w:type="paragraph" w:styleId="Tekstopmerking">
    <w:name w:val="annotation text"/>
    <w:basedOn w:val="Normaal"/>
    <w:link w:val="TekstopmerkingTeken"/>
    <w:uiPriority w:val="99"/>
    <w:semiHidden/>
    <w:unhideWhenUsed/>
    <w:rsid w:val="003976BC"/>
  </w:style>
  <w:style w:type="character" w:customStyle="1" w:styleId="TekstopmerkingTeken">
    <w:name w:val="Tekst opmerking Teken"/>
    <w:basedOn w:val="Standaardalinea-lettertype"/>
    <w:link w:val="Tekstopmerking"/>
    <w:uiPriority w:val="99"/>
    <w:semiHidden/>
    <w:rsid w:val="003976BC"/>
  </w:style>
  <w:style w:type="paragraph" w:styleId="Onderwerpvanopmerking">
    <w:name w:val="annotation subject"/>
    <w:basedOn w:val="Tekstopmerking"/>
    <w:next w:val="Tekstopmerking"/>
    <w:link w:val="OnderwerpvanopmerkingTeken"/>
    <w:uiPriority w:val="99"/>
    <w:semiHidden/>
    <w:unhideWhenUsed/>
    <w:rsid w:val="003976BC"/>
    <w:rPr>
      <w:b/>
      <w:bCs/>
      <w:sz w:val="20"/>
      <w:szCs w:val="20"/>
    </w:rPr>
  </w:style>
  <w:style w:type="character" w:customStyle="1" w:styleId="OnderwerpvanopmerkingTeken">
    <w:name w:val="Onderwerp van opmerking Teken"/>
    <w:basedOn w:val="TekstopmerkingTeken"/>
    <w:link w:val="Onderwerpvanopmerking"/>
    <w:uiPriority w:val="99"/>
    <w:semiHidden/>
    <w:rsid w:val="003976BC"/>
    <w:rPr>
      <w:b/>
      <w:bCs/>
      <w:sz w:val="20"/>
      <w:szCs w:val="20"/>
    </w:rPr>
  </w:style>
  <w:style w:type="character" w:styleId="Hyperlink">
    <w:name w:val="Hyperlink"/>
    <w:basedOn w:val="Standaardalinea-lettertype"/>
    <w:uiPriority w:val="99"/>
    <w:unhideWhenUsed/>
    <w:rsid w:val="004B6D6D"/>
    <w:rPr>
      <w:color w:val="0000FF" w:themeColor="hyperlink"/>
      <w:u w:val="single"/>
    </w:rPr>
  </w:style>
  <w:style w:type="paragraph" w:styleId="Voettekst">
    <w:name w:val="footer"/>
    <w:basedOn w:val="Normaal"/>
    <w:link w:val="VoettekstTeken"/>
    <w:uiPriority w:val="99"/>
    <w:unhideWhenUsed/>
    <w:rsid w:val="0069136D"/>
    <w:pPr>
      <w:tabs>
        <w:tab w:val="center" w:pos="4536"/>
        <w:tab w:val="right" w:pos="9072"/>
      </w:tabs>
    </w:pPr>
  </w:style>
  <w:style w:type="character" w:customStyle="1" w:styleId="VoettekstTeken">
    <w:name w:val="Voettekst Teken"/>
    <w:basedOn w:val="Standaardalinea-lettertype"/>
    <w:link w:val="Voettekst"/>
    <w:uiPriority w:val="99"/>
    <w:rsid w:val="0069136D"/>
  </w:style>
  <w:style w:type="character" w:styleId="Paginanummer">
    <w:name w:val="page number"/>
    <w:basedOn w:val="Standaardalinea-lettertype"/>
    <w:uiPriority w:val="99"/>
    <w:semiHidden/>
    <w:unhideWhenUsed/>
    <w:rsid w:val="0069136D"/>
  </w:style>
  <w:style w:type="paragraph" w:styleId="Koptekst">
    <w:name w:val="header"/>
    <w:basedOn w:val="Normaal"/>
    <w:link w:val="KoptekstTeken"/>
    <w:uiPriority w:val="99"/>
    <w:unhideWhenUsed/>
    <w:rsid w:val="00A2590A"/>
    <w:pPr>
      <w:tabs>
        <w:tab w:val="center" w:pos="4536"/>
        <w:tab w:val="right" w:pos="9072"/>
      </w:tabs>
    </w:pPr>
  </w:style>
  <w:style w:type="character" w:customStyle="1" w:styleId="KoptekstTeken">
    <w:name w:val="Koptekst Teken"/>
    <w:basedOn w:val="Standaardalinea-lettertype"/>
    <w:link w:val="Koptekst"/>
    <w:uiPriority w:val="99"/>
    <w:rsid w:val="00A2590A"/>
  </w:style>
  <w:style w:type="character" w:customStyle="1" w:styleId="Kop3Teken">
    <w:name w:val="Kop 3 Teken"/>
    <w:basedOn w:val="Standaardalinea-lettertype"/>
    <w:link w:val="Kop3"/>
    <w:uiPriority w:val="9"/>
    <w:rsid w:val="00B056D7"/>
    <w:rPr>
      <w:rFonts w:asciiTheme="majorHAnsi" w:eastAsiaTheme="majorEastAsia" w:hAnsiTheme="majorHAnsi" w:cstheme="majorBidi"/>
      <w:b/>
      <w:bCs/>
      <w:color w:val="4F81BD" w:themeColor="accent1"/>
    </w:rPr>
  </w:style>
  <w:style w:type="character" w:styleId="Regelnummer">
    <w:name w:val="line number"/>
    <w:basedOn w:val="Standaardalinea-lettertype"/>
    <w:uiPriority w:val="99"/>
    <w:semiHidden/>
    <w:unhideWhenUsed/>
    <w:rsid w:val="00FA7B59"/>
  </w:style>
  <w:style w:type="paragraph" w:styleId="Geenafstand">
    <w:name w:val="No Spacing"/>
    <w:uiPriority w:val="1"/>
    <w:qFormat/>
    <w:rsid w:val="00781EDD"/>
    <w:rPr>
      <w:rFonts w:asciiTheme="majorHAnsi" w:hAnsiTheme="majorHAnsi"/>
    </w:rPr>
  </w:style>
  <w:style w:type="paragraph" w:styleId="Inhopg3">
    <w:name w:val="toc 3"/>
    <w:basedOn w:val="Normaal"/>
    <w:next w:val="Normaal"/>
    <w:autoRedefine/>
    <w:uiPriority w:val="39"/>
    <w:unhideWhenUsed/>
    <w:rsid w:val="00E232EB"/>
    <w:pPr>
      <w:spacing w:after="100"/>
      <w:ind w:left="480"/>
    </w:pPr>
  </w:style>
  <w:style w:type="character" w:customStyle="1" w:styleId="Kop4Teken">
    <w:name w:val="Kop 4 Teken"/>
    <w:basedOn w:val="Standaardalinea-lettertype"/>
    <w:link w:val="Kop4"/>
    <w:uiPriority w:val="9"/>
    <w:rsid w:val="005846CF"/>
    <w:rPr>
      <w:rFonts w:asciiTheme="majorHAnsi" w:eastAsiaTheme="majorEastAsia" w:hAnsiTheme="majorHAnsi" w:cstheme="majorBidi"/>
      <w:b/>
      <w:bCs/>
      <w:i/>
      <w:iCs/>
      <w:color w:val="4F81BD" w:themeColor="accent1"/>
    </w:rPr>
  </w:style>
  <w:style w:type="paragraph" w:styleId="Inhopg4">
    <w:name w:val="toc 4"/>
    <w:basedOn w:val="Normaal"/>
    <w:next w:val="Normaal"/>
    <w:autoRedefine/>
    <w:uiPriority w:val="39"/>
    <w:unhideWhenUsed/>
    <w:rsid w:val="006338D7"/>
    <w:pPr>
      <w:ind w:left="720"/>
    </w:pPr>
  </w:style>
  <w:style w:type="paragraph" w:styleId="Inhopg5">
    <w:name w:val="toc 5"/>
    <w:basedOn w:val="Normaal"/>
    <w:next w:val="Normaal"/>
    <w:autoRedefine/>
    <w:uiPriority w:val="39"/>
    <w:unhideWhenUsed/>
    <w:rsid w:val="006338D7"/>
    <w:pPr>
      <w:ind w:left="960"/>
    </w:pPr>
  </w:style>
  <w:style w:type="paragraph" w:styleId="Inhopg6">
    <w:name w:val="toc 6"/>
    <w:basedOn w:val="Normaal"/>
    <w:next w:val="Normaal"/>
    <w:autoRedefine/>
    <w:uiPriority w:val="39"/>
    <w:unhideWhenUsed/>
    <w:rsid w:val="006338D7"/>
    <w:pPr>
      <w:ind w:left="1200"/>
    </w:pPr>
  </w:style>
  <w:style w:type="paragraph" w:styleId="Inhopg7">
    <w:name w:val="toc 7"/>
    <w:basedOn w:val="Normaal"/>
    <w:next w:val="Normaal"/>
    <w:autoRedefine/>
    <w:uiPriority w:val="39"/>
    <w:unhideWhenUsed/>
    <w:rsid w:val="006338D7"/>
    <w:pPr>
      <w:ind w:left="1440"/>
    </w:pPr>
  </w:style>
  <w:style w:type="paragraph" w:styleId="Inhopg8">
    <w:name w:val="toc 8"/>
    <w:basedOn w:val="Normaal"/>
    <w:next w:val="Normaal"/>
    <w:autoRedefine/>
    <w:uiPriority w:val="39"/>
    <w:unhideWhenUsed/>
    <w:rsid w:val="006338D7"/>
    <w:pPr>
      <w:ind w:left="1680"/>
    </w:pPr>
  </w:style>
  <w:style w:type="paragraph" w:styleId="Inhopg9">
    <w:name w:val="toc 9"/>
    <w:basedOn w:val="Normaal"/>
    <w:next w:val="Normaal"/>
    <w:autoRedefine/>
    <w:uiPriority w:val="39"/>
    <w:unhideWhenUsed/>
    <w:rsid w:val="006338D7"/>
    <w:pPr>
      <w:ind w:left="1920"/>
    </w:pPr>
  </w:style>
  <w:style w:type="paragraph" w:styleId="Documentstructuur">
    <w:name w:val="Document Map"/>
    <w:basedOn w:val="Normaal"/>
    <w:link w:val="DocumentstructuurTeken"/>
    <w:uiPriority w:val="99"/>
    <w:semiHidden/>
    <w:unhideWhenUsed/>
    <w:rsid w:val="00FD6B4C"/>
    <w:rPr>
      <w:rFonts w:ascii="Lucida Grande" w:hAnsi="Lucida Grande" w:cs="Lucida Grande"/>
    </w:rPr>
  </w:style>
  <w:style w:type="character" w:customStyle="1" w:styleId="DocumentstructuurTeken">
    <w:name w:val="Documentstructuur Teken"/>
    <w:basedOn w:val="Standaardalinea-lettertype"/>
    <w:link w:val="Documentstructuur"/>
    <w:uiPriority w:val="99"/>
    <w:semiHidden/>
    <w:rsid w:val="00FD6B4C"/>
    <w:rPr>
      <w:rFonts w:ascii="Lucida Grande" w:hAnsi="Lucida Grande" w:cs="Lucida Grande"/>
    </w:rPr>
  </w:style>
  <w:style w:type="paragraph" w:styleId="Revisie">
    <w:name w:val="Revision"/>
    <w:hidden/>
    <w:uiPriority w:val="99"/>
    <w:semiHidden/>
    <w:rsid w:val="00FD6B4C"/>
    <w:rPr>
      <w:rFonts w:asciiTheme="majorHAnsi" w:hAnsiTheme="majorHAnsi"/>
    </w:rPr>
  </w:style>
  <w:style w:type="paragraph" w:styleId="Lijstalinea">
    <w:name w:val="List Paragraph"/>
    <w:basedOn w:val="Normaal"/>
    <w:uiPriority w:val="34"/>
    <w:qFormat/>
    <w:rsid w:val="00C54370"/>
    <w:pPr>
      <w:ind w:left="720"/>
      <w:contextualSpacing/>
    </w:pPr>
  </w:style>
  <w:style w:type="character" w:styleId="GevolgdeHyperlink">
    <w:name w:val="FollowedHyperlink"/>
    <w:basedOn w:val="Standaardalinea-lettertype"/>
    <w:uiPriority w:val="99"/>
    <w:semiHidden/>
    <w:unhideWhenUsed/>
    <w:rsid w:val="009F6D98"/>
    <w:rPr>
      <w:color w:val="800080" w:themeColor="followedHyperlink"/>
      <w:u w:val="single"/>
    </w:rPr>
  </w:style>
  <w:style w:type="table" w:styleId="Tabelraster">
    <w:name w:val="Table Grid"/>
    <w:basedOn w:val="Standaardtabel"/>
    <w:uiPriority w:val="59"/>
    <w:rsid w:val="00BD010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chtearcering-accent5">
    <w:name w:val="Light Shading Accent 5"/>
    <w:basedOn w:val="Standaardtabel"/>
    <w:uiPriority w:val="60"/>
    <w:rsid w:val="00BD0100"/>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lijst-accent5">
    <w:name w:val="Light List Accent 5"/>
    <w:basedOn w:val="Standaardtabel"/>
    <w:uiPriority w:val="61"/>
    <w:rsid w:val="00BD010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B056D7"/>
    <w:rPr>
      <w:rFonts w:asciiTheme="majorHAnsi" w:hAnsiTheme="majorHAnsi"/>
    </w:rPr>
  </w:style>
  <w:style w:type="paragraph" w:styleId="Kop1">
    <w:name w:val="heading 1"/>
    <w:basedOn w:val="Normaal"/>
    <w:next w:val="Normaal"/>
    <w:link w:val="Kop1Teken"/>
    <w:uiPriority w:val="9"/>
    <w:qFormat/>
    <w:rsid w:val="001464F4"/>
    <w:pPr>
      <w:keepNext/>
      <w:keepLines/>
      <w:spacing w:before="480"/>
      <w:outlineLvl w:val="0"/>
    </w:pPr>
    <w:rPr>
      <w:rFonts w:eastAsiaTheme="majorEastAsia"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1464F4"/>
    <w:pPr>
      <w:keepNext/>
      <w:keepLines/>
      <w:spacing w:before="200"/>
      <w:outlineLvl w:val="1"/>
    </w:pPr>
    <w:rPr>
      <w:rFonts w:eastAsiaTheme="majorEastAsia" w:cstheme="majorBidi"/>
      <w:b/>
      <w:bCs/>
      <w:color w:val="4F81BD" w:themeColor="accent1"/>
      <w:sz w:val="26"/>
      <w:szCs w:val="26"/>
    </w:rPr>
  </w:style>
  <w:style w:type="paragraph" w:styleId="Kop3">
    <w:name w:val="heading 3"/>
    <w:basedOn w:val="Normaal"/>
    <w:next w:val="Normaal"/>
    <w:link w:val="Kop3Teken"/>
    <w:uiPriority w:val="9"/>
    <w:unhideWhenUsed/>
    <w:qFormat/>
    <w:rsid w:val="00B056D7"/>
    <w:pPr>
      <w:keepNext/>
      <w:keepLines/>
      <w:spacing w:before="200"/>
      <w:outlineLvl w:val="2"/>
    </w:pPr>
    <w:rPr>
      <w:rFonts w:eastAsiaTheme="majorEastAsia" w:cstheme="majorBidi"/>
      <w:b/>
      <w:bCs/>
      <w:color w:val="4F81BD" w:themeColor="accent1"/>
    </w:rPr>
  </w:style>
  <w:style w:type="paragraph" w:styleId="Kop4">
    <w:name w:val="heading 4"/>
    <w:basedOn w:val="Normaal"/>
    <w:next w:val="Normaal"/>
    <w:link w:val="Kop4Teken"/>
    <w:uiPriority w:val="9"/>
    <w:unhideWhenUsed/>
    <w:qFormat/>
    <w:rsid w:val="005846CF"/>
    <w:pPr>
      <w:keepNext/>
      <w:keepLines/>
      <w:spacing w:before="200"/>
      <w:outlineLvl w:val="3"/>
    </w:pPr>
    <w:rPr>
      <w:rFonts w:eastAsiaTheme="majorEastAsia"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1464F4"/>
    <w:rPr>
      <w:rFonts w:asciiTheme="majorHAnsi" w:eastAsiaTheme="majorEastAsia" w:hAnsiTheme="majorHAnsi" w:cstheme="majorBidi"/>
      <w:b/>
      <w:bCs/>
      <w:color w:val="345A8A" w:themeColor="accent1" w:themeShade="B5"/>
      <w:sz w:val="32"/>
      <w:szCs w:val="32"/>
    </w:rPr>
  </w:style>
  <w:style w:type="character" w:customStyle="1" w:styleId="Kop2Teken">
    <w:name w:val="Kop 2 Teken"/>
    <w:basedOn w:val="Standaardalinea-lettertype"/>
    <w:link w:val="Kop2"/>
    <w:uiPriority w:val="9"/>
    <w:rsid w:val="001464F4"/>
    <w:rPr>
      <w:rFonts w:asciiTheme="majorHAnsi" w:eastAsiaTheme="majorEastAsia" w:hAnsiTheme="majorHAnsi" w:cstheme="majorBidi"/>
      <w:b/>
      <w:bCs/>
      <w:color w:val="4F81BD" w:themeColor="accent1"/>
      <w:sz w:val="26"/>
      <w:szCs w:val="26"/>
    </w:rPr>
  </w:style>
  <w:style w:type="paragraph" w:styleId="Titel">
    <w:name w:val="Title"/>
    <w:basedOn w:val="Normaal"/>
    <w:next w:val="Normaal"/>
    <w:link w:val="TitelTeken"/>
    <w:uiPriority w:val="10"/>
    <w:qFormat/>
    <w:rsid w:val="001464F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1464F4"/>
    <w:rPr>
      <w:rFonts w:asciiTheme="majorHAnsi" w:eastAsiaTheme="majorEastAsia" w:hAnsiTheme="majorHAnsi" w:cstheme="majorBidi"/>
      <w:color w:val="17365D" w:themeColor="text2" w:themeShade="BF"/>
      <w:spacing w:val="5"/>
      <w:kern w:val="28"/>
      <w:sz w:val="52"/>
      <w:szCs w:val="52"/>
    </w:rPr>
  </w:style>
  <w:style w:type="paragraph" w:styleId="Subtitel">
    <w:name w:val="Subtitle"/>
    <w:basedOn w:val="Normaal"/>
    <w:next w:val="Normaal"/>
    <w:link w:val="SubtitelTeken"/>
    <w:uiPriority w:val="11"/>
    <w:qFormat/>
    <w:rsid w:val="001464F4"/>
    <w:pPr>
      <w:numPr>
        <w:ilvl w:val="1"/>
      </w:numPr>
    </w:pPr>
    <w:rPr>
      <w:rFonts w:eastAsiaTheme="majorEastAsia" w:cstheme="majorBidi"/>
      <w:i/>
      <w:iCs/>
      <w:color w:val="4F81BD" w:themeColor="accent1"/>
      <w:spacing w:val="15"/>
    </w:rPr>
  </w:style>
  <w:style w:type="character" w:customStyle="1" w:styleId="SubtitelTeken">
    <w:name w:val="Subtitel Teken"/>
    <w:basedOn w:val="Standaardalinea-lettertype"/>
    <w:link w:val="Subtitel"/>
    <w:uiPriority w:val="11"/>
    <w:rsid w:val="001464F4"/>
    <w:rPr>
      <w:rFonts w:asciiTheme="majorHAnsi" w:eastAsiaTheme="majorEastAsia" w:hAnsiTheme="majorHAnsi" w:cstheme="majorBidi"/>
      <w:i/>
      <w:iCs/>
      <w:color w:val="4F81BD" w:themeColor="accent1"/>
      <w:spacing w:val="15"/>
    </w:rPr>
  </w:style>
  <w:style w:type="table" w:styleId="Gemiddeldearcering1-accent5">
    <w:name w:val="Medium Shading 1 Accent 5"/>
    <w:basedOn w:val="Standaardtabel"/>
    <w:uiPriority w:val="63"/>
    <w:rsid w:val="001464F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Bijschrift">
    <w:name w:val="caption"/>
    <w:basedOn w:val="Normaal"/>
    <w:next w:val="Normaal"/>
    <w:uiPriority w:val="35"/>
    <w:unhideWhenUsed/>
    <w:qFormat/>
    <w:rsid w:val="001464F4"/>
    <w:pPr>
      <w:spacing w:after="200"/>
    </w:pPr>
    <w:rPr>
      <w:b/>
      <w:bCs/>
      <w:color w:val="4F81BD" w:themeColor="accent1"/>
      <w:sz w:val="18"/>
      <w:szCs w:val="18"/>
    </w:rPr>
  </w:style>
  <w:style w:type="paragraph" w:styleId="Kopvaninhoudsopgave">
    <w:name w:val="TOC Heading"/>
    <w:basedOn w:val="Kop1"/>
    <w:next w:val="Normaal"/>
    <w:uiPriority w:val="39"/>
    <w:unhideWhenUsed/>
    <w:qFormat/>
    <w:rsid w:val="001464F4"/>
    <w:pPr>
      <w:spacing w:line="276" w:lineRule="auto"/>
      <w:outlineLvl w:val="9"/>
    </w:pPr>
    <w:rPr>
      <w:color w:val="365F91" w:themeColor="accent1" w:themeShade="BF"/>
      <w:sz w:val="28"/>
      <w:szCs w:val="28"/>
    </w:rPr>
  </w:style>
  <w:style w:type="paragraph" w:styleId="Inhopg1">
    <w:name w:val="toc 1"/>
    <w:basedOn w:val="Normaal"/>
    <w:next w:val="Normaal"/>
    <w:autoRedefine/>
    <w:uiPriority w:val="39"/>
    <w:unhideWhenUsed/>
    <w:rsid w:val="001464F4"/>
    <w:pPr>
      <w:spacing w:before="120"/>
    </w:pPr>
    <w:rPr>
      <w:b/>
      <w:caps/>
      <w:sz w:val="22"/>
      <w:szCs w:val="22"/>
    </w:rPr>
  </w:style>
  <w:style w:type="paragraph" w:styleId="Inhopg2">
    <w:name w:val="toc 2"/>
    <w:basedOn w:val="Normaal"/>
    <w:next w:val="Normaal"/>
    <w:autoRedefine/>
    <w:uiPriority w:val="39"/>
    <w:unhideWhenUsed/>
    <w:rsid w:val="001464F4"/>
    <w:pPr>
      <w:ind w:left="240"/>
    </w:pPr>
    <w:rPr>
      <w:smallCaps/>
      <w:sz w:val="22"/>
      <w:szCs w:val="22"/>
    </w:rPr>
  </w:style>
  <w:style w:type="paragraph" w:styleId="Ballontekst">
    <w:name w:val="Balloon Text"/>
    <w:basedOn w:val="Normaal"/>
    <w:link w:val="BallontekstTeken"/>
    <w:uiPriority w:val="99"/>
    <w:semiHidden/>
    <w:unhideWhenUsed/>
    <w:rsid w:val="001464F4"/>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1464F4"/>
    <w:rPr>
      <w:rFonts w:ascii="Lucida Grande" w:hAnsi="Lucida Grande" w:cs="Lucida Grande"/>
      <w:sz w:val="18"/>
      <w:szCs w:val="18"/>
    </w:rPr>
  </w:style>
  <w:style w:type="character" w:styleId="Verwijzingopmerking">
    <w:name w:val="annotation reference"/>
    <w:basedOn w:val="Standaardalinea-lettertype"/>
    <w:uiPriority w:val="99"/>
    <w:semiHidden/>
    <w:unhideWhenUsed/>
    <w:rsid w:val="003976BC"/>
    <w:rPr>
      <w:sz w:val="18"/>
      <w:szCs w:val="18"/>
    </w:rPr>
  </w:style>
  <w:style w:type="paragraph" w:styleId="Tekstopmerking">
    <w:name w:val="annotation text"/>
    <w:basedOn w:val="Normaal"/>
    <w:link w:val="TekstopmerkingTeken"/>
    <w:uiPriority w:val="99"/>
    <w:semiHidden/>
    <w:unhideWhenUsed/>
    <w:rsid w:val="003976BC"/>
  </w:style>
  <w:style w:type="character" w:customStyle="1" w:styleId="TekstopmerkingTeken">
    <w:name w:val="Tekst opmerking Teken"/>
    <w:basedOn w:val="Standaardalinea-lettertype"/>
    <w:link w:val="Tekstopmerking"/>
    <w:uiPriority w:val="99"/>
    <w:semiHidden/>
    <w:rsid w:val="003976BC"/>
  </w:style>
  <w:style w:type="paragraph" w:styleId="Onderwerpvanopmerking">
    <w:name w:val="annotation subject"/>
    <w:basedOn w:val="Tekstopmerking"/>
    <w:next w:val="Tekstopmerking"/>
    <w:link w:val="OnderwerpvanopmerkingTeken"/>
    <w:uiPriority w:val="99"/>
    <w:semiHidden/>
    <w:unhideWhenUsed/>
    <w:rsid w:val="003976BC"/>
    <w:rPr>
      <w:b/>
      <w:bCs/>
      <w:sz w:val="20"/>
      <w:szCs w:val="20"/>
    </w:rPr>
  </w:style>
  <w:style w:type="character" w:customStyle="1" w:styleId="OnderwerpvanopmerkingTeken">
    <w:name w:val="Onderwerp van opmerking Teken"/>
    <w:basedOn w:val="TekstopmerkingTeken"/>
    <w:link w:val="Onderwerpvanopmerking"/>
    <w:uiPriority w:val="99"/>
    <w:semiHidden/>
    <w:rsid w:val="003976BC"/>
    <w:rPr>
      <w:b/>
      <w:bCs/>
      <w:sz w:val="20"/>
      <w:szCs w:val="20"/>
    </w:rPr>
  </w:style>
  <w:style w:type="character" w:styleId="Hyperlink">
    <w:name w:val="Hyperlink"/>
    <w:basedOn w:val="Standaardalinea-lettertype"/>
    <w:uiPriority w:val="99"/>
    <w:unhideWhenUsed/>
    <w:rsid w:val="004B6D6D"/>
    <w:rPr>
      <w:color w:val="0000FF" w:themeColor="hyperlink"/>
      <w:u w:val="single"/>
    </w:rPr>
  </w:style>
  <w:style w:type="paragraph" w:styleId="Voettekst">
    <w:name w:val="footer"/>
    <w:basedOn w:val="Normaal"/>
    <w:link w:val="VoettekstTeken"/>
    <w:uiPriority w:val="99"/>
    <w:unhideWhenUsed/>
    <w:rsid w:val="0069136D"/>
    <w:pPr>
      <w:tabs>
        <w:tab w:val="center" w:pos="4536"/>
        <w:tab w:val="right" w:pos="9072"/>
      </w:tabs>
    </w:pPr>
  </w:style>
  <w:style w:type="character" w:customStyle="1" w:styleId="VoettekstTeken">
    <w:name w:val="Voettekst Teken"/>
    <w:basedOn w:val="Standaardalinea-lettertype"/>
    <w:link w:val="Voettekst"/>
    <w:uiPriority w:val="99"/>
    <w:rsid w:val="0069136D"/>
  </w:style>
  <w:style w:type="character" w:styleId="Paginanummer">
    <w:name w:val="page number"/>
    <w:basedOn w:val="Standaardalinea-lettertype"/>
    <w:uiPriority w:val="99"/>
    <w:semiHidden/>
    <w:unhideWhenUsed/>
    <w:rsid w:val="0069136D"/>
  </w:style>
  <w:style w:type="paragraph" w:styleId="Koptekst">
    <w:name w:val="header"/>
    <w:basedOn w:val="Normaal"/>
    <w:link w:val="KoptekstTeken"/>
    <w:uiPriority w:val="99"/>
    <w:unhideWhenUsed/>
    <w:rsid w:val="00A2590A"/>
    <w:pPr>
      <w:tabs>
        <w:tab w:val="center" w:pos="4536"/>
        <w:tab w:val="right" w:pos="9072"/>
      </w:tabs>
    </w:pPr>
  </w:style>
  <w:style w:type="character" w:customStyle="1" w:styleId="KoptekstTeken">
    <w:name w:val="Koptekst Teken"/>
    <w:basedOn w:val="Standaardalinea-lettertype"/>
    <w:link w:val="Koptekst"/>
    <w:uiPriority w:val="99"/>
    <w:rsid w:val="00A2590A"/>
  </w:style>
  <w:style w:type="character" w:customStyle="1" w:styleId="Kop3Teken">
    <w:name w:val="Kop 3 Teken"/>
    <w:basedOn w:val="Standaardalinea-lettertype"/>
    <w:link w:val="Kop3"/>
    <w:uiPriority w:val="9"/>
    <w:rsid w:val="00B056D7"/>
    <w:rPr>
      <w:rFonts w:asciiTheme="majorHAnsi" w:eastAsiaTheme="majorEastAsia" w:hAnsiTheme="majorHAnsi" w:cstheme="majorBidi"/>
      <w:b/>
      <w:bCs/>
      <w:color w:val="4F81BD" w:themeColor="accent1"/>
    </w:rPr>
  </w:style>
  <w:style w:type="character" w:styleId="Regelnummer">
    <w:name w:val="line number"/>
    <w:basedOn w:val="Standaardalinea-lettertype"/>
    <w:uiPriority w:val="99"/>
    <w:semiHidden/>
    <w:unhideWhenUsed/>
    <w:rsid w:val="00FA7B59"/>
  </w:style>
  <w:style w:type="paragraph" w:styleId="Geenafstand">
    <w:name w:val="No Spacing"/>
    <w:uiPriority w:val="1"/>
    <w:qFormat/>
    <w:rsid w:val="00781EDD"/>
    <w:rPr>
      <w:rFonts w:asciiTheme="majorHAnsi" w:hAnsiTheme="majorHAnsi"/>
    </w:rPr>
  </w:style>
  <w:style w:type="paragraph" w:styleId="Inhopg3">
    <w:name w:val="toc 3"/>
    <w:basedOn w:val="Normaal"/>
    <w:next w:val="Normaal"/>
    <w:autoRedefine/>
    <w:uiPriority w:val="39"/>
    <w:unhideWhenUsed/>
    <w:rsid w:val="00E232EB"/>
    <w:pPr>
      <w:spacing w:after="100"/>
      <w:ind w:left="480"/>
    </w:pPr>
  </w:style>
  <w:style w:type="character" w:customStyle="1" w:styleId="Kop4Teken">
    <w:name w:val="Kop 4 Teken"/>
    <w:basedOn w:val="Standaardalinea-lettertype"/>
    <w:link w:val="Kop4"/>
    <w:uiPriority w:val="9"/>
    <w:rsid w:val="005846CF"/>
    <w:rPr>
      <w:rFonts w:asciiTheme="majorHAnsi" w:eastAsiaTheme="majorEastAsia" w:hAnsiTheme="majorHAnsi" w:cstheme="majorBidi"/>
      <w:b/>
      <w:bCs/>
      <w:i/>
      <w:iCs/>
      <w:color w:val="4F81BD" w:themeColor="accent1"/>
    </w:rPr>
  </w:style>
  <w:style w:type="paragraph" w:styleId="Inhopg4">
    <w:name w:val="toc 4"/>
    <w:basedOn w:val="Normaal"/>
    <w:next w:val="Normaal"/>
    <w:autoRedefine/>
    <w:uiPriority w:val="39"/>
    <w:unhideWhenUsed/>
    <w:rsid w:val="006338D7"/>
    <w:pPr>
      <w:ind w:left="720"/>
    </w:pPr>
  </w:style>
  <w:style w:type="paragraph" w:styleId="Inhopg5">
    <w:name w:val="toc 5"/>
    <w:basedOn w:val="Normaal"/>
    <w:next w:val="Normaal"/>
    <w:autoRedefine/>
    <w:uiPriority w:val="39"/>
    <w:unhideWhenUsed/>
    <w:rsid w:val="006338D7"/>
    <w:pPr>
      <w:ind w:left="960"/>
    </w:pPr>
  </w:style>
  <w:style w:type="paragraph" w:styleId="Inhopg6">
    <w:name w:val="toc 6"/>
    <w:basedOn w:val="Normaal"/>
    <w:next w:val="Normaal"/>
    <w:autoRedefine/>
    <w:uiPriority w:val="39"/>
    <w:unhideWhenUsed/>
    <w:rsid w:val="006338D7"/>
    <w:pPr>
      <w:ind w:left="1200"/>
    </w:pPr>
  </w:style>
  <w:style w:type="paragraph" w:styleId="Inhopg7">
    <w:name w:val="toc 7"/>
    <w:basedOn w:val="Normaal"/>
    <w:next w:val="Normaal"/>
    <w:autoRedefine/>
    <w:uiPriority w:val="39"/>
    <w:unhideWhenUsed/>
    <w:rsid w:val="006338D7"/>
    <w:pPr>
      <w:ind w:left="1440"/>
    </w:pPr>
  </w:style>
  <w:style w:type="paragraph" w:styleId="Inhopg8">
    <w:name w:val="toc 8"/>
    <w:basedOn w:val="Normaal"/>
    <w:next w:val="Normaal"/>
    <w:autoRedefine/>
    <w:uiPriority w:val="39"/>
    <w:unhideWhenUsed/>
    <w:rsid w:val="006338D7"/>
    <w:pPr>
      <w:ind w:left="1680"/>
    </w:pPr>
  </w:style>
  <w:style w:type="paragraph" w:styleId="Inhopg9">
    <w:name w:val="toc 9"/>
    <w:basedOn w:val="Normaal"/>
    <w:next w:val="Normaal"/>
    <w:autoRedefine/>
    <w:uiPriority w:val="39"/>
    <w:unhideWhenUsed/>
    <w:rsid w:val="006338D7"/>
    <w:pPr>
      <w:ind w:left="1920"/>
    </w:pPr>
  </w:style>
  <w:style w:type="paragraph" w:styleId="Documentstructuur">
    <w:name w:val="Document Map"/>
    <w:basedOn w:val="Normaal"/>
    <w:link w:val="DocumentstructuurTeken"/>
    <w:uiPriority w:val="99"/>
    <w:semiHidden/>
    <w:unhideWhenUsed/>
    <w:rsid w:val="00FD6B4C"/>
    <w:rPr>
      <w:rFonts w:ascii="Lucida Grande" w:hAnsi="Lucida Grande" w:cs="Lucida Grande"/>
    </w:rPr>
  </w:style>
  <w:style w:type="character" w:customStyle="1" w:styleId="DocumentstructuurTeken">
    <w:name w:val="Documentstructuur Teken"/>
    <w:basedOn w:val="Standaardalinea-lettertype"/>
    <w:link w:val="Documentstructuur"/>
    <w:uiPriority w:val="99"/>
    <w:semiHidden/>
    <w:rsid w:val="00FD6B4C"/>
    <w:rPr>
      <w:rFonts w:ascii="Lucida Grande" w:hAnsi="Lucida Grande" w:cs="Lucida Grande"/>
    </w:rPr>
  </w:style>
  <w:style w:type="paragraph" w:styleId="Revisie">
    <w:name w:val="Revision"/>
    <w:hidden/>
    <w:uiPriority w:val="99"/>
    <w:semiHidden/>
    <w:rsid w:val="00FD6B4C"/>
    <w:rPr>
      <w:rFonts w:asciiTheme="majorHAnsi" w:hAnsiTheme="majorHAnsi"/>
    </w:rPr>
  </w:style>
  <w:style w:type="paragraph" w:styleId="Lijstalinea">
    <w:name w:val="List Paragraph"/>
    <w:basedOn w:val="Normaal"/>
    <w:uiPriority w:val="34"/>
    <w:qFormat/>
    <w:rsid w:val="00C54370"/>
    <w:pPr>
      <w:ind w:left="720"/>
      <w:contextualSpacing/>
    </w:pPr>
  </w:style>
  <w:style w:type="character" w:styleId="GevolgdeHyperlink">
    <w:name w:val="FollowedHyperlink"/>
    <w:basedOn w:val="Standaardalinea-lettertype"/>
    <w:uiPriority w:val="99"/>
    <w:semiHidden/>
    <w:unhideWhenUsed/>
    <w:rsid w:val="009F6D98"/>
    <w:rPr>
      <w:color w:val="800080" w:themeColor="followedHyperlink"/>
      <w:u w:val="single"/>
    </w:rPr>
  </w:style>
  <w:style w:type="table" w:styleId="Tabelraster">
    <w:name w:val="Table Grid"/>
    <w:basedOn w:val="Standaardtabel"/>
    <w:uiPriority w:val="59"/>
    <w:rsid w:val="00BD010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chtearcering-accent5">
    <w:name w:val="Light Shading Accent 5"/>
    <w:basedOn w:val="Standaardtabel"/>
    <w:uiPriority w:val="60"/>
    <w:rsid w:val="00BD0100"/>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lijst-accent5">
    <w:name w:val="Light List Accent 5"/>
    <w:basedOn w:val="Standaardtabel"/>
    <w:uiPriority w:val="61"/>
    <w:rsid w:val="00BD010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657411">
      <w:bodyDiv w:val="1"/>
      <w:marLeft w:val="0"/>
      <w:marRight w:val="0"/>
      <w:marTop w:val="0"/>
      <w:marBottom w:val="0"/>
      <w:divBdr>
        <w:top w:val="none" w:sz="0" w:space="0" w:color="auto"/>
        <w:left w:val="none" w:sz="0" w:space="0" w:color="auto"/>
        <w:bottom w:val="none" w:sz="0" w:space="0" w:color="auto"/>
        <w:right w:val="none" w:sz="0" w:space="0" w:color="auto"/>
      </w:divBdr>
    </w:div>
    <w:div w:id="163084518">
      <w:bodyDiv w:val="1"/>
      <w:marLeft w:val="0"/>
      <w:marRight w:val="0"/>
      <w:marTop w:val="0"/>
      <w:marBottom w:val="0"/>
      <w:divBdr>
        <w:top w:val="none" w:sz="0" w:space="0" w:color="auto"/>
        <w:left w:val="none" w:sz="0" w:space="0" w:color="auto"/>
        <w:bottom w:val="none" w:sz="0" w:space="0" w:color="auto"/>
        <w:right w:val="none" w:sz="0" w:space="0" w:color="auto"/>
      </w:divBdr>
    </w:div>
    <w:div w:id="296381359">
      <w:bodyDiv w:val="1"/>
      <w:marLeft w:val="0"/>
      <w:marRight w:val="0"/>
      <w:marTop w:val="0"/>
      <w:marBottom w:val="0"/>
      <w:divBdr>
        <w:top w:val="none" w:sz="0" w:space="0" w:color="auto"/>
        <w:left w:val="none" w:sz="0" w:space="0" w:color="auto"/>
        <w:bottom w:val="none" w:sz="0" w:space="0" w:color="auto"/>
        <w:right w:val="none" w:sz="0" w:space="0" w:color="auto"/>
      </w:divBdr>
    </w:div>
    <w:div w:id="330522691">
      <w:bodyDiv w:val="1"/>
      <w:marLeft w:val="0"/>
      <w:marRight w:val="0"/>
      <w:marTop w:val="0"/>
      <w:marBottom w:val="0"/>
      <w:divBdr>
        <w:top w:val="none" w:sz="0" w:space="0" w:color="auto"/>
        <w:left w:val="none" w:sz="0" w:space="0" w:color="auto"/>
        <w:bottom w:val="none" w:sz="0" w:space="0" w:color="auto"/>
        <w:right w:val="none" w:sz="0" w:space="0" w:color="auto"/>
      </w:divBdr>
    </w:div>
    <w:div w:id="356543655">
      <w:bodyDiv w:val="1"/>
      <w:marLeft w:val="0"/>
      <w:marRight w:val="0"/>
      <w:marTop w:val="0"/>
      <w:marBottom w:val="0"/>
      <w:divBdr>
        <w:top w:val="none" w:sz="0" w:space="0" w:color="auto"/>
        <w:left w:val="none" w:sz="0" w:space="0" w:color="auto"/>
        <w:bottom w:val="none" w:sz="0" w:space="0" w:color="auto"/>
        <w:right w:val="none" w:sz="0" w:space="0" w:color="auto"/>
      </w:divBdr>
    </w:div>
    <w:div w:id="368915858">
      <w:bodyDiv w:val="1"/>
      <w:marLeft w:val="0"/>
      <w:marRight w:val="0"/>
      <w:marTop w:val="0"/>
      <w:marBottom w:val="0"/>
      <w:divBdr>
        <w:top w:val="none" w:sz="0" w:space="0" w:color="auto"/>
        <w:left w:val="none" w:sz="0" w:space="0" w:color="auto"/>
        <w:bottom w:val="none" w:sz="0" w:space="0" w:color="auto"/>
        <w:right w:val="none" w:sz="0" w:space="0" w:color="auto"/>
      </w:divBdr>
    </w:div>
    <w:div w:id="402947783">
      <w:bodyDiv w:val="1"/>
      <w:marLeft w:val="0"/>
      <w:marRight w:val="0"/>
      <w:marTop w:val="0"/>
      <w:marBottom w:val="0"/>
      <w:divBdr>
        <w:top w:val="none" w:sz="0" w:space="0" w:color="auto"/>
        <w:left w:val="none" w:sz="0" w:space="0" w:color="auto"/>
        <w:bottom w:val="none" w:sz="0" w:space="0" w:color="auto"/>
        <w:right w:val="none" w:sz="0" w:space="0" w:color="auto"/>
      </w:divBdr>
    </w:div>
    <w:div w:id="456529777">
      <w:bodyDiv w:val="1"/>
      <w:marLeft w:val="0"/>
      <w:marRight w:val="0"/>
      <w:marTop w:val="0"/>
      <w:marBottom w:val="0"/>
      <w:divBdr>
        <w:top w:val="none" w:sz="0" w:space="0" w:color="auto"/>
        <w:left w:val="none" w:sz="0" w:space="0" w:color="auto"/>
        <w:bottom w:val="none" w:sz="0" w:space="0" w:color="auto"/>
        <w:right w:val="none" w:sz="0" w:space="0" w:color="auto"/>
      </w:divBdr>
    </w:div>
    <w:div w:id="625311451">
      <w:bodyDiv w:val="1"/>
      <w:marLeft w:val="0"/>
      <w:marRight w:val="0"/>
      <w:marTop w:val="0"/>
      <w:marBottom w:val="0"/>
      <w:divBdr>
        <w:top w:val="none" w:sz="0" w:space="0" w:color="auto"/>
        <w:left w:val="none" w:sz="0" w:space="0" w:color="auto"/>
        <w:bottom w:val="none" w:sz="0" w:space="0" w:color="auto"/>
        <w:right w:val="none" w:sz="0" w:space="0" w:color="auto"/>
      </w:divBdr>
    </w:div>
    <w:div w:id="631906971">
      <w:bodyDiv w:val="1"/>
      <w:marLeft w:val="0"/>
      <w:marRight w:val="0"/>
      <w:marTop w:val="0"/>
      <w:marBottom w:val="0"/>
      <w:divBdr>
        <w:top w:val="none" w:sz="0" w:space="0" w:color="auto"/>
        <w:left w:val="none" w:sz="0" w:space="0" w:color="auto"/>
        <w:bottom w:val="none" w:sz="0" w:space="0" w:color="auto"/>
        <w:right w:val="none" w:sz="0" w:space="0" w:color="auto"/>
      </w:divBdr>
    </w:div>
    <w:div w:id="778569274">
      <w:bodyDiv w:val="1"/>
      <w:marLeft w:val="0"/>
      <w:marRight w:val="0"/>
      <w:marTop w:val="0"/>
      <w:marBottom w:val="0"/>
      <w:divBdr>
        <w:top w:val="none" w:sz="0" w:space="0" w:color="auto"/>
        <w:left w:val="none" w:sz="0" w:space="0" w:color="auto"/>
        <w:bottom w:val="none" w:sz="0" w:space="0" w:color="auto"/>
        <w:right w:val="none" w:sz="0" w:space="0" w:color="auto"/>
      </w:divBdr>
    </w:div>
    <w:div w:id="1107233713">
      <w:bodyDiv w:val="1"/>
      <w:marLeft w:val="0"/>
      <w:marRight w:val="0"/>
      <w:marTop w:val="0"/>
      <w:marBottom w:val="0"/>
      <w:divBdr>
        <w:top w:val="none" w:sz="0" w:space="0" w:color="auto"/>
        <w:left w:val="none" w:sz="0" w:space="0" w:color="auto"/>
        <w:bottom w:val="none" w:sz="0" w:space="0" w:color="auto"/>
        <w:right w:val="none" w:sz="0" w:space="0" w:color="auto"/>
      </w:divBdr>
    </w:div>
    <w:div w:id="1122117769">
      <w:bodyDiv w:val="1"/>
      <w:marLeft w:val="0"/>
      <w:marRight w:val="0"/>
      <w:marTop w:val="0"/>
      <w:marBottom w:val="0"/>
      <w:divBdr>
        <w:top w:val="none" w:sz="0" w:space="0" w:color="auto"/>
        <w:left w:val="none" w:sz="0" w:space="0" w:color="auto"/>
        <w:bottom w:val="none" w:sz="0" w:space="0" w:color="auto"/>
        <w:right w:val="none" w:sz="0" w:space="0" w:color="auto"/>
      </w:divBdr>
    </w:div>
    <w:div w:id="1130199011">
      <w:bodyDiv w:val="1"/>
      <w:marLeft w:val="0"/>
      <w:marRight w:val="0"/>
      <w:marTop w:val="0"/>
      <w:marBottom w:val="0"/>
      <w:divBdr>
        <w:top w:val="none" w:sz="0" w:space="0" w:color="auto"/>
        <w:left w:val="none" w:sz="0" w:space="0" w:color="auto"/>
        <w:bottom w:val="none" w:sz="0" w:space="0" w:color="auto"/>
        <w:right w:val="none" w:sz="0" w:space="0" w:color="auto"/>
      </w:divBdr>
    </w:div>
    <w:div w:id="1226837524">
      <w:bodyDiv w:val="1"/>
      <w:marLeft w:val="0"/>
      <w:marRight w:val="0"/>
      <w:marTop w:val="0"/>
      <w:marBottom w:val="0"/>
      <w:divBdr>
        <w:top w:val="none" w:sz="0" w:space="0" w:color="auto"/>
        <w:left w:val="none" w:sz="0" w:space="0" w:color="auto"/>
        <w:bottom w:val="none" w:sz="0" w:space="0" w:color="auto"/>
        <w:right w:val="none" w:sz="0" w:space="0" w:color="auto"/>
      </w:divBdr>
    </w:div>
    <w:div w:id="1695379320">
      <w:bodyDiv w:val="1"/>
      <w:marLeft w:val="0"/>
      <w:marRight w:val="0"/>
      <w:marTop w:val="0"/>
      <w:marBottom w:val="0"/>
      <w:divBdr>
        <w:top w:val="none" w:sz="0" w:space="0" w:color="auto"/>
        <w:left w:val="none" w:sz="0" w:space="0" w:color="auto"/>
        <w:bottom w:val="none" w:sz="0" w:space="0" w:color="auto"/>
        <w:right w:val="none" w:sz="0" w:space="0" w:color="auto"/>
      </w:divBdr>
    </w:div>
    <w:div w:id="1742751961">
      <w:bodyDiv w:val="1"/>
      <w:marLeft w:val="0"/>
      <w:marRight w:val="0"/>
      <w:marTop w:val="0"/>
      <w:marBottom w:val="0"/>
      <w:divBdr>
        <w:top w:val="none" w:sz="0" w:space="0" w:color="auto"/>
        <w:left w:val="none" w:sz="0" w:space="0" w:color="auto"/>
        <w:bottom w:val="none" w:sz="0" w:space="0" w:color="auto"/>
        <w:right w:val="none" w:sz="0" w:space="0" w:color="auto"/>
      </w:divBdr>
    </w:div>
    <w:div w:id="1748767406">
      <w:bodyDiv w:val="1"/>
      <w:marLeft w:val="0"/>
      <w:marRight w:val="0"/>
      <w:marTop w:val="0"/>
      <w:marBottom w:val="0"/>
      <w:divBdr>
        <w:top w:val="none" w:sz="0" w:space="0" w:color="auto"/>
        <w:left w:val="none" w:sz="0" w:space="0" w:color="auto"/>
        <w:bottom w:val="none" w:sz="0" w:space="0" w:color="auto"/>
        <w:right w:val="none" w:sz="0" w:space="0" w:color="auto"/>
      </w:divBdr>
    </w:div>
    <w:div w:id="2065105542">
      <w:bodyDiv w:val="1"/>
      <w:marLeft w:val="0"/>
      <w:marRight w:val="0"/>
      <w:marTop w:val="0"/>
      <w:marBottom w:val="0"/>
      <w:divBdr>
        <w:top w:val="none" w:sz="0" w:space="0" w:color="auto"/>
        <w:left w:val="none" w:sz="0" w:space="0" w:color="auto"/>
        <w:bottom w:val="none" w:sz="0" w:space="0" w:color="auto"/>
        <w:right w:val="none" w:sz="0" w:space="0" w:color="auto"/>
      </w:divBdr>
    </w:div>
    <w:div w:id="2068724160">
      <w:bodyDiv w:val="1"/>
      <w:marLeft w:val="0"/>
      <w:marRight w:val="0"/>
      <w:marTop w:val="0"/>
      <w:marBottom w:val="0"/>
      <w:divBdr>
        <w:top w:val="none" w:sz="0" w:space="0" w:color="auto"/>
        <w:left w:val="none" w:sz="0" w:space="0" w:color="auto"/>
        <w:bottom w:val="none" w:sz="0" w:space="0" w:color="auto"/>
        <w:right w:val="none" w:sz="0" w:space="0" w:color="auto"/>
      </w:divBdr>
    </w:div>
    <w:div w:id="20756202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4" Type="http://schemas.openxmlformats.org/officeDocument/2006/relationships/diagramColors" Target="diagrams/colors1.xml"/><Relationship Id="rId15" Type="http://schemas.microsoft.com/office/2007/relationships/diagramDrawing" Target="diagrams/drawing1.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oter" Target="footer3.xml"/><Relationship Id="rId19" Type="http://schemas.openxmlformats.org/officeDocument/2006/relationships/footer" Target="footer4.xml"/><Relationship Id="rId50" Type="http://schemas.openxmlformats.org/officeDocument/2006/relationships/image" Target="media/image16.tiff"/><Relationship Id="rId51" Type="http://schemas.openxmlformats.org/officeDocument/2006/relationships/image" Target="media/image17.tiff"/><Relationship Id="rId52" Type="http://schemas.openxmlformats.org/officeDocument/2006/relationships/image" Target="media/image18.tiff"/><Relationship Id="rId53" Type="http://schemas.openxmlformats.org/officeDocument/2006/relationships/footer" Target="footer8.xml"/><Relationship Id="rId54" Type="http://schemas.openxmlformats.org/officeDocument/2006/relationships/image" Target="media/image19.jpeg"/><Relationship Id="rId55" Type="http://schemas.openxmlformats.org/officeDocument/2006/relationships/image" Target="media/image20.jpeg"/><Relationship Id="rId56" Type="http://schemas.openxmlformats.org/officeDocument/2006/relationships/footer" Target="footer9.xml"/><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hyperlink" Target="https://www.keylemon.com/product/" TargetMode="External"/><Relationship Id="rId41" Type="http://schemas.openxmlformats.org/officeDocument/2006/relationships/hyperlink" Target="http://code.google.com/p/offlickr" TargetMode="External"/><Relationship Id="rId42" Type="http://schemas.openxmlformats.org/officeDocument/2006/relationships/footer" Target="footer7.xml"/><Relationship Id="rId43" Type="http://schemas.openxmlformats.org/officeDocument/2006/relationships/image" Target="media/image9.png"/><Relationship Id="rId44" Type="http://schemas.openxmlformats.org/officeDocument/2006/relationships/image" Target="media/image10.png"/><Relationship Id="rId45" Type="http://schemas.openxmlformats.org/officeDocument/2006/relationships/image" Target="media/image11.png"/><Relationship Id="rId46" Type="http://schemas.openxmlformats.org/officeDocument/2006/relationships/image" Target="media/image12.png"/><Relationship Id="rId47" Type="http://schemas.openxmlformats.org/officeDocument/2006/relationships/image" Target="media/image13.png"/><Relationship Id="rId48" Type="http://schemas.openxmlformats.org/officeDocument/2006/relationships/image" Target="media/image14.tiff"/><Relationship Id="rId49" Type="http://schemas.openxmlformats.org/officeDocument/2006/relationships/image" Target="media/image15.tif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hyperlink" Target="http://www1.american.edu/ted/orchid.htm" TargetMode="External"/><Relationship Id="rId31" Type="http://schemas.openxmlformats.org/officeDocument/2006/relationships/hyperlink" Target="http://www.kew.org/plants-fungi/Cypripedium-calceolus.htm" TargetMode="External"/><Relationship Id="rId32" Type="http://schemas.openxmlformats.org/officeDocument/2006/relationships/hyperlink" Target="http://www.gsmnation.com/blog/2013/02/19/snap-away-5-best-smartphone-cameras-available/" TargetMode="External"/><Relationship Id="rId33" Type="http://schemas.openxmlformats.org/officeDocument/2006/relationships/hyperlink" Target="http://www.tuxx.nl/post/adressering/" TargetMode="External"/><Relationship Id="rId34" Type="http://schemas.openxmlformats.org/officeDocument/2006/relationships/hyperlink" Target="http://www.unityfm.nl/nieuws.php?id=26906" TargetMode="External"/><Relationship Id="rId35" Type="http://schemas.openxmlformats.org/officeDocument/2006/relationships/hyperlink" Target="http://prabathsql.blogspot.nl/2013/01/introdiuction-to-query-optimizer.html" TargetMode="External"/><Relationship Id="rId36" Type="http://schemas.openxmlformats.org/officeDocument/2006/relationships/hyperlink" Target="http://www.ergotherapieopeigenkracht.nl/vergoeding-ergotherapie/" TargetMode="External"/><Relationship Id="rId37" Type="http://schemas.openxmlformats.org/officeDocument/2006/relationships/hyperlink" Target="http://www.ledkweeklampen.nl/" TargetMode="External"/><Relationship Id="rId38" Type="http://schemas.openxmlformats.org/officeDocument/2006/relationships/hyperlink" Target="http://shop.t-mobile.nl/eca/RAPRD/Apple-iPhone-4-8GB-wit/map48gbpwi.html?ab_agid=1021" TargetMode="External"/><Relationship Id="rId39" Type="http://schemas.openxmlformats.org/officeDocument/2006/relationships/hyperlink" Target="http://commons.wikimedia.org/wiki/File:Slipper_orchid_wyn1.jpg" TargetMode="External"/><Relationship Id="rId20" Type="http://schemas.openxmlformats.org/officeDocument/2006/relationships/image" Target="media/image3.jpeg"/><Relationship Id="rId21" Type="http://schemas.openxmlformats.org/officeDocument/2006/relationships/image" Target="media/image4.jpeg"/><Relationship Id="rId22" Type="http://schemas.openxmlformats.org/officeDocument/2006/relationships/image" Target="media/image5.jpeg"/><Relationship Id="rId23" Type="http://schemas.openxmlformats.org/officeDocument/2006/relationships/image" Target="media/image6.jpeg"/><Relationship Id="rId24" Type="http://schemas.openxmlformats.org/officeDocument/2006/relationships/footer" Target="footer5.xml"/><Relationship Id="rId25" Type="http://schemas.openxmlformats.org/officeDocument/2006/relationships/footer" Target="footer6.xml"/><Relationship Id="rId26" Type="http://schemas.openxmlformats.org/officeDocument/2006/relationships/image" Target="media/image7.jpeg"/><Relationship Id="rId27" Type="http://schemas.openxmlformats.org/officeDocument/2006/relationships/image" Target="media/image8.jpeg"/><Relationship Id="rId28" Type="http://schemas.openxmlformats.org/officeDocument/2006/relationships/hyperlink" Target="https://github.com/naturalis/img-classify/tree/master/webapp/ann" TargetMode="External"/><Relationship Id="rId29" Type="http://schemas.openxmlformats.org/officeDocument/2006/relationships/hyperlink" Target="http://www.theplantlist.org/browse/A/Orchidaceae/" TargetMode="External"/><Relationship Id="rId10" Type="http://schemas.openxmlformats.org/officeDocument/2006/relationships/image" Target="media/image2.png"/><Relationship Id="rId11" Type="http://schemas.openxmlformats.org/officeDocument/2006/relationships/diagramData" Target="diagrams/data1.xml"/><Relationship Id="rId12" Type="http://schemas.openxmlformats.org/officeDocument/2006/relationships/diagramLayout" Target="diagrams/layout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663B259-80D6-7D4C-83E5-72A0A54BDDAD}" type="doc">
      <dgm:prSet loTypeId="urn:microsoft.com/office/officeart/2005/8/layout/chevron2" loCatId="" qsTypeId="urn:microsoft.com/office/officeart/2005/8/quickstyle/simple4" qsCatId="simple" csTypeId="urn:microsoft.com/office/officeart/2005/8/colors/accent1_2" csCatId="accent1" phldr="1"/>
      <dgm:spPr/>
      <dgm:t>
        <a:bodyPr/>
        <a:lstStyle/>
        <a:p>
          <a:endParaRPr lang="nl-NL"/>
        </a:p>
      </dgm:t>
    </dgm:pt>
    <dgm:pt modelId="{EAE8B83B-6FBD-3D4C-8A0E-C21609F51D8E}">
      <dgm:prSet phldrT="[Tekst]" custT="1"/>
      <dgm:spPr>
        <a:gradFill flip="none" rotWithShape="0">
          <a:gsLst>
            <a:gs pos="0">
              <a:schemeClr val="accent1">
                <a:hueOff val="0"/>
                <a:satOff val="0"/>
                <a:lumOff val="0"/>
                <a:tint val="100000"/>
                <a:shade val="100000"/>
                <a:satMod val="130000"/>
              </a:schemeClr>
            </a:gs>
            <a:gs pos="100000">
              <a:schemeClr val="accent1">
                <a:hueOff val="0"/>
                <a:satOff val="0"/>
                <a:lumOff val="0"/>
                <a:tint val="50000"/>
                <a:shade val="100000"/>
                <a:satMod val="350000"/>
              </a:schemeClr>
            </a:gs>
          </a:gsLst>
          <a:lin ang="16200000" scaled="0"/>
          <a:tileRect/>
        </a:gradFill>
      </dgm:spPr>
      <dgm:t>
        <a:bodyPr/>
        <a:lstStyle/>
        <a:p>
          <a:r>
            <a:rPr lang="nl-NL" sz="1200" dirty="0" err="1"/>
            <a:t>training.sh</a:t>
          </a:r>
          <a:endParaRPr lang="nl-NL" sz="1200" dirty="0"/>
        </a:p>
      </dgm:t>
    </dgm:pt>
    <dgm:pt modelId="{3605FC46-77A1-4B47-A9F5-C74A024DBD87}" type="parTrans" cxnId="{374088DD-F1AC-F141-A94E-6845D8064668}">
      <dgm:prSet/>
      <dgm:spPr/>
      <dgm:t>
        <a:bodyPr/>
        <a:lstStyle/>
        <a:p>
          <a:endParaRPr lang="nl-NL"/>
        </a:p>
      </dgm:t>
    </dgm:pt>
    <dgm:pt modelId="{65C705DA-31E1-A847-BC05-474F3538B26D}" type="sibTrans" cxnId="{374088DD-F1AC-F141-A94E-6845D8064668}">
      <dgm:prSet/>
      <dgm:spPr/>
      <dgm:t>
        <a:bodyPr/>
        <a:lstStyle/>
        <a:p>
          <a:endParaRPr lang="nl-NL"/>
        </a:p>
      </dgm:t>
    </dgm:pt>
    <dgm:pt modelId="{33559E9F-10DB-7042-BB2A-D239C8117B5A}">
      <dgm:prSet phldrT="[Tekst]" custT="1"/>
      <dgm:spPr/>
      <dgm:t>
        <a:bodyPr/>
        <a:lstStyle/>
        <a:p>
          <a:r>
            <a:rPr lang="en-GB" sz="1050" noProof="0" dirty="0" smtClean="0"/>
            <a:t>Offlickr.py: Download photographs and metadata from Flickr</a:t>
          </a:r>
          <a:endParaRPr lang="en-GB" sz="1050" noProof="0" dirty="0"/>
        </a:p>
      </dgm:t>
    </dgm:pt>
    <dgm:pt modelId="{B7656F4D-0E94-C04A-9119-E229620D65E7}" type="parTrans" cxnId="{E41FEDB4-7F78-754C-9258-8DE4D5143DC9}">
      <dgm:prSet/>
      <dgm:spPr/>
      <dgm:t>
        <a:bodyPr/>
        <a:lstStyle/>
        <a:p>
          <a:endParaRPr lang="nl-NL"/>
        </a:p>
      </dgm:t>
    </dgm:pt>
    <dgm:pt modelId="{5450DB1C-03C2-6741-AE1A-10C36D583945}" type="sibTrans" cxnId="{E41FEDB4-7F78-754C-9258-8DE4D5143DC9}">
      <dgm:prSet/>
      <dgm:spPr/>
      <dgm:t>
        <a:bodyPr/>
        <a:lstStyle/>
        <a:p>
          <a:endParaRPr lang="nl-NL"/>
        </a:p>
      </dgm:t>
    </dgm:pt>
    <dgm:pt modelId="{F74D8FB1-9008-914E-834F-32ECD5ED7512}">
      <dgm:prSet phldrT="[Tekst]" custT="1"/>
      <dgm:spPr>
        <a:gradFill rotWithShape="0">
          <a:gsLst>
            <a:gs pos="0">
              <a:srgbClr val="2A5C99"/>
            </a:gs>
            <a:gs pos="100000">
              <a:srgbClr val="469DFF"/>
            </a:gs>
          </a:gsLst>
          <a:lin ang="16200000" scaled="0"/>
        </a:gradFill>
      </dgm:spPr>
      <dgm:t>
        <a:bodyPr/>
        <a:lstStyle/>
        <a:p>
          <a:r>
            <a:rPr lang="nl-NL" sz="1200" dirty="0" err="1"/>
            <a:t>create_traindata.sh</a:t>
          </a:r>
          <a:endParaRPr lang="nl-NL" sz="1200" dirty="0"/>
        </a:p>
      </dgm:t>
    </dgm:pt>
    <dgm:pt modelId="{7A74FE09-6133-AC4B-8EB4-BB0241D1EC90}" type="parTrans" cxnId="{096D09B6-1455-A84F-8106-DCB4DF55EF4A}">
      <dgm:prSet/>
      <dgm:spPr/>
      <dgm:t>
        <a:bodyPr/>
        <a:lstStyle/>
        <a:p>
          <a:endParaRPr lang="nl-NL"/>
        </a:p>
      </dgm:t>
    </dgm:pt>
    <dgm:pt modelId="{AA8CF3EE-3092-8A41-8862-E64A53B5F8FC}" type="sibTrans" cxnId="{096D09B6-1455-A84F-8106-DCB4DF55EF4A}">
      <dgm:prSet/>
      <dgm:spPr/>
      <dgm:t>
        <a:bodyPr/>
        <a:lstStyle/>
        <a:p>
          <a:endParaRPr lang="nl-NL"/>
        </a:p>
      </dgm:t>
    </dgm:pt>
    <dgm:pt modelId="{6535E88F-007D-D749-9134-536959B55E2E}">
      <dgm:prSet phldrT="[Tekst]" custT="1"/>
      <dgm:spPr/>
      <dgm:t>
        <a:bodyPr/>
        <a:lstStyle/>
        <a:p>
          <a:r>
            <a:rPr lang="en-GB" sz="1000" noProof="0" dirty="0" smtClean="0"/>
            <a:t>traindata2.pl: Create data useful for training the Artificial Neural Networks for Flowers</a:t>
          </a:r>
          <a:endParaRPr lang="en-GB" sz="1000" noProof="0" dirty="0"/>
        </a:p>
      </dgm:t>
    </dgm:pt>
    <dgm:pt modelId="{11C8824D-37D3-4D42-AE57-591282CD84F0}" type="parTrans" cxnId="{E306AE0D-D337-D84E-BFDF-9077F48D32B6}">
      <dgm:prSet/>
      <dgm:spPr/>
      <dgm:t>
        <a:bodyPr/>
        <a:lstStyle/>
        <a:p>
          <a:endParaRPr lang="nl-NL"/>
        </a:p>
      </dgm:t>
    </dgm:pt>
    <dgm:pt modelId="{0FD0C8E7-F6BD-484E-8EFE-3C8A6843D308}" type="sibTrans" cxnId="{E306AE0D-D337-D84E-BFDF-9077F48D32B6}">
      <dgm:prSet/>
      <dgm:spPr/>
      <dgm:t>
        <a:bodyPr/>
        <a:lstStyle/>
        <a:p>
          <a:endParaRPr lang="nl-NL"/>
        </a:p>
      </dgm:t>
    </dgm:pt>
    <dgm:pt modelId="{3253DF24-7575-FA47-8D0D-7C4A0FA4EFC5}">
      <dgm:prSet phldrT="[Tekst]" custT="1"/>
      <dgm:spPr>
        <a:gradFill flip="none" rotWithShape="1">
          <a:gsLst>
            <a:gs pos="0">
              <a:srgbClr val="009912"/>
            </a:gs>
            <a:gs pos="100000">
              <a:srgbClr val="00FF1E"/>
            </a:gs>
          </a:gsLst>
          <a:lin ang="10800000" scaled="0"/>
          <a:tileRect/>
        </a:gradFill>
        <a:ln>
          <a:solidFill>
            <a:srgbClr val="00E41A"/>
          </a:solidFill>
        </a:ln>
      </dgm:spPr>
      <dgm:t>
        <a:bodyPr/>
        <a:lstStyle/>
        <a:p>
          <a:r>
            <a:rPr lang="nl-NL" sz="1000" dirty="0" err="1"/>
            <a:t>modify_flower</a:t>
          </a:r>
          <a:r>
            <a:rPr lang="nl-NL" sz="1000" dirty="0" smtClean="0"/>
            <a:t>_ data.sh</a:t>
          </a:r>
          <a:endParaRPr lang="nl-NL" sz="1000" dirty="0"/>
        </a:p>
      </dgm:t>
    </dgm:pt>
    <dgm:pt modelId="{19FEFF96-2C6F-AD4E-B3FA-E338CBEF203B}" type="parTrans" cxnId="{5826B21D-4E07-924D-867A-F585C5EFD35F}">
      <dgm:prSet/>
      <dgm:spPr/>
      <dgm:t>
        <a:bodyPr/>
        <a:lstStyle/>
        <a:p>
          <a:endParaRPr lang="nl-NL"/>
        </a:p>
      </dgm:t>
    </dgm:pt>
    <dgm:pt modelId="{E9966B0F-87B3-1A49-9D20-5CFBA2AF779F}" type="sibTrans" cxnId="{5826B21D-4E07-924D-867A-F585C5EFD35F}">
      <dgm:prSet/>
      <dgm:spPr/>
      <dgm:t>
        <a:bodyPr/>
        <a:lstStyle/>
        <a:p>
          <a:endParaRPr lang="nl-NL"/>
        </a:p>
      </dgm:t>
    </dgm:pt>
    <dgm:pt modelId="{84CFB310-A114-6344-B9F7-05C45B1B2CC3}">
      <dgm:prSet phldrT="[Tekst]" custT="1"/>
      <dgm:spPr>
        <a:ln>
          <a:gradFill flip="none" rotWithShape="1">
            <a:gsLst>
              <a:gs pos="0">
                <a:srgbClr val="009912"/>
              </a:gs>
              <a:gs pos="100000">
                <a:srgbClr val="00FF1E"/>
              </a:gs>
            </a:gsLst>
            <a:lin ang="10800000" scaled="0"/>
            <a:tileRect/>
          </a:gradFill>
        </a:ln>
      </dgm:spPr>
      <dgm:t>
        <a:bodyPr/>
        <a:lstStyle/>
        <a:p>
          <a:r>
            <a:rPr lang="en-GB" sz="1000" noProof="0" dirty="0" smtClean="0"/>
            <a:t>add_columns.py: Add columns to the </a:t>
          </a:r>
          <a:r>
            <a:rPr lang="en-GB" sz="1000" noProof="0" dirty="0" err="1" smtClean="0"/>
            <a:t>tsv</a:t>
          </a:r>
          <a:r>
            <a:rPr lang="en-GB" sz="1000" noProof="0" dirty="0" smtClean="0"/>
            <a:t> files</a:t>
          </a:r>
          <a:endParaRPr lang="en-GB" sz="1000" noProof="0" dirty="0">
            <a:solidFill>
              <a:schemeClr val="tx1"/>
            </a:solidFill>
          </a:endParaRPr>
        </a:p>
      </dgm:t>
    </dgm:pt>
    <dgm:pt modelId="{EB461DB4-6E51-634B-BE5A-B730BB9C3177}" type="parTrans" cxnId="{962F1558-226C-1A47-8EC7-022748C79FB7}">
      <dgm:prSet/>
      <dgm:spPr/>
      <dgm:t>
        <a:bodyPr/>
        <a:lstStyle/>
        <a:p>
          <a:endParaRPr lang="nl-NL"/>
        </a:p>
      </dgm:t>
    </dgm:pt>
    <dgm:pt modelId="{A76BCAA1-5962-794B-9FE0-6BC629A0F923}" type="sibTrans" cxnId="{962F1558-226C-1A47-8EC7-022748C79FB7}">
      <dgm:prSet/>
      <dgm:spPr/>
      <dgm:t>
        <a:bodyPr/>
        <a:lstStyle/>
        <a:p>
          <a:endParaRPr lang="nl-NL"/>
        </a:p>
      </dgm:t>
    </dgm:pt>
    <dgm:pt modelId="{2628D5C1-A864-2240-B4A2-BF29B4069BDE}">
      <dgm:prSet phldrT="[Tekst]" custT="1"/>
      <dgm:spPr/>
      <dgm:t>
        <a:bodyPr/>
        <a:lstStyle/>
        <a:p>
          <a:r>
            <a:rPr lang="en-GB" sz="1050" noProof="0" dirty="0" smtClean="0"/>
            <a:t>get_tags.py: Extract tags from the metadata</a:t>
          </a:r>
          <a:endParaRPr lang="en-GB" sz="1050" noProof="0" dirty="0"/>
        </a:p>
      </dgm:t>
    </dgm:pt>
    <dgm:pt modelId="{4D1183D9-392E-B542-AC73-A542CAEF948E}" type="parTrans" cxnId="{C253D3EC-45C3-4D49-85A2-2BB45A83526B}">
      <dgm:prSet/>
      <dgm:spPr/>
      <dgm:t>
        <a:bodyPr/>
        <a:lstStyle/>
        <a:p>
          <a:endParaRPr lang="nl-NL"/>
        </a:p>
      </dgm:t>
    </dgm:pt>
    <dgm:pt modelId="{2D03BD61-7F9B-F647-B890-19D2400CDFC3}" type="sibTrans" cxnId="{C253D3EC-45C3-4D49-85A2-2BB45A83526B}">
      <dgm:prSet/>
      <dgm:spPr/>
      <dgm:t>
        <a:bodyPr/>
        <a:lstStyle/>
        <a:p>
          <a:endParaRPr lang="nl-NL"/>
        </a:p>
      </dgm:t>
    </dgm:pt>
    <dgm:pt modelId="{916EE9CF-CC5F-7043-AD5D-EFD2BAD9909B}">
      <dgm:prSet phldrT="[Tekst]" custT="1"/>
      <dgm:spPr>
        <a:ln>
          <a:gradFill flip="none" rotWithShape="1">
            <a:gsLst>
              <a:gs pos="0">
                <a:srgbClr val="009912"/>
              </a:gs>
              <a:gs pos="100000">
                <a:srgbClr val="00FF1E"/>
              </a:gs>
            </a:gsLst>
            <a:lin ang="10800000" scaled="0"/>
            <a:tileRect/>
          </a:gradFill>
        </a:ln>
      </dgm:spPr>
      <dgm:t>
        <a:bodyPr/>
        <a:lstStyle/>
        <a:p>
          <a:r>
            <a:rPr lang="en-GB" sz="1000" noProof="0" dirty="0" smtClean="0"/>
            <a:t>combine_files.py: Create tab separated value (</a:t>
          </a:r>
          <a:r>
            <a:rPr lang="en-GB" sz="1000" noProof="0" dirty="0" err="1" smtClean="0"/>
            <a:t>tsv</a:t>
          </a:r>
          <a:r>
            <a:rPr lang="en-GB" sz="1000" noProof="0" dirty="0" smtClean="0"/>
            <a:t>) files per </a:t>
          </a:r>
          <a:r>
            <a:rPr lang="en-GB" sz="1000" noProof="0" dirty="0" smtClean="0">
              <a:solidFill>
                <a:schemeClr val="tx1"/>
              </a:solidFill>
            </a:rPr>
            <a:t>section</a:t>
          </a:r>
          <a:r>
            <a:rPr lang="en-GB" sz="1000" noProof="0" dirty="0" smtClean="0"/>
            <a:t>  </a:t>
          </a:r>
          <a:endParaRPr lang="en-GB" sz="1000" noProof="0" dirty="0"/>
        </a:p>
      </dgm:t>
    </dgm:pt>
    <dgm:pt modelId="{45659F26-7B91-5A42-8E6B-55053BF0D406}" type="parTrans" cxnId="{CAAA41B5-1854-434C-A7AD-9EE28DF39289}">
      <dgm:prSet/>
      <dgm:spPr/>
      <dgm:t>
        <a:bodyPr/>
        <a:lstStyle/>
        <a:p>
          <a:endParaRPr lang="nl-NL"/>
        </a:p>
      </dgm:t>
    </dgm:pt>
    <dgm:pt modelId="{EFAF0C17-E4F6-8C40-84FD-0ADA6AE3A0D9}" type="sibTrans" cxnId="{CAAA41B5-1854-434C-A7AD-9EE28DF39289}">
      <dgm:prSet/>
      <dgm:spPr/>
      <dgm:t>
        <a:bodyPr/>
        <a:lstStyle/>
        <a:p>
          <a:endParaRPr lang="nl-NL"/>
        </a:p>
      </dgm:t>
    </dgm:pt>
    <dgm:pt modelId="{485ACC02-DFC3-A649-8725-A0E51E35AB9E}">
      <dgm:prSet phldrT="[Tekst]" custT="1"/>
      <dgm:spPr>
        <a:gradFill flip="none" rotWithShape="1">
          <a:gsLst>
            <a:gs pos="0">
              <a:srgbClr val="91009B"/>
            </a:gs>
            <a:gs pos="100000">
              <a:srgbClr val="F000FF"/>
            </a:gs>
          </a:gsLst>
          <a:lin ang="10800000" scaled="0"/>
          <a:tileRect/>
        </a:gradFill>
        <a:ln>
          <a:solidFill>
            <a:srgbClr val="9700A0"/>
          </a:solidFill>
        </a:ln>
      </dgm:spPr>
      <dgm:t>
        <a:bodyPr/>
        <a:lstStyle/>
        <a:p>
          <a:r>
            <a:rPr lang="nl-NL" sz="1200" dirty="0"/>
            <a:t>trainai.pl</a:t>
          </a:r>
        </a:p>
      </dgm:t>
    </dgm:pt>
    <dgm:pt modelId="{0E1377B5-6463-6746-81B6-B88D250EAF6F}" type="parTrans" cxnId="{3804B66A-70A7-8B45-AFE9-630D90B0604F}">
      <dgm:prSet/>
      <dgm:spPr/>
      <dgm:t>
        <a:bodyPr/>
        <a:lstStyle/>
        <a:p>
          <a:endParaRPr lang="nl-NL"/>
        </a:p>
      </dgm:t>
    </dgm:pt>
    <dgm:pt modelId="{D3FE33CF-BAFD-9541-AB07-80D1BD31A2DF}" type="sibTrans" cxnId="{3804B66A-70A7-8B45-AFE9-630D90B0604F}">
      <dgm:prSet/>
      <dgm:spPr/>
      <dgm:t>
        <a:bodyPr/>
        <a:lstStyle/>
        <a:p>
          <a:endParaRPr lang="nl-NL"/>
        </a:p>
      </dgm:t>
    </dgm:pt>
    <dgm:pt modelId="{DA14F850-6B53-C044-A6DC-CB56D9472E43}">
      <dgm:prSet phldrT="[Tekst]" custT="1"/>
      <dgm:spPr>
        <a:ln>
          <a:gradFill flip="none" rotWithShape="1">
            <a:gsLst>
              <a:gs pos="0">
                <a:srgbClr val="91009B"/>
              </a:gs>
              <a:gs pos="100000">
                <a:srgbClr val="F000FF"/>
              </a:gs>
            </a:gsLst>
            <a:lin ang="10800000" scaled="0"/>
            <a:tileRect/>
          </a:gradFill>
        </a:ln>
      </dgm:spPr>
      <dgm:t>
        <a:bodyPr/>
        <a:lstStyle/>
        <a:p>
          <a:r>
            <a:rPr lang="en-GB" sz="1000" noProof="0" dirty="0" smtClean="0">
              <a:solidFill>
                <a:srgbClr val="000000"/>
              </a:solidFill>
            </a:rPr>
            <a:t>Create trained Artificial Neural Networks for slipper orchid flower photographs or salep orchid tuber photographs</a:t>
          </a:r>
          <a:endParaRPr lang="en-GB" sz="1000" noProof="0" dirty="0">
            <a:solidFill>
              <a:srgbClr val="000000"/>
            </a:solidFill>
          </a:endParaRPr>
        </a:p>
      </dgm:t>
    </dgm:pt>
    <dgm:pt modelId="{9B32894D-802E-804A-8D52-2AFCD7C02E7A}" type="parTrans" cxnId="{2BB06FC2-AC5B-AF45-B1A8-DA96ED854F71}">
      <dgm:prSet/>
      <dgm:spPr/>
      <dgm:t>
        <a:bodyPr/>
        <a:lstStyle/>
        <a:p>
          <a:endParaRPr lang="nl-NL"/>
        </a:p>
      </dgm:t>
    </dgm:pt>
    <dgm:pt modelId="{E7057F43-A29D-894C-B77A-92B4EDFADDDE}" type="sibTrans" cxnId="{2BB06FC2-AC5B-AF45-B1A8-DA96ED854F71}">
      <dgm:prSet/>
      <dgm:spPr/>
      <dgm:t>
        <a:bodyPr/>
        <a:lstStyle/>
        <a:p>
          <a:endParaRPr lang="nl-NL"/>
        </a:p>
      </dgm:t>
    </dgm:pt>
    <dgm:pt modelId="{8A9DA821-BE40-F94A-B6C0-C8653EACDEA9}">
      <dgm:prSet phldrT="[Tekst]" custT="1"/>
      <dgm:spPr/>
      <dgm:t>
        <a:bodyPr/>
        <a:lstStyle/>
        <a:p>
          <a:r>
            <a:rPr lang="en-GB" sz="1050" noProof="0" dirty="0" smtClean="0"/>
            <a:t>Convert to </a:t>
          </a:r>
          <a:r>
            <a:rPr lang="en-GB" sz="1050" noProof="0" dirty="0" err="1" smtClean="0"/>
            <a:t>png</a:t>
          </a:r>
          <a:r>
            <a:rPr lang="en-GB" sz="1050" noProof="0" dirty="0" smtClean="0"/>
            <a:t> and move to correct directory</a:t>
          </a:r>
          <a:endParaRPr lang="en-GB" sz="1050" noProof="0" dirty="0"/>
        </a:p>
      </dgm:t>
    </dgm:pt>
    <dgm:pt modelId="{A029EE8F-A3FA-574B-A640-D69BCA1E7824}" type="sibTrans" cxnId="{DB402E20-0E0F-F14A-8A53-D837791B53D7}">
      <dgm:prSet/>
      <dgm:spPr/>
      <dgm:t>
        <a:bodyPr/>
        <a:lstStyle/>
        <a:p>
          <a:endParaRPr lang="nl-NL"/>
        </a:p>
      </dgm:t>
    </dgm:pt>
    <dgm:pt modelId="{DCF6B07D-7E29-5B47-A9EA-B20E757D023E}" type="parTrans" cxnId="{DB402E20-0E0F-F14A-8A53-D837791B53D7}">
      <dgm:prSet/>
      <dgm:spPr/>
      <dgm:t>
        <a:bodyPr/>
        <a:lstStyle/>
        <a:p>
          <a:endParaRPr lang="nl-NL"/>
        </a:p>
      </dgm:t>
    </dgm:pt>
    <dgm:pt modelId="{8D28DAE6-4826-A146-976E-088236B5D208}">
      <dgm:prSet phldrT="[Tekst]" custT="1"/>
      <dgm:spPr/>
      <dgm:t>
        <a:bodyPr/>
        <a:lstStyle/>
        <a:p>
          <a:r>
            <a:rPr lang="en-GB" sz="1050" noProof="0" dirty="0"/>
            <a:t>Manual check: check if all pictures are downloaded correct. If not, download the remaining pictures by hand. (terminal displays instructions)</a:t>
          </a:r>
        </a:p>
      </dgm:t>
    </dgm:pt>
    <dgm:pt modelId="{FB8817B8-33C5-5B49-844A-AF4A9E89DA57}" type="parTrans" cxnId="{6EB79C30-95E9-8D4A-84EE-24D5F09E118D}">
      <dgm:prSet/>
      <dgm:spPr/>
      <dgm:t>
        <a:bodyPr/>
        <a:lstStyle/>
        <a:p>
          <a:endParaRPr lang="nl-NL"/>
        </a:p>
      </dgm:t>
    </dgm:pt>
    <dgm:pt modelId="{1D988993-3C65-F34A-A27E-D794621022FB}" type="sibTrans" cxnId="{6EB79C30-95E9-8D4A-84EE-24D5F09E118D}">
      <dgm:prSet/>
      <dgm:spPr/>
      <dgm:t>
        <a:bodyPr/>
        <a:lstStyle/>
        <a:p>
          <a:endParaRPr lang="nl-NL"/>
        </a:p>
      </dgm:t>
    </dgm:pt>
    <dgm:pt modelId="{E7A19FCB-9CBD-4E4B-8851-4F0CEFC1F930}">
      <dgm:prSet phldrT="[Tekst]" custT="1"/>
      <dgm:spPr/>
      <dgm:t>
        <a:bodyPr/>
        <a:lstStyle/>
        <a:p>
          <a:r>
            <a:rPr lang="en-GB" sz="1000" noProof="0" dirty="0"/>
            <a:t>traindata.pl: Create data useful for training the Artificial Neural Networks for Tubers</a:t>
          </a:r>
        </a:p>
      </dgm:t>
    </dgm:pt>
    <dgm:pt modelId="{AA00E611-CFD3-E24C-883B-52520CC98A06}" type="parTrans" cxnId="{A9D3C79F-EE91-114C-AAB8-46D6CF35188F}">
      <dgm:prSet/>
      <dgm:spPr/>
      <dgm:t>
        <a:bodyPr/>
        <a:lstStyle/>
        <a:p>
          <a:endParaRPr lang="nl-NL"/>
        </a:p>
      </dgm:t>
    </dgm:pt>
    <dgm:pt modelId="{1B9E2903-2C59-814D-9549-0FCE09659017}" type="sibTrans" cxnId="{A9D3C79F-EE91-114C-AAB8-46D6CF35188F}">
      <dgm:prSet/>
      <dgm:spPr/>
      <dgm:t>
        <a:bodyPr/>
        <a:lstStyle/>
        <a:p>
          <a:endParaRPr lang="nl-NL"/>
        </a:p>
      </dgm:t>
    </dgm:pt>
    <dgm:pt modelId="{42C878C4-2437-2C4F-B1B9-D36F94BD193C}" type="pres">
      <dgm:prSet presAssocID="{0663B259-80D6-7D4C-83E5-72A0A54BDDAD}" presName="linearFlow" presStyleCnt="0">
        <dgm:presLayoutVars>
          <dgm:dir/>
          <dgm:animLvl val="lvl"/>
          <dgm:resizeHandles val="exact"/>
        </dgm:presLayoutVars>
      </dgm:prSet>
      <dgm:spPr/>
      <dgm:t>
        <a:bodyPr/>
        <a:lstStyle/>
        <a:p>
          <a:endParaRPr lang="nl-NL"/>
        </a:p>
      </dgm:t>
    </dgm:pt>
    <dgm:pt modelId="{3507560D-3B5B-534C-B29A-AC1C8E0EA553}" type="pres">
      <dgm:prSet presAssocID="{EAE8B83B-6FBD-3D4C-8A0E-C21609F51D8E}" presName="composite" presStyleCnt="0"/>
      <dgm:spPr/>
    </dgm:pt>
    <dgm:pt modelId="{0B38807E-6485-AF47-A8A9-7D1ECE78FC92}" type="pres">
      <dgm:prSet presAssocID="{EAE8B83B-6FBD-3D4C-8A0E-C21609F51D8E}" presName="parentText" presStyleLbl="alignNode1" presStyleIdx="0" presStyleCnt="4" custLinFactNeighborX="0" custLinFactNeighborY="5903">
        <dgm:presLayoutVars>
          <dgm:chMax val="1"/>
          <dgm:bulletEnabled val="1"/>
        </dgm:presLayoutVars>
      </dgm:prSet>
      <dgm:spPr/>
      <dgm:t>
        <a:bodyPr/>
        <a:lstStyle/>
        <a:p>
          <a:endParaRPr lang="nl-NL"/>
        </a:p>
      </dgm:t>
    </dgm:pt>
    <dgm:pt modelId="{8AB2C90F-F998-C84E-9087-4A7588A0EC7F}" type="pres">
      <dgm:prSet presAssocID="{EAE8B83B-6FBD-3D4C-8A0E-C21609F51D8E}" presName="descendantText" presStyleLbl="alignAcc1" presStyleIdx="0" presStyleCnt="4" custLinFactNeighborX="343" custLinFactNeighborY="9081">
        <dgm:presLayoutVars>
          <dgm:bulletEnabled val="1"/>
        </dgm:presLayoutVars>
      </dgm:prSet>
      <dgm:spPr/>
      <dgm:t>
        <a:bodyPr/>
        <a:lstStyle/>
        <a:p>
          <a:endParaRPr lang="nl-NL"/>
        </a:p>
      </dgm:t>
    </dgm:pt>
    <dgm:pt modelId="{98725B59-C2F1-9C47-9FB1-61478B9E0039}" type="pres">
      <dgm:prSet presAssocID="{65C705DA-31E1-A847-BC05-474F3538B26D}" presName="sp" presStyleCnt="0"/>
      <dgm:spPr/>
    </dgm:pt>
    <dgm:pt modelId="{1BF0DDE8-16E3-4145-B45E-C82644118F5C}" type="pres">
      <dgm:prSet presAssocID="{F74D8FB1-9008-914E-834F-32ECD5ED7512}" presName="composite" presStyleCnt="0"/>
      <dgm:spPr/>
    </dgm:pt>
    <dgm:pt modelId="{B09766D8-F122-5A43-8EED-522D5BEF2FAE}" type="pres">
      <dgm:prSet presAssocID="{F74D8FB1-9008-914E-834F-32ECD5ED7512}" presName="parentText" presStyleLbl="alignNode1" presStyleIdx="1" presStyleCnt="4">
        <dgm:presLayoutVars>
          <dgm:chMax val="1"/>
          <dgm:bulletEnabled val="1"/>
        </dgm:presLayoutVars>
      </dgm:prSet>
      <dgm:spPr/>
      <dgm:t>
        <a:bodyPr/>
        <a:lstStyle/>
        <a:p>
          <a:endParaRPr lang="nl-NL"/>
        </a:p>
      </dgm:t>
    </dgm:pt>
    <dgm:pt modelId="{DF5D5123-6807-CC4F-90A4-3EBB94166B36}" type="pres">
      <dgm:prSet presAssocID="{F74D8FB1-9008-914E-834F-32ECD5ED7512}" presName="descendantText" presStyleLbl="alignAcc1" presStyleIdx="1" presStyleCnt="4">
        <dgm:presLayoutVars>
          <dgm:bulletEnabled val="1"/>
        </dgm:presLayoutVars>
      </dgm:prSet>
      <dgm:spPr/>
      <dgm:t>
        <a:bodyPr/>
        <a:lstStyle/>
        <a:p>
          <a:endParaRPr lang="nl-NL"/>
        </a:p>
      </dgm:t>
    </dgm:pt>
    <dgm:pt modelId="{9AB35032-2B9B-EC43-A033-31076B254BF7}" type="pres">
      <dgm:prSet presAssocID="{AA8CF3EE-3092-8A41-8862-E64A53B5F8FC}" presName="sp" presStyleCnt="0"/>
      <dgm:spPr/>
    </dgm:pt>
    <dgm:pt modelId="{6E37F5CC-3F6B-DE4B-B967-31334F858534}" type="pres">
      <dgm:prSet presAssocID="{3253DF24-7575-FA47-8D0D-7C4A0FA4EFC5}" presName="composite" presStyleCnt="0"/>
      <dgm:spPr/>
    </dgm:pt>
    <dgm:pt modelId="{BD2E2706-757B-1848-9C05-429AD4D8299C}" type="pres">
      <dgm:prSet presAssocID="{3253DF24-7575-FA47-8D0D-7C4A0FA4EFC5}" presName="parentText" presStyleLbl="alignNode1" presStyleIdx="2" presStyleCnt="4" custLinFactNeighborX="-47902" custLinFactNeighborY="-108">
        <dgm:presLayoutVars>
          <dgm:chMax val="1"/>
          <dgm:bulletEnabled val="1"/>
        </dgm:presLayoutVars>
      </dgm:prSet>
      <dgm:spPr/>
      <dgm:t>
        <a:bodyPr/>
        <a:lstStyle/>
        <a:p>
          <a:endParaRPr lang="nl-NL"/>
        </a:p>
      </dgm:t>
    </dgm:pt>
    <dgm:pt modelId="{D814C99E-1115-2C47-BCCE-4305765C98FB}" type="pres">
      <dgm:prSet presAssocID="{3253DF24-7575-FA47-8D0D-7C4A0FA4EFC5}" presName="descendantText" presStyleLbl="alignAcc1" presStyleIdx="2" presStyleCnt="4">
        <dgm:presLayoutVars>
          <dgm:bulletEnabled val="1"/>
        </dgm:presLayoutVars>
      </dgm:prSet>
      <dgm:spPr/>
      <dgm:t>
        <a:bodyPr/>
        <a:lstStyle/>
        <a:p>
          <a:endParaRPr lang="nl-NL"/>
        </a:p>
      </dgm:t>
    </dgm:pt>
    <dgm:pt modelId="{8040E240-7E35-8C40-B2C6-40E6DB184725}" type="pres">
      <dgm:prSet presAssocID="{E9966B0F-87B3-1A49-9D20-5CFBA2AF779F}" presName="sp" presStyleCnt="0"/>
      <dgm:spPr/>
    </dgm:pt>
    <dgm:pt modelId="{6F332F61-DFF8-4649-A305-26ADE849F4E1}" type="pres">
      <dgm:prSet presAssocID="{485ACC02-DFC3-A649-8725-A0E51E35AB9E}" presName="composite" presStyleCnt="0"/>
      <dgm:spPr/>
    </dgm:pt>
    <dgm:pt modelId="{884592F4-2D18-BA48-AA25-313BDAFE1A2F}" type="pres">
      <dgm:prSet presAssocID="{485ACC02-DFC3-A649-8725-A0E51E35AB9E}" presName="parentText" presStyleLbl="alignNode1" presStyleIdx="3" presStyleCnt="4">
        <dgm:presLayoutVars>
          <dgm:chMax val="1"/>
          <dgm:bulletEnabled val="1"/>
        </dgm:presLayoutVars>
      </dgm:prSet>
      <dgm:spPr/>
      <dgm:t>
        <a:bodyPr/>
        <a:lstStyle/>
        <a:p>
          <a:endParaRPr lang="nl-NL"/>
        </a:p>
      </dgm:t>
    </dgm:pt>
    <dgm:pt modelId="{625186AA-0538-3042-9298-1D5606E7F526}" type="pres">
      <dgm:prSet presAssocID="{485ACC02-DFC3-A649-8725-A0E51E35AB9E}" presName="descendantText" presStyleLbl="alignAcc1" presStyleIdx="3" presStyleCnt="4" custLinFactNeighborY="12888">
        <dgm:presLayoutVars>
          <dgm:bulletEnabled val="1"/>
        </dgm:presLayoutVars>
      </dgm:prSet>
      <dgm:spPr/>
      <dgm:t>
        <a:bodyPr/>
        <a:lstStyle/>
        <a:p>
          <a:endParaRPr lang="nl-NL"/>
        </a:p>
      </dgm:t>
    </dgm:pt>
  </dgm:ptLst>
  <dgm:cxnLst>
    <dgm:cxn modelId="{CFAE1F7A-A206-4929-BD0A-F4C56D111372}" type="presOf" srcId="{8A9DA821-BE40-F94A-B6C0-C8653EACDEA9}" destId="{8AB2C90F-F998-C84E-9087-4A7588A0EC7F}" srcOrd="0" destOrd="3" presId="urn:microsoft.com/office/officeart/2005/8/layout/chevron2"/>
    <dgm:cxn modelId="{AB30A2D8-AE03-4380-B7C4-B8D99331A719}" type="presOf" srcId="{3253DF24-7575-FA47-8D0D-7C4A0FA4EFC5}" destId="{BD2E2706-757B-1848-9C05-429AD4D8299C}" srcOrd="0" destOrd="0" presId="urn:microsoft.com/office/officeart/2005/8/layout/chevron2"/>
    <dgm:cxn modelId="{F7AC3296-FBCA-403E-B5BD-E5941EB42322}" type="presOf" srcId="{0663B259-80D6-7D4C-83E5-72A0A54BDDAD}" destId="{42C878C4-2437-2C4F-B1B9-D36F94BD193C}" srcOrd="0" destOrd="0" presId="urn:microsoft.com/office/officeart/2005/8/layout/chevron2"/>
    <dgm:cxn modelId="{5B296C10-66C3-4E56-BA08-1B8B3C6A3D6A}" type="presOf" srcId="{E7A19FCB-9CBD-4E4B-8851-4F0CEFC1F930}" destId="{DF5D5123-6807-CC4F-90A4-3EBB94166B36}" srcOrd="0" destOrd="0" presId="urn:microsoft.com/office/officeart/2005/8/layout/chevron2"/>
    <dgm:cxn modelId="{7F38AE78-DA19-4EBF-B564-0228C865BA56}" type="presOf" srcId="{84CFB310-A114-6344-B9F7-05C45B1B2CC3}" destId="{D814C99E-1115-2C47-BCCE-4305765C98FB}" srcOrd="0" destOrd="1" presId="urn:microsoft.com/office/officeart/2005/8/layout/chevron2"/>
    <dgm:cxn modelId="{096D09B6-1455-A84F-8106-DCB4DF55EF4A}" srcId="{0663B259-80D6-7D4C-83E5-72A0A54BDDAD}" destId="{F74D8FB1-9008-914E-834F-32ECD5ED7512}" srcOrd="1" destOrd="0" parTransId="{7A74FE09-6133-AC4B-8EB4-BB0241D1EC90}" sibTransId="{AA8CF3EE-3092-8A41-8862-E64A53B5F8FC}"/>
    <dgm:cxn modelId="{C253D3EC-45C3-4D49-85A2-2BB45A83526B}" srcId="{EAE8B83B-6FBD-3D4C-8A0E-C21609F51D8E}" destId="{2628D5C1-A864-2240-B4A2-BF29B4069BDE}" srcOrd="1" destOrd="0" parTransId="{4D1183D9-392E-B542-AC73-A542CAEF948E}" sibTransId="{2D03BD61-7F9B-F647-B890-19D2400CDFC3}"/>
    <dgm:cxn modelId="{6EB79C30-95E9-8D4A-84EE-24D5F09E118D}" srcId="{EAE8B83B-6FBD-3D4C-8A0E-C21609F51D8E}" destId="{8D28DAE6-4826-A146-976E-088236B5D208}" srcOrd="2" destOrd="0" parTransId="{FB8817B8-33C5-5B49-844A-AF4A9E89DA57}" sibTransId="{1D988993-3C65-F34A-A27E-D794621022FB}"/>
    <dgm:cxn modelId="{CAAA41B5-1854-434C-A7AD-9EE28DF39289}" srcId="{3253DF24-7575-FA47-8D0D-7C4A0FA4EFC5}" destId="{916EE9CF-CC5F-7043-AD5D-EFD2BAD9909B}" srcOrd="0" destOrd="0" parTransId="{45659F26-7B91-5A42-8E6B-55053BF0D406}" sibTransId="{EFAF0C17-E4F6-8C40-84FD-0ADA6AE3A0D9}"/>
    <dgm:cxn modelId="{BB93B658-112B-4CE9-B53F-353BFE64F04F}" type="presOf" srcId="{8D28DAE6-4826-A146-976E-088236B5D208}" destId="{8AB2C90F-F998-C84E-9087-4A7588A0EC7F}" srcOrd="0" destOrd="2" presId="urn:microsoft.com/office/officeart/2005/8/layout/chevron2"/>
    <dgm:cxn modelId="{F25FD71D-293D-4ADA-9799-51C4E38E97B9}" type="presOf" srcId="{2628D5C1-A864-2240-B4A2-BF29B4069BDE}" destId="{8AB2C90F-F998-C84E-9087-4A7588A0EC7F}" srcOrd="0" destOrd="1" presId="urn:microsoft.com/office/officeart/2005/8/layout/chevron2"/>
    <dgm:cxn modelId="{E306AE0D-D337-D84E-BFDF-9077F48D32B6}" srcId="{F74D8FB1-9008-914E-834F-32ECD5ED7512}" destId="{6535E88F-007D-D749-9134-536959B55E2E}" srcOrd="1" destOrd="0" parTransId="{11C8824D-37D3-4D42-AE57-591282CD84F0}" sibTransId="{0FD0C8E7-F6BD-484E-8EFE-3C8A6843D308}"/>
    <dgm:cxn modelId="{0FB0F15D-3A0F-49F1-98C3-98398AEE64BC}" type="presOf" srcId="{DA14F850-6B53-C044-A6DC-CB56D9472E43}" destId="{625186AA-0538-3042-9298-1D5606E7F526}" srcOrd="0" destOrd="0" presId="urn:microsoft.com/office/officeart/2005/8/layout/chevron2"/>
    <dgm:cxn modelId="{962F1558-226C-1A47-8EC7-022748C79FB7}" srcId="{3253DF24-7575-FA47-8D0D-7C4A0FA4EFC5}" destId="{84CFB310-A114-6344-B9F7-05C45B1B2CC3}" srcOrd="1" destOrd="0" parTransId="{EB461DB4-6E51-634B-BE5A-B730BB9C3177}" sibTransId="{A76BCAA1-5962-794B-9FE0-6BC629A0F923}"/>
    <dgm:cxn modelId="{374088DD-F1AC-F141-A94E-6845D8064668}" srcId="{0663B259-80D6-7D4C-83E5-72A0A54BDDAD}" destId="{EAE8B83B-6FBD-3D4C-8A0E-C21609F51D8E}" srcOrd="0" destOrd="0" parTransId="{3605FC46-77A1-4B47-A9F5-C74A024DBD87}" sibTransId="{65C705DA-31E1-A847-BC05-474F3538B26D}"/>
    <dgm:cxn modelId="{5826B21D-4E07-924D-867A-F585C5EFD35F}" srcId="{0663B259-80D6-7D4C-83E5-72A0A54BDDAD}" destId="{3253DF24-7575-FA47-8D0D-7C4A0FA4EFC5}" srcOrd="2" destOrd="0" parTransId="{19FEFF96-2C6F-AD4E-B3FA-E338CBEF203B}" sibTransId="{E9966B0F-87B3-1A49-9D20-5CFBA2AF779F}"/>
    <dgm:cxn modelId="{57298486-CB83-4C14-94EB-941327627CF2}" type="presOf" srcId="{33559E9F-10DB-7042-BB2A-D239C8117B5A}" destId="{8AB2C90F-F998-C84E-9087-4A7588A0EC7F}" srcOrd="0" destOrd="0" presId="urn:microsoft.com/office/officeart/2005/8/layout/chevron2"/>
    <dgm:cxn modelId="{E41FEDB4-7F78-754C-9258-8DE4D5143DC9}" srcId="{EAE8B83B-6FBD-3D4C-8A0E-C21609F51D8E}" destId="{33559E9F-10DB-7042-BB2A-D239C8117B5A}" srcOrd="0" destOrd="0" parTransId="{B7656F4D-0E94-C04A-9119-E229620D65E7}" sibTransId="{5450DB1C-03C2-6741-AE1A-10C36D583945}"/>
    <dgm:cxn modelId="{A9D3C79F-EE91-114C-AAB8-46D6CF35188F}" srcId="{F74D8FB1-9008-914E-834F-32ECD5ED7512}" destId="{E7A19FCB-9CBD-4E4B-8851-4F0CEFC1F930}" srcOrd="0" destOrd="0" parTransId="{AA00E611-CFD3-E24C-883B-52520CC98A06}" sibTransId="{1B9E2903-2C59-814D-9549-0FCE09659017}"/>
    <dgm:cxn modelId="{2BB06FC2-AC5B-AF45-B1A8-DA96ED854F71}" srcId="{485ACC02-DFC3-A649-8725-A0E51E35AB9E}" destId="{DA14F850-6B53-C044-A6DC-CB56D9472E43}" srcOrd="0" destOrd="0" parTransId="{9B32894D-802E-804A-8D52-2AFCD7C02E7A}" sibTransId="{E7057F43-A29D-894C-B77A-92B4EDFADDDE}"/>
    <dgm:cxn modelId="{29853717-E74A-47AC-AB18-BDAFC3C4A4BD}" type="presOf" srcId="{485ACC02-DFC3-A649-8725-A0E51E35AB9E}" destId="{884592F4-2D18-BA48-AA25-313BDAFE1A2F}" srcOrd="0" destOrd="0" presId="urn:microsoft.com/office/officeart/2005/8/layout/chevron2"/>
    <dgm:cxn modelId="{29F33637-06E7-4989-9A47-999D858364A8}" type="presOf" srcId="{6535E88F-007D-D749-9134-536959B55E2E}" destId="{DF5D5123-6807-CC4F-90A4-3EBB94166B36}" srcOrd="0" destOrd="1" presId="urn:microsoft.com/office/officeart/2005/8/layout/chevron2"/>
    <dgm:cxn modelId="{9B737107-6250-417B-9C2B-BB3F6F04F09A}" type="presOf" srcId="{F74D8FB1-9008-914E-834F-32ECD5ED7512}" destId="{B09766D8-F122-5A43-8EED-522D5BEF2FAE}" srcOrd="0" destOrd="0" presId="urn:microsoft.com/office/officeart/2005/8/layout/chevron2"/>
    <dgm:cxn modelId="{DB402E20-0E0F-F14A-8A53-D837791B53D7}" srcId="{EAE8B83B-6FBD-3D4C-8A0E-C21609F51D8E}" destId="{8A9DA821-BE40-F94A-B6C0-C8653EACDEA9}" srcOrd="3" destOrd="0" parTransId="{DCF6B07D-7E29-5B47-A9EA-B20E757D023E}" sibTransId="{A029EE8F-A3FA-574B-A640-D69BCA1E7824}"/>
    <dgm:cxn modelId="{E7F255E3-2A52-4485-9757-069897DCE2B3}" type="presOf" srcId="{916EE9CF-CC5F-7043-AD5D-EFD2BAD9909B}" destId="{D814C99E-1115-2C47-BCCE-4305765C98FB}" srcOrd="0" destOrd="0" presId="urn:microsoft.com/office/officeart/2005/8/layout/chevron2"/>
    <dgm:cxn modelId="{86F3AE0F-E858-40DF-A332-45DBC730675F}" type="presOf" srcId="{EAE8B83B-6FBD-3D4C-8A0E-C21609F51D8E}" destId="{0B38807E-6485-AF47-A8A9-7D1ECE78FC92}" srcOrd="0" destOrd="0" presId="urn:microsoft.com/office/officeart/2005/8/layout/chevron2"/>
    <dgm:cxn modelId="{3804B66A-70A7-8B45-AFE9-630D90B0604F}" srcId="{0663B259-80D6-7D4C-83E5-72A0A54BDDAD}" destId="{485ACC02-DFC3-A649-8725-A0E51E35AB9E}" srcOrd="3" destOrd="0" parTransId="{0E1377B5-6463-6746-81B6-B88D250EAF6F}" sibTransId="{D3FE33CF-BAFD-9541-AB07-80D1BD31A2DF}"/>
    <dgm:cxn modelId="{8F5A9DDD-496A-4563-8C21-07633F65650A}" type="presParOf" srcId="{42C878C4-2437-2C4F-B1B9-D36F94BD193C}" destId="{3507560D-3B5B-534C-B29A-AC1C8E0EA553}" srcOrd="0" destOrd="0" presId="urn:microsoft.com/office/officeart/2005/8/layout/chevron2"/>
    <dgm:cxn modelId="{25D9D6C0-C3A4-4E24-965A-BFFE4F48ADA5}" type="presParOf" srcId="{3507560D-3B5B-534C-B29A-AC1C8E0EA553}" destId="{0B38807E-6485-AF47-A8A9-7D1ECE78FC92}" srcOrd="0" destOrd="0" presId="urn:microsoft.com/office/officeart/2005/8/layout/chevron2"/>
    <dgm:cxn modelId="{A708865B-DCF8-4F4E-A6EC-4C522763F84D}" type="presParOf" srcId="{3507560D-3B5B-534C-B29A-AC1C8E0EA553}" destId="{8AB2C90F-F998-C84E-9087-4A7588A0EC7F}" srcOrd="1" destOrd="0" presId="urn:microsoft.com/office/officeart/2005/8/layout/chevron2"/>
    <dgm:cxn modelId="{9B497269-814A-48A2-A000-434CD5A5BB59}" type="presParOf" srcId="{42C878C4-2437-2C4F-B1B9-D36F94BD193C}" destId="{98725B59-C2F1-9C47-9FB1-61478B9E0039}" srcOrd="1" destOrd="0" presId="urn:microsoft.com/office/officeart/2005/8/layout/chevron2"/>
    <dgm:cxn modelId="{803192D9-FE04-4E6F-A678-0DEAC840B031}" type="presParOf" srcId="{42C878C4-2437-2C4F-B1B9-D36F94BD193C}" destId="{1BF0DDE8-16E3-4145-B45E-C82644118F5C}" srcOrd="2" destOrd="0" presId="urn:microsoft.com/office/officeart/2005/8/layout/chevron2"/>
    <dgm:cxn modelId="{24D49C95-0F98-45A6-834D-9559408247B0}" type="presParOf" srcId="{1BF0DDE8-16E3-4145-B45E-C82644118F5C}" destId="{B09766D8-F122-5A43-8EED-522D5BEF2FAE}" srcOrd="0" destOrd="0" presId="urn:microsoft.com/office/officeart/2005/8/layout/chevron2"/>
    <dgm:cxn modelId="{E290C303-6FDA-4C5C-83D3-2871E6E57CBE}" type="presParOf" srcId="{1BF0DDE8-16E3-4145-B45E-C82644118F5C}" destId="{DF5D5123-6807-CC4F-90A4-3EBB94166B36}" srcOrd="1" destOrd="0" presId="urn:microsoft.com/office/officeart/2005/8/layout/chevron2"/>
    <dgm:cxn modelId="{60558A5D-857B-43A3-9AC4-733ECD849A4B}" type="presParOf" srcId="{42C878C4-2437-2C4F-B1B9-D36F94BD193C}" destId="{9AB35032-2B9B-EC43-A033-31076B254BF7}" srcOrd="3" destOrd="0" presId="urn:microsoft.com/office/officeart/2005/8/layout/chevron2"/>
    <dgm:cxn modelId="{E39ADDCD-61FD-4C0E-AAA9-560B663E1F5D}" type="presParOf" srcId="{42C878C4-2437-2C4F-B1B9-D36F94BD193C}" destId="{6E37F5CC-3F6B-DE4B-B967-31334F858534}" srcOrd="4" destOrd="0" presId="urn:microsoft.com/office/officeart/2005/8/layout/chevron2"/>
    <dgm:cxn modelId="{F4D478B5-DEE9-4552-B429-4EB7D78F1076}" type="presParOf" srcId="{6E37F5CC-3F6B-DE4B-B967-31334F858534}" destId="{BD2E2706-757B-1848-9C05-429AD4D8299C}" srcOrd="0" destOrd="0" presId="urn:microsoft.com/office/officeart/2005/8/layout/chevron2"/>
    <dgm:cxn modelId="{22BE90EC-CE45-4C78-B87D-C32179CBB6F5}" type="presParOf" srcId="{6E37F5CC-3F6B-DE4B-B967-31334F858534}" destId="{D814C99E-1115-2C47-BCCE-4305765C98FB}" srcOrd="1" destOrd="0" presId="urn:microsoft.com/office/officeart/2005/8/layout/chevron2"/>
    <dgm:cxn modelId="{4E6297E5-7711-48EA-ADCF-221ED9376018}" type="presParOf" srcId="{42C878C4-2437-2C4F-B1B9-D36F94BD193C}" destId="{8040E240-7E35-8C40-B2C6-40E6DB184725}" srcOrd="5" destOrd="0" presId="urn:microsoft.com/office/officeart/2005/8/layout/chevron2"/>
    <dgm:cxn modelId="{EC2AD4E4-D098-45B0-BE14-1B961BCEC858}" type="presParOf" srcId="{42C878C4-2437-2C4F-B1B9-D36F94BD193C}" destId="{6F332F61-DFF8-4649-A305-26ADE849F4E1}" srcOrd="6" destOrd="0" presId="urn:microsoft.com/office/officeart/2005/8/layout/chevron2"/>
    <dgm:cxn modelId="{3409227E-7F8E-4460-AC6C-2E7BA71853CD}" type="presParOf" srcId="{6F332F61-DFF8-4649-A305-26ADE849F4E1}" destId="{884592F4-2D18-BA48-AA25-313BDAFE1A2F}" srcOrd="0" destOrd="0" presId="urn:microsoft.com/office/officeart/2005/8/layout/chevron2"/>
    <dgm:cxn modelId="{09B3F5AF-A711-42C8-B05C-BC075179E6B2}" type="presParOf" srcId="{6F332F61-DFF8-4649-A305-26ADE849F4E1}" destId="{625186AA-0538-3042-9298-1D5606E7F526}" srcOrd="1" destOrd="0" presId="urn:microsoft.com/office/officeart/2005/8/layout/chevron2"/>
  </dgm:cxnLst>
  <dgm:bg>
    <a:noFill/>
  </dgm:bg>
  <dgm:whole>
    <a:ln>
      <a:noFill/>
    </a:ln>
  </dgm:whole>
  <dgm:extLst>
    <a:ext uri="http://schemas.microsoft.com/office/drawing/2008/diagram">
      <dsp:dataModelExt xmlns:dsp="http://schemas.microsoft.com/office/drawing/2008/diagram" relId="rId15"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38807E-6485-AF47-A8A9-7D1ECE78FC92}">
      <dsp:nvSpPr>
        <dsp:cNvPr id="0" name=""/>
        <dsp:cNvSpPr/>
      </dsp:nvSpPr>
      <dsp:spPr>
        <a:xfrm rot="5400000">
          <a:off x="-183048" y="260400"/>
          <a:ext cx="1220320" cy="854224"/>
        </a:xfrm>
        <a:prstGeom prst="chevron">
          <a:avLst/>
        </a:prstGeom>
        <a:gradFill flip="none" rotWithShape="0">
          <a:gsLst>
            <a:gs pos="0">
              <a:schemeClr val="accent1">
                <a:hueOff val="0"/>
                <a:satOff val="0"/>
                <a:lumOff val="0"/>
                <a:tint val="100000"/>
                <a:shade val="100000"/>
                <a:satMod val="130000"/>
              </a:schemeClr>
            </a:gs>
            <a:gs pos="100000">
              <a:schemeClr val="accent1">
                <a:hueOff val="0"/>
                <a:satOff val="0"/>
                <a:lumOff val="0"/>
                <a:tint val="50000"/>
                <a:shade val="100000"/>
                <a:satMod val="350000"/>
              </a:schemeClr>
            </a:gs>
          </a:gsLst>
          <a:lin ang="16200000" scaled="0"/>
          <a:tileRect/>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nl-NL" sz="1200" kern="1200" dirty="0" err="1"/>
            <a:t>training.sh</a:t>
          </a:r>
          <a:endParaRPr lang="nl-NL" sz="1200" kern="1200" dirty="0"/>
        </a:p>
      </dsp:txBody>
      <dsp:txXfrm rot="-5400000">
        <a:off x="0" y="504464"/>
        <a:ext cx="854224" cy="366096"/>
      </dsp:txXfrm>
    </dsp:sp>
    <dsp:sp modelId="{8AB2C90F-F998-C84E-9087-4A7588A0EC7F}">
      <dsp:nvSpPr>
        <dsp:cNvPr id="0" name=""/>
        <dsp:cNvSpPr/>
      </dsp:nvSpPr>
      <dsp:spPr>
        <a:xfrm rot="5400000">
          <a:off x="2937855" y="-2006283"/>
          <a:ext cx="793208" cy="4960470"/>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66725">
            <a:lnSpc>
              <a:spcPct val="90000"/>
            </a:lnSpc>
            <a:spcBef>
              <a:spcPct val="0"/>
            </a:spcBef>
            <a:spcAft>
              <a:spcPct val="15000"/>
            </a:spcAft>
            <a:buChar char="••"/>
          </a:pPr>
          <a:r>
            <a:rPr lang="en-GB" sz="1050" kern="1200" noProof="0" dirty="0" smtClean="0"/>
            <a:t>Offlickr.py: Download photographs and metadata from Flickr</a:t>
          </a:r>
          <a:endParaRPr lang="en-GB" sz="1050" kern="1200" noProof="0" dirty="0"/>
        </a:p>
        <a:p>
          <a:pPr marL="57150" lvl="1" indent="-57150" algn="l" defTabSz="466725">
            <a:lnSpc>
              <a:spcPct val="90000"/>
            </a:lnSpc>
            <a:spcBef>
              <a:spcPct val="0"/>
            </a:spcBef>
            <a:spcAft>
              <a:spcPct val="15000"/>
            </a:spcAft>
            <a:buChar char="••"/>
          </a:pPr>
          <a:r>
            <a:rPr lang="en-GB" sz="1050" kern="1200" noProof="0" dirty="0" smtClean="0"/>
            <a:t>get_tags.py: Extract tags from the metadata</a:t>
          </a:r>
          <a:endParaRPr lang="en-GB" sz="1050" kern="1200" noProof="0" dirty="0"/>
        </a:p>
        <a:p>
          <a:pPr marL="57150" lvl="1" indent="-57150" algn="l" defTabSz="466725">
            <a:lnSpc>
              <a:spcPct val="90000"/>
            </a:lnSpc>
            <a:spcBef>
              <a:spcPct val="0"/>
            </a:spcBef>
            <a:spcAft>
              <a:spcPct val="15000"/>
            </a:spcAft>
            <a:buChar char="••"/>
          </a:pPr>
          <a:r>
            <a:rPr lang="en-GB" sz="1050" kern="1200" noProof="0" dirty="0"/>
            <a:t>Manual check: check if all pictures are downloaded correct. If not, download the remaining pictures by hand. (terminal displays instructions)</a:t>
          </a:r>
        </a:p>
        <a:p>
          <a:pPr marL="57150" lvl="1" indent="-57150" algn="l" defTabSz="466725">
            <a:lnSpc>
              <a:spcPct val="90000"/>
            </a:lnSpc>
            <a:spcBef>
              <a:spcPct val="0"/>
            </a:spcBef>
            <a:spcAft>
              <a:spcPct val="15000"/>
            </a:spcAft>
            <a:buChar char="••"/>
          </a:pPr>
          <a:r>
            <a:rPr lang="en-GB" sz="1050" kern="1200" noProof="0" dirty="0" smtClean="0"/>
            <a:t>Convert to </a:t>
          </a:r>
          <a:r>
            <a:rPr lang="en-GB" sz="1050" kern="1200" noProof="0" dirty="0" err="1" smtClean="0"/>
            <a:t>png</a:t>
          </a:r>
          <a:r>
            <a:rPr lang="en-GB" sz="1050" kern="1200" noProof="0" dirty="0" smtClean="0"/>
            <a:t> and move to correct directory</a:t>
          </a:r>
          <a:endParaRPr lang="en-GB" sz="1050" kern="1200" noProof="0" dirty="0"/>
        </a:p>
      </dsp:txBody>
      <dsp:txXfrm rot="-5400000">
        <a:off x="854225" y="116068"/>
        <a:ext cx="4921749" cy="715766"/>
      </dsp:txXfrm>
    </dsp:sp>
    <dsp:sp modelId="{B09766D8-F122-5A43-8EED-522D5BEF2FAE}">
      <dsp:nvSpPr>
        <dsp:cNvPr id="0" name=""/>
        <dsp:cNvSpPr/>
      </dsp:nvSpPr>
      <dsp:spPr>
        <a:xfrm rot="5400000">
          <a:off x="-183048" y="1261830"/>
          <a:ext cx="1220320" cy="854224"/>
        </a:xfrm>
        <a:prstGeom prst="chevron">
          <a:avLst/>
        </a:prstGeom>
        <a:gradFill rotWithShape="0">
          <a:gsLst>
            <a:gs pos="0">
              <a:srgbClr val="2A5C99"/>
            </a:gs>
            <a:gs pos="100000">
              <a:srgbClr val="469DFF"/>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nl-NL" sz="1200" kern="1200" dirty="0" err="1"/>
            <a:t>create_traindata.sh</a:t>
          </a:r>
          <a:endParaRPr lang="nl-NL" sz="1200" kern="1200" dirty="0"/>
        </a:p>
      </dsp:txBody>
      <dsp:txXfrm rot="-5400000">
        <a:off x="0" y="1505894"/>
        <a:ext cx="854224" cy="366096"/>
      </dsp:txXfrm>
    </dsp:sp>
    <dsp:sp modelId="{DF5D5123-6807-CC4F-90A4-3EBB94166B36}">
      <dsp:nvSpPr>
        <dsp:cNvPr id="0" name=""/>
        <dsp:cNvSpPr/>
      </dsp:nvSpPr>
      <dsp:spPr>
        <a:xfrm rot="5400000">
          <a:off x="2937855" y="-1004849"/>
          <a:ext cx="793208" cy="4960470"/>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GB" sz="1000" kern="1200" noProof="0" dirty="0"/>
            <a:t>traindata.pl: Create data useful for training the Artificial Neural Networks for Tubers</a:t>
          </a:r>
        </a:p>
        <a:p>
          <a:pPr marL="57150" lvl="1" indent="-57150" algn="l" defTabSz="444500">
            <a:lnSpc>
              <a:spcPct val="90000"/>
            </a:lnSpc>
            <a:spcBef>
              <a:spcPct val="0"/>
            </a:spcBef>
            <a:spcAft>
              <a:spcPct val="15000"/>
            </a:spcAft>
            <a:buChar char="••"/>
          </a:pPr>
          <a:r>
            <a:rPr lang="en-GB" sz="1000" kern="1200" noProof="0" dirty="0" smtClean="0"/>
            <a:t>traindata2.pl: Create data useful for training the Artificial Neural Networks for Flowers</a:t>
          </a:r>
          <a:endParaRPr lang="en-GB" sz="1000" kern="1200" noProof="0" dirty="0"/>
        </a:p>
      </dsp:txBody>
      <dsp:txXfrm rot="-5400000">
        <a:off x="854225" y="1117502"/>
        <a:ext cx="4921749" cy="715766"/>
      </dsp:txXfrm>
    </dsp:sp>
    <dsp:sp modelId="{BD2E2706-757B-1848-9C05-429AD4D8299C}">
      <dsp:nvSpPr>
        <dsp:cNvPr id="0" name=""/>
        <dsp:cNvSpPr/>
      </dsp:nvSpPr>
      <dsp:spPr>
        <a:xfrm rot="5400000">
          <a:off x="-183048" y="2333977"/>
          <a:ext cx="1220320" cy="854224"/>
        </a:xfrm>
        <a:prstGeom prst="chevron">
          <a:avLst/>
        </a:prstGeom>
        <a:gradFill flip="none" rotWithShape="1">
          <a:gsLst>
            <a:gs pos="0">
              <a:srgbClr val="009912"/>
            </a:gs>
            <a:gs pos="100000">
              <a:srgbClr val="00FF1E"/>
            </a:gs>
          </a:gsLst>
          <a:lin ang="10800000" scaled="0"/>
          <a:tileRect/>
        </a:gradFill>
        <a:ln w="9525" cap="flat" cmpd="sng" algn="ctr">
          <a:solidFill>
            <a:srgbClr val="00E41A"/>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nl-NL" sz="1000" kern="1200" dirty="0" err="1"/>
            <a:t>modify_flower</a:t>
          </a:r>
          <a:r>
            <a:rPr lang="nl-NL" sz="1000" kern="1200" dirty="0" smtClean="0"/>
            <a:t>_ data.sh</a:t>
          </a:r>
          <a:endParaRPr lang="nl-NL" sz="1000" kern="1200" dirty="0"/>
        </a:p>
      </dsp:txBody>
      <dsp:txXfrm rot="-5400000">
        <a:off x="0" y="2578041"/>
        <a:ext cx="854224" cy="366096"/>
      </dsp:txXfrm>
    </dsp:sp>
    <dsp:sp modelId="{D814C99E-1115-2C47-BCCE-4305765C98FB}">
      <dsp:nvSpPr>
        <dsp:cNvPr id="0" name=""/>
        <dsp:cNvSpPr/>
      </dsp:nvSpPr>
      <dsp:spPr>
        <a:xfrm rot="5400000">
          <a:off x="2937855" y="68616"/>
          <a:ext cx="793208" cy="4960470"/>
        </a:xfrm>
        <a:prstGeom prst="round2SameRect">
          <a:avLst/>
        </a:prstGeom>
        <a:solidFill>
          <a:schemeClr val="lt1">
            <a:alpha val="90000"/>
            <a:hueOff val="0"/>
            <a:satOff val="0"/>
            <a:lumOff val="0"/>
            <a:alphaOff val="0"/>
          </a:schemeClr>
        </a:solidFill>
        <a:ln w="9525" cap="flat" cmpd="sng" algn="ctr">
          <a:gradFill flip="none" rotWithShape="1">
            <a:gsLst>
              <a:gs pos="0">
                <a:srgbClr val="009912"/>
              </a:gs>
              <a:gs pos="100000">
                <a:srgbClr val="00FF1E"/>
              </a:gs>
            </a:gsLst>
            <a:lin ang="10800000" scaled="0"/>
            <a:tileRect/>
          </a:gra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GB" sz="1000" kern="1200" noProof="0" dirty="0" smtClean="0"/>
            <a:t>combine_files.py: Create tab separated value (</a:t>
          </a:r>
          <a:r>
            <a:rPr lang="en-GB" sz="1000" kern="1200" noProof="0" dirty="0" err="1" smtClean="0"/>
            <a:t>tsv</a:t>
          </a:r>
          <a:r>
            <a:rPr lang="en-GB" sz="1000" kern="1200" noProof="0" dirty="0" smtClean="0"/>
            <a:t>) files per </a:t>
          </a:r>
          <a:r>
            <a:rPr lang="en-GB" sz="1000" kern="1200" noProof="0" dirty="0" smtClean="0">
              <a:solidFill>
                <a:schemeClr val="tx1"/>
              </a:solidFill>
            </a:rPr>
            <a:t>section</a:t>
          </a:r>
          <a:r>
            <a:rPr lang="en-GB" sz="1000" kern="1200" noProof="0" dirty="0" smtClean="0"/>
            <a:t>  </a:t>
          </a:r>
          <a:endParaRPr lang="en-GB" sz="1000" kern="1200" noProof="0" dirty="0"/>
        </a:p>
        <a:p>
          <a:pPr marL="57150" lvl="1" indent="-57150" algn="l" defTabSz="444500">
            <a:lnSpc>
              <a:spcPct val="90000"/>
            </a:lnSpc>
            <a:spcBef>
              <a:spcPct val="0"/>
            </a:spcBef>
            <a:spcAft>
              <a:spcPct val="15000"/>
            </a:spcAft>
            <a:buChar char="••"/>
          </a:pPr>
          <a:r>
            <a:rPr lang="en-GB" sz="1000" kern="1200" noProof="0" dirty="0" smtClean="0"/>
            <a:t>add_columns.py: Add columns to the </a:t>
          </a:r>
          <a:r>
            <a:rPr lang="en-GB" sz="1000" kern="1200" noProof="0" dirty="0" err="1" smtClean="0"/>
            <a:t>tsv</a:t>
          </a:r>
          <a:r>
            <a:rPr lang="en-GB" sz="1000" kern="1200" noProof="0" dirty="0" smtClean="0"/>
            <a:t> files</a:t>
          </a:r>
          <a:endParaRPr lang="en-GB" sz="1000" kern="1200" noProof="0" dirty="0">
            <a:solidFill>
              <a:schemeClr val="tx1"/>
            </a:solidFill>
          </a:endParaRPr>
        </a:p>
      </dsp:txBody>
      <dsp:txXfrm rot="-5400000">
        <a:off x="854225" y="2190968"/>
        <a:ext cx="4921749" cy="715766"/>
      </dsp:txXfrm>
    </dsp:sp>
    <dsp:sp modelId="{884592F4-2D18-BA48-AA25-313BDAFE1A2F}">
      <dsp:nvSpPr>
        <dsp:cNvPr id="0" name=""/>
        <dsp:cNvSpPr/>
      </dsp:nvSpPr>
      <dsp:spPr>
        <a:xfrm rot="5400000">
          <a:off x="-183048" y="3408761"/>
          <a:ext cx="1220320" cy="854224"/>
        </a:xfrm>
        <a:prstGeom prst="chevron">
          <a:avLst/>
        </a:prstGeom>
        <a:gradFill flip="none" rotWithShape="1">
          <a:gsLst>
            <a:gs pos="0">
              <a:srgbClr val="91009B"/>
            </a:gs>
            <a:gs pos="100000">
              <a:srgbClr val="F000FF"/>
            </a:gs>
          </a:gsLst>
          <a:lin ang="10800000" scaled="0"/>
          <a:tileRect/>
        </a:gradFill>
        <a:ln w="9525" cap="flat" cmpd="sng" algn="ctr">
          <a:solidFill>
            <a:srgbClr val="9700A0"/>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nl-NL" sz="1200" kern="1200" dirty="0"/>
            <a:t>trainai.pl</a:t>
          </a:r>
        </a:p>
      </dsp:txBody>
      <dsp:txXfrm rot="-5400000">
        <a:off x="0" y="3652825"/>
        <a:ext cx="854224" cy="366096"/>
      </dsp:txXfrm>
    </dsp:sp>
    <dsp:sp modelId="{625186AA-0538-3042-9298-1D5606E7F526}">
      <dsp:nvSpPr>
        <dsp:cNvPr id="0" name=""/>
        <dsp:cNvSpPr/>
      </dsp:nvSpPr>
      <dsp:spPr>
        <a:xfrm rot="5400000">
          <a:off x="2937855" y="1244310"/>
          <a:ext cx="793208" cy="4960470"/>
        </a:xfrm>
        <a:prstGeom prst="round2SameRect">
          <a:avLst/>
        </a:prstGeom>
        <a:solidFill>
          <a:schemeClr val="lt1">
            <a:alpha val="90000"/>
            <a:hueOff val="0"/>
            <a:satOff val="0"/>
            <a:lumOff val="0"/>
            <a:alphaOff val="0"/>
          </a:schemeClr>
        </a:solidFill>
        <a:ln w="9525" cap="flat" cmpd="sng" algn="ctr">
          <a:gradFill flip="none" rotWithShape="1">
            <a:gsLst>
              <a:gs pos="0">
                <a:srgbClr val="91009B"/>
              </a:gs>
              <a:gs pos="100000">
                <a:srgbClr val="F000FF"/>
              </a:gs>
            </a:gsLst>
            <a:lin ang="10800000" scaled="0"/>
            <a:tileRect/>
          </a:gra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GB" sz="1000" kern="1200" noProof="0" dirty="0" smtClean="0">
              <a:solidFill>
                <a:srgbClr val="000000"/>
              </a:solidFill>
            </a:rPr>
            <a:t>Create trained Artificial Neural Networks for slipper orchid flower photographs or salep orchid tuber photographs</a:t>
          </a:r>
          <a:endParaRPr lang="en-GB" sz="1000" kern="1200" noProof="0" dirty="0">
            <a:solidFill>
              <a:srgbClr val="000000"/>
            </a:solidFill>
          </a:endParaRPr>
        </a:p>
      </dsp:txBody>
      <dsp:txXfrm rot="-5400000">
        <a:off x="854225" y="3366662"/>
        <a:ext cx="4921749" cy="71576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9EEDB9-0498-974E-A965-7CD05A29F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14782</Words>
  <Characters>81306</Characters>
  <Application>Microsoft Macintosh Word</Application>
  <DocSecurity>0</DocSecurity>
  <Lines>677</Lines>
  <Paragraphs>191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NCB Naturalis</Company>
  <LinksUpToDate>false</LinksUpToDate>
  <CharactersWithSpaces>95897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Gordon Wijntjes</dc:creator>
  <cp:lastModifiedBy>Patrick Gordon Wijntjes</cp:lastModifiedBy>
  <cp:revision>2</cp:revision>
  <cp:lastPrinted>2014-05-15T15:31:00Z</cp:lastPrinted>
  <dcterms:created xsi:type="dcterms:W3CDTF">2014-05-16T14:44:00Z</dcterms:created>
  <dcterms:modified xsi:type="dcterms:W3CDTF">2014-05-16T14:44:00Z</dcterms:modified>
</cp:coreProperties>
</file>